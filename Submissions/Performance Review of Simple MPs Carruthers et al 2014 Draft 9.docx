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EAB" w:rsidRPr="005E0B71" w:rsidRDefault="00FC7D44" w:rsidP="00916ED8">
      <w:pPr>
        <w:spacing w:after="0" w:line="480" w:lineRule="auto"/>
        <w:rPr>
          <w:rFonts w:ascii="Times New Roman" w:hAnsi="Times New Roman" w:cs="Times New Roman"/>
          <w:b/>
        </w:rPr>
      </w:pPr>
      <w:commentRangeStart w:id="0"/>
      <w:commentRangeStart w:id="1"/>
      <w:r w:rsidRPr="005E0B71">
        <w:rPr>
          <w:rFonts w:ascii="Times New Roman" w:hAnsi="Times New Roman" w:cs="Times New Roman"/>
          <w:b/>
        </w:rPr>
        <w:t>Performance</w:t>
      </w:r>
      <w:commentRangeEnd w:id="0"/>
      <w:r w:rsidR="008233F7">
        <w:rPr>
          <w:rStyle w:val="CommentReference"/>
        </w:rPr>
        <w:commentReference w:id="0"/>
      </w:r>
      <w:r w:rsidRPr="005E0B71">
        <w:rPr>
          <w:rFonts w:ascii="Times New Roman" w:hAnsi="Times New Roman" w:cs="Times New Roman"/>
          <w:b/>
        </w:rPr>
        <w:t xml:space="preserve"> Review of </w:t>
      </w:r>
      <w:r w:rsidR="00203433" w:rsidRPr="005E0B71">
        <w:rPr>
          <w:rFonts w:ascii="Times New Roman" w:hAnsi="Times New Roman" w:cs="Times New Roman"/>
          <w:b/>
        </w:rPr>
        <w:t>Simple</w:t>
      </w:r>
      <w:r w:rsidR="00CA61F1" w:rsidRPr="005E0B71">
        <w:rPr>
          <w:rFonts w:ascii="Times New Roman" w:hAnsi="Times New Roman" w:cs="Times New Roman"/>
          <w:b/>
        </w:rPr>
        <w:t xml:space="preserve"> </w:t>
      </w:r>
      <w:r w:rsidRPr="005E0B71">
        <w:rPr>
          <w:rFonts w:ascii="Times New Roman" w:hAnsi="Times New Roman" w:cs="Times New Roman"/>
          <w:b/>
        </w:rPr>
        <w:t>Management Procedures</w:t>
      </w:r>
      <w:commentRangeEnd w:id="1"/>
      <w:r w:rsidR="008233F7">
        <w:rPr>
          <w:rStyle w:val="CommentReference"/>
        </w:rPr>
        <w:commentReference w:id="1"/>
      </w:r>
    </w:p>
    <w:p w:rsidR="002E22FF" w:rsidRPr="005E0B71" w:rsidRDefault="002E22FF" w:rsidP="00916ED8">
      <w:pPr>
        <w:spacing w:after="0" w:line="480" w:lineRule="auto"/>
        <w:rPr>
          <w:rFonts w:ascii="Times New Roman" w:hAnsi="Times New Roman" w:cs="Times New Roman"/>
          <w:b/>
        </w:rPr>
      </w:pPr>
      <w:r w:rsidRPr="005E0B71">
        <w:rPr>
          <w:rFonts w:ascii="Times New Roman" w:hAnsi="Times New Roman" w:cs="Times New Roman"/>
          <w:b/>
        </w:rPr>
        <w:t>Authors:</w:t>
      </w:r>
    </w:p>
    <w:p w:rsidR="002E22FF" w:rsidRPr="005E0B71" w:rsidRDefault="00F44DC1" w:rsidP="00916ED8">
      <w:pPr>
        <w:spacing w:after="0" w:line="480" w:lineRule="auto"/>
        <w:rPr>
          <w:rFonts w:ascii="Times New Roman" w:hAnsi="Times New Roman" w:cs="Times New Roman"/>
        </w:rPr>
      </w:pPr>
      <w:r w:rsidRPr="005E0B71">
        <w:rPr>
          <w:rFonts w:ascii="Times New Roman" w:hAnsi="Times New Roman" w:cs="Times New Roman"/>
        </w:rPr>
        <w:t>Tom</w:t>
      </w:r>
      <w:r w:rsidR="007B1949" w:rsidRPr="005E0B71">
        <w:rPr>
          <w:rFonts w:ascii="Times New Roman" w:hAnsi="Times New Roman" w:cs="Times New Roman"/>
        </w:rPr>
        <w:t xml:space="preserve"> Carruthers,</w:t>
      </w:r>
      <w:r w:rsidRPr="005E0B71">
        <w:rPr>
          <w:rFonts w:ascii="Times New Roman" w:hAnsi="Times New Roman" w:cs="Times New Roman"/>
        </w:rPr>
        <w:t xml:space="preserve"> Laurence </w:t>
      </w:r>
      <w:proofErr w:type="spellStart"/>
      <w:r w:rsidRPr="005E0B71">
        <w:rPr>
          <w:rFonts w:ascii="Times New Roman" w:hAnsi="Times New Roman" w:cs="Times New Roman"/>
        </w:rPr>
        <w:t>Kell</w:t>
      </w:r>
      <w:proofErr w:type="spellEnd"/>
      <w:r w:rsidRPr="005E0B71">
        <w:rPr>
          <w:rFonts w:ascii="Times New Roman" w:hAnsi="Times New Roman" w:cs="Times New Roman"/>
        </w:rPr>
        <w:t xml:space="preserve">, </w:t>
      </w:r>
      <w:r w:rsidR="00137404">
        <w:rPr>
          <w:rFonts w:ascii="Times New Roman" w:hAnsi="Times New Roman" w:cs="Times New Roman"/>
        </w:rPr>
        <w:t xml:space="preserve">Doug Butterworth, </w:t>
      </w:r>
      <w:r w:rsidR="00FC7D44" w:rsidRPr="005E0B71">
        <w:rPr>
          <w:rFonts w:ascii="Times New Roman" w:hAnsi="Times New Roman" w:cs="Times New Roman"/>
        </w:rPr>
        <w:t>Mark Maunder,</w:t>
      </w:r>
      <w:r w:rsidR="00E352CA" w:rsidRPr="005E0B71">
        <w:rPr>
          <w:rFonts w:ascii="Times New Roman" w:hAnsi="Times New Roman" w:cs="Times New Roman"/>
        </w:rPr>
        <w:t xml:space="preserve"> Helena </w:t>
      </w:r>
      <w:proofErr w:type="spellStart"/>
      <w:r w:rsidR="00E352CA" w:rsidRPr="005E0B71">
        <w:rPr>
          <w:rFonts w:ascii="Times New Roman" w:hAnsi="Times New Roman" w:cs="Times New Roman"/>
        </w:rPr>
        <w:t>Geromont</w:t>
      </w:r>
      <w:proofErr w:type="spellEnd"/>
      <w:r w:rsidR="00E352CA" w:rsidRPr="005E0B71">
        <w:rPr>
          <w:rFonts w:ascii="Times New Roman" w:hAnsi="Times New Roman" w:cs="Times New Roman"/>
        </w:rPr>
        <w:t>,</w:t>
      </w:r>
      <w:r w:rsidR="00FC7D44" w:rsidRPr="005E0B71">
        <w:rPr>
          <w:rFonts w:ascii="Times New Roman" w:hAnsi="Times New Roman" w:cs="Times New Roman"/>
        </w:rPr>
        <w:t xml:space="preserve"> </w:t>
      </w:r>
      <w:r w:rsidRPr="005E0B71">
        <w:rPr>
          <w:rFonts w:ascii="Times New Roman" w:hAnsi="Times New Roman" w:cs="Times New Roman"/>
        </w:rPr>
        <w:t xml:space="preserve">Carl </w:t>
      </w:r>
      <w:r w:rsidR="007B1949" w:rsidRPr="005E0B71">
        <w:rPr>
          <w:rFonts w:ascii="Times New Roman" w:hAnsi="Times New Roman" w:cs="Times New Roman"/>
        </w:rPr>
        <w:t>Walters</w:t>
      </w:r>
      <w:r w:rsidR="002E22FF" w:rsidRPr="005E0B71">
        <w:rPr>
          <w:rFonts w:ascii="Times New Roman" w:hAnsi="Times New Roman" w:cs="Times New Roman"/>
        </w:rPr>
        <w:t>, Murdoch McAllister</w:t>
      </w:r>
      <w:r w:rsidR="00CA61F1" w:rsidRPr="005E0B71">
        <w:rPr>
          <w:rFonts w:ascii="Times New Roman" w:hAnsi="Times New Roman" w:cs="Times New Roman"/>
        </w:rPr>
        <w:t>, Richard Hillary</w:t>
      </w:r>
      <w:r w:rsidR="002E22FF" w:rsidRPr="005E0B71">
        <w:rPr>
          <w:rFonts w:ascii="Times New Roman" w:hAnsi="Times New Roman" w:cs="Times New Roman"/>
        </w:rPr>
        <w:t xml:space="preserve">, </w:t>
      </w:r>
      <w:proofErr w:type="spellStart"/>
      <w:r w:rsidR="00D946E0" w:rsidRPr="005E0B71">
        <w:rPr>
          <w:rFonts w:ascii="Times New Roman" w:hAnsi="Times New Roman" w:cs="Times New Roman"/>
          <w:color w:val="000000"/>
        </w:rPr>
        <w:t>Toshihide</w:t>
      </w:r>
      <w:proofErr w:type="spellEnd"/>
      <w:r w:rsidR="00D946E0" w:rsidRPr="005E0B71">
        <w:rPr>
          <w:rFonts w:ascii="Times New Roman" w:hAnsi="Times New Roman" w:cs="Times New Roman"/>
          <w:color w:val="000000"/>
        </w:rPr>
        <w:t xml:space="preserve"> </w:t>
      </w:r>
      <w:proofErr w:type="spellStart"/>
      <w:r w:rsidR="00D946E0" w:rsidRPr="005E0B71">
        <w:rPr>
          <w:rFonts w:ascii="Times New Roman" w:hAnsi="Times New Roman" w:cs="Times New Roman"/>
          <w:color w:val="000000"/>
        </w:rPr>
        <w:t>Kitakado</w:t>
      </w:r>
      <w:proofErr w:type="spellEnd"/>
      <w:r w:rsidR="00D946E0">
        <w:rPr>
          <w:rFonts w:ascii="Times New Roman" w:hAnsi="Times New Roman" w:cs="Times New Roman"/>
          <w:color w:val="000000"/>
        </w:rPr>
        <w:t>,</w:t>
      </w:r>
      <w:r w:rsidR="00D946E0" w:rsidRPr="005E0B71">
        <w:rPr>
          <w:rFonts w:ascii="Times New Roman" w:hAnsi="Times New Roman" w:cs="Times New Roman"/>
        </w:rPr>
        <w:t xml:space="preserve"> </w:t>
      </w:r>
      <w:r w:rsidR="002E22FF" w:rsidRPr="005E0B71">
        <w:rPr>
          <w:rFonts w:ascii="Times New Roman" w:hAnsi="Times New Roman" w:cs="Times New Roman"/>
        </w:rPr>
        <w:t>Campbell Davies</w:t>
      </w:r>
      <w:r w:rsidR="00CA61F1" w:rsidRPr="005E0B71">
        <w:rPr>
          <w:rFonts w:ascii="Times New Roman" w:hAnsi="Times New Roman" w:cs="Times New Roman"/>
        </w:rPr>
        <w:t>.</w:t>
      </w:r>
      <w:r w:rsidR="00FC7D44" w:rsidRPr="005E0B71">
        <w:rPr>
          <w:rFonts w:ascii="Times New Roman" w:hAnsi="Times New Roman" w:cs="Times New Roman"/>
        </w:rPr>
        <w:t xml:space="preserve"> </w:t>
      </w:r>
    </w:p>
    <w:p w:rsidR="002E22FF" w:rsidRPr="005E0B71" w:rsidRDefault="007915AF" w:rsidP="00916ED8">
      <w:pPr>
        <w:spacing w:after="0" w:line="480" w:lineRule="auto"/>
        <w:rPr>
          <w:rFonts w:ascii="Times New Roman" w:hAnsi="Times New Roman" w:cs="Times New Roman"/>
          <w:b/>
        </w:rPr>
      </w:pPr>
      <w:r w:rsidRPr="005E0B71">
        <w:rPr>
          <w:rFonts w:ascii="Times New Roman" w:hAnsi="Times New Roman" w:cs="Times New Roman"/>
          <w:b/>
        </w:rPr>
        <w:t>Possible</w:t>
      </w:r>
      <w:r w:rsidR="002E22FF" w:rsidRPr="005E0B71">
        <w:rPr>
          <w:rFonts w:ascii="Times New Roman" w:hAnsi="Times New Roman" w:cs="Times New Roman"/>
          <w:b/>
        </w:rPr>
        <w:t xml:space="preserve"> co</w:t>
      </w:r>
      <w:r w:rsidR="00AE7D46" w:rsidRPr="005E0B71">
        <w:rPr>
          <w:rFonts w:ascii="Times New Roman" w:hAnsi="Times New Roman" w:cs="Times New Roman"/>
          <w:b/>
        </w:rPr>
        <w:t>-</w:t>
      </w:r>
      <w:r w:rsidR="002E22FF" w:rsidRPr="005E0B71">
        <w:rPr>
          <w:rFonts w:ascii="Times New Roman" w:hAnsi="Times New Roman" w:cs="Times New Roman"/>
          <w:b/>
        </w:rPr>
        <w:t>authors:</w:t>
      </w:r>
    </w:p>
    <w:p w:rsidR="005E0B71" w:rsidRPr="000B2331" w:rsidRDefault="007B1949" w:rsidP="00916ED8">
      <w:pPr>
        <w:spacing w:after="0" w:line="480" w:lineRule="auto"/>
        <w:rPr>
          <w:rFonts w:ascii="Times New Roman" w:hAnsi="Times New Roman" w:cs="Times New Roman"/>
        </w:rPr>
      </w:pPr>
      <w:proofErr w:type="spellStart"/>
      <w:r w:rsidRPr="005E0B71">
        <w:rPr>
          <w:rFonts w:ascii="Times New Roman" w:hAnsi="Times New Roman" w:cs="Times New Roman"/>
        </w:rPr>
        <w:t>Polina</w:t>
      </w:r>
      <w:proofErr w:type="spellEnd"/>
      <w:r w:rsidRPr="005E0B71">
        <w:rPr>
          <w:rFonts w:ascii="Times New Roman" w:hAnsi="Times New Roman" w:cs="Times New Roman"/>
        </w:rPr>
        <w:t xml:space="preserve"> </w:t>
      </w:r>
      <w:proofErr w:type="spellStart"/>
      <w:r w:rsidRPr="005E0B71">
        <w:rPr>
          <w:rFonts w:ascii="Times New Roman" w:hAnsi="Times New Roman" w:cs="Times New Roman"/>
        </w:rPr>
        <w:t>Levontin</w:t>
      </w:r>
      <w:proofErr w:type="spellEnd"/>
      <w:r w:rsidR="005E0B71">
        <w:rPr>
          <w:rFonts w:ascii="Times New Roman" w:hAnsi="Times New Roman" w:cs="Times New Roman"/>
          <w:b/>
        </w:rPr>
        <w:br w:type="page"/>
      </w:r>
      <w:bookmarkStart w:id="2" w:name="_GoBack"/>
      <w:bookmarkEnd w:id="2"/>
    </w:p>
    <w:p w:rsidR="002E22FF" w:rsidRDefault="00D125E0" w:rsidP="00916ED8">
      <w:pPr>
        <w:spacing w:after="0" w:line="480" w:lineRule="auto"/>
        <w:rPr>
          <w:rFonts w:ascii="Times New Roman" w:hAnsi="Times New Roman" w:cs="Times New Roman"/>
          <w:b/>
        </w:rPr>
      </w:pPr>
      <w:commentRangeStart w:id="3"/>
      <w:r w:rsidRPr="005E0B71">
        <w:rPr>
          <w:rFonts w:ascii="Times New Roman" w:hAnsi="Times New Roman" w:cs="Times New Roman"/>
          <w:b/>
        </w:rPr>
        <w:lastRenderedPageBreak/>
        <w:t>Abstract</w:t>
      </w:r>
      <w:commentRangeEnd w:id="3"/>
      <w:r w:rsidR="000275EC">
        <w:rPr>
          <w:rStyle w:val="CommentReference"/>
        </w:rPr>
        <w:commentReference w:id="3"/>
      </w:r>
    </w:p>
    <w:p w:rsidR="004C3ED0" w:rsidRDefault="00635F00" w:rsidP="00916ED8">
      <w:pPr>
        <w:spacing w:after="0" w:line="480" w:lineRule="auto"/>
        <w:rPr>
          <w:rFonts w:ascii="Times New Roman" w:hAnsi="Times New Roman" w:cs="Times New Roman"/>
        </w:rPr>
      </w:pPr>
      <w:r>
        <w:rPr>
          <w:rFonts w:ascii="Times New Roman" w:hAnsi="Times New Roman" w:cs="Times New Roman"/>
        </w:rPr>
        <w:t>Using a management strategy evaluation approach, we compar</w:t>
      </w:r>
      <w:r w:rsidR="00961DF1">
        <w:rPr>
          <w:rFonts w:ascii="Times New Roman" w:hAnsi="Times New Roman" w:cs="Times New Roman"/>
        </w:rPr>
        <w:t>e</w:t>
      </w:r>
      <w:r>
        <w:rPr>
          <w:rFonts w:ascii="Times New Roman" w:hAnsi="Times New Roman" w:cs="Times New Roman"/>
        </w:rPr>
        <w:t xml:space="preserve"> a range of new and established management procedures</w:t>
      </w:r>
      <w:r w:rsidR="00CA245F">
        <w:rPr>
          <w:rFonts w:ascii="Times New Roman" w:hAnsi="Times New Roman" w:cs="Times New Roman"/>
        </w:rPr>
        <w:t xml:space="preserve"> </w:t>
      </w:r>
      <w:r w:rsidR="00961DF1">
        <w:rPr>
          <w:rFonts w:ascii="Times New Roman" w:hAnsi="Times New Roman" w:cs="Times New Roman"/>
        </w:rPr>
        <w:t xml:space="preserve">(MPs) </w:t>
      </w:r>
      <w:r w:rsidR="00CA245F">
        <w:rPr>
          <w:rFonts w:ascii="Times New Roman" w:hAnsi="Times New Roman" w:cs="Times New Roman"/>
        </w:rPr>
        <w:t>for setting catch-limits in fisheries</w:t>
      </w:r>
      <w:r>
        <w:rPr>
          <w:rFonts w:ascii="Times New Roman" w:hAnsi="Times New Roman" w:cs="Times New Roman"/>
        </w:rPr>
        <w:t xml:space="preserve">. Performance </w:t>
      </w:r>
      <w:commentRangeStart w:id="4"/>
      <w:r w:rsidR="00961DF1">
        <w:rPr>
          <w:rFonts w:ascii="Times New Roman" w:hAnsi="Times New Roman" w:cs="Times New Roman"/>
        </w:rPr>
        <w:t>i</w:t>
      </w:r>
      <w:r>
        <w:rPr>
          <w:rFonts w:ascii="Times New Roman" w:hAnsi="Times New Roman" w:cs="Times New Roman"/>
        </w:rPr>
        <w:t>s</w:t>
      </w:r>
      <w:commentRangeEnd w:id="4"/>
      <w:r w:rsidR="00961DF1">
        <w:rPr>
          <w:rStyle w:val="CommentReference"/>
        </w:rPr>
        <w:commentReference w:id="4"/>
      </w:r>
      <w:r>
        <w:rPr>
          <w:rFonts w:ascii="Times New Roman" w:hAnsi="Times New Roman" w:cs="Times New Roman"/>
        </w:rPr>
        <w:t xml:space="preserve"> evaluated with respect to fish life-history type, level of stock depletion, </w:t>
      </w:r>
      <w:r w:rsidR="007D5BBB">
        <w:rPr>
          <w:rFonts w:ascii="Times New Roman" w:hAnsi="Times New Roman" w:cs="Times New Roman"/>
        </w:rPr>
        <w:t>and auto-correlation</w:t>
      </w:r>
      <w:r w:rsidR="00CA245F">
        <w:rPr>
          <w:rFonts w:ascii="Times New Roman" w:hAnsi="Times New Roman" w:cs="Times New Roman"/>
        </w:rPr>
        <w:t xml:space="preserve"> </w:t>
      </w:r>
      <w:r>
        <w:rPr>
          <w:rFonts w:ascii="Times New Roman" w:hAnsi="Times New Roman" w:cs="Times New Roman"/>
        </w:rPr>
        <w:t>in recruitment strength</w:t>
      </w:r>
      <w:r w:rsidR="00CA245F">
        <w:rPr>
          <w:rFonts w:ascii="Times New Roman" w:hAnsi="Times New Roman" w:cs="Times New Roman"/>
        </w:rPr>
        <w:t xml:space="preserve"> and data quality levels. We also identif</w:t>
      </w:r>
      <w:r w:rsidR="00961DF1">
        <w:rPr>
          <w:rFonts w:ascii="Times New Roman" w:hAnsi="Times New Roman" w:cs="Times New Roman"/>
        </w:rPr>
        <w:t>y</w:t>
      </w:r>
      <w:r w:rsidR="00CA245F">
        <w:rPr>
          <w:rFonts w:ascii="Times New Roman" w:hAnsi="Times New Roman" w:cs="Times New Roman"/>
        </w:rPr>
        <w:t xml:space="preserve"> the core sensitivities of each management procedure with respect to simulated population dynamics and observation processes. We f</w:t>
      </w:r>
      <w:r w:rsidR="00961DF1">
        <w:rPr>
          <w:rFonts w:ascii="Times New Roman" w:hAnsi="Times New Roman" w:cs="Times New Roman"/>
        </w:rPr>
        <w:t>i</w:t>
      </w:r>
      <w:r w:rsidR="00CA245F">
        <w:rPr>
          <w:rFonts w:ascii="Times New Roman" w:hAnsi="Times New Roman" w:cs="Times New Roman"/>
        </w:rPr>
        <w:t xml:space="preserve">nd that methods making use of even relatively </w:t>
      </w:r>
      <w:r w:rsidR="004C3ED0">
        <w:rPr>
          <w:rFonts w:ascii="Times New Roman" w:hAnsi="Times New Roman" w:cs="Times New Roman"/>
        </w:rPr>
        <w:t>imprecise and biased</w:t>
      </w:r>
      <w:r w:rsidR="00CA245F">
        <w:rPr>
          <w:rFonts w:ascii="Times New Roman" w:hAnsi="Times New Roman" w:cs="Times New Roman"/>
        </w:rPr>
        <w:t xml:space="preserve"> information regarding current </w:t>
      </w:r>
      <w:commentRangeStart w:id="5"/>
      <w:r w:rsidR="00961DF1">
        <w:rPr>
          <w:rFonts w:ascii="Times New Roman" w:hAnsi="Times New Roman" w:cs="Times New Roman"/>
        </w:rPr>
        <w:t>absolute</w:t>
      </w:r>
      <w:commentRangeEnd w:id="5"/>
      <w:r w:rsidR="00961DF1">
        <w:rPr>
          <w:rStyle w:val="CommentReference"/>
        </w:rPr>
        <w:commentReference w:id="5"/>
      </w:r>
      <w:r w:rsidR="00961DF1">
        <w:rPr>
          <w:rFonts w:ascii="Times New Roman" w:hAnsi="Times New Roman" w:cs="Times New Roman"/>
        </w:rPr>
        <w:t xml:space="preserve"> </w:t>
      </w:r>
      <w:r w:rsidR="00CA245F">
        <w:rPr>
          <w:rFonts w:ascii="Times New Roman" w:hAnsi="Times New Roman" w:cs="Times New Roman"/>
        </w:rPr>
        <w:t xml:space="preserve">biomass or stock depletion offer the best overall performance and that this </w:t>
      </w:r>
      <w:r w:rsidR="00F02048">
        <w:rPr>
          <w:rFonts w:ascii="Times New Roman" w:hAnsi="Times New Roman" w:cs="Times New Roman"/>
        </w:rPr>
        <w:t>i</w:t>
      </w:r>
      <w:r w:rsidR="00CA245F">
        <w:rPr>
          <w:rFonts w:ascii="Times New Roman" w:hAnsi="Times New Roman" w:cs="Times New Roman"/>
        </w:rPr>
        <w:t xml:space="preserve">s consistent across life-history types, data qualities and stock depletion levels. In general methods </w:t>
      </w:r>
      <w:r w:rsidR="00F02048">
        <w:rPr>
          <w:rFonts w:ascii="Times New Roman" w:hAnsi="Times New Roman" w:cs="Times New Roman"/>
        </w:rPr>
        <w:t>a</w:t>
      </w:r>
      <w:r w:rsidR="00CA245F">
        <w:rPr>
          <w:rFonts w:ascii="Times New Roman" w:hAnsi="Times New Roman" w:cs="Times New Roman"/>
        </w:rPr>
        <w:t xml:space="preserve">re most sensitive </w:t>
      </w:r>
      <w:r w:rsidR="00AF6E21">
        <w:rPr>
          <w:rFonts w:ascii="Times New Roman" w:hAnsi="Times New Roman" w:cs="Times New Roman"/>
        </w:rPr>
        <w:t xml:space="preserve">to </w:t>
      </w:r>
      <w:r w:rsidR="00CA245F">
        <w:rPr>
          <w:rFonts w:ascii="Times New Roman" w:hAnsi="Times New Roman" w:cs="Times New Roman"/>
        </w:rPr>
        <w:t xml:space="preserve">biases in reported catches, the </w:t>
      </w:r>
      <w:r w:rsidR="00830466">
        <w:rPr>
          <w:rFonts w:ascii="Times New Roman" w:hAnsi="Times New Roman" w:cs="Times New Roman"/>
        </w:rPr>
        <w:t xml:space="preserve">selectivity </w:t>
      </w:r>
      <w:r w:rsidR="00CA245F">
        <w:rPr>
          <w:rFonts w:ascii="Times New Roman" w:hAnsi="Times New Roman" w:cs="Times New Roman"/>
        </w:rPr>
        <w:t xml:space="preserve">to fishing of older age classes and </w:t>
      </w:r>
      <w:r w:rsidR="004C3ED0">
        <w:rPr>
          <w:rFonts w:ascii="Times New Roman" w:hAnsi="Times New Roman" w:cs="Times New Roman"/>
        </w:rPr>
        <w:t>relatively small</w:t>
      </w:r>
      <w:r w:rsidR="00CA245F">
        <w:rPr>
          <w:rFonts w:ascii="Times New Roman" w:hAnsi="Times New Roman" w:cs="Times New Roman"/>
        </w:rPr>
        <w:t xml:space="preserve"> temporal changes in</w:t>
      </w:r>
      <w:r w:rsidR="007D5BBB">
        <w:rPr>
          <w:rFonts w:ascii="Times New Roman" w:hAnsi="Times New Roman" w:cs="Times New Roman"/>
        </w:rPr>
        <w:t xml:space="preserve"> somatic</w:t>
      </w:r>
      <w:r w:rsidR="00CA245F">
        <w:rPr>
          <w:rFonts w:ascii="Times New Roman" w:hAnsi="Times New Roman" w:cs="Times New Roman"/>
        </w:rPr>
        <w:t xml:space="preserve"> growth parameters. Our results indicate that in many cases tuning MPs to specific stock circumstances is important</w:t>
      </w:r>
      <w:r w:rsidR="00F02048">
        <w:rPr>
          <w:rFonts w:ascii="Times New Roman" w:hAnsi="Times New Roman" w:cs="Times New Roman"/>
        </w:rPr>
        <w:t>, though</w:t>
      </w:r>
      <w:r w:rsidR="00CA245F">
        <w:rPr>
          <w:rFonts w:ascii="Times New Roman" w:hAnsi="Times New Roman" w:cs="Times New Roman"/>
        </w:rPr>
        <w:t xml:space="preserve"> this may not be </w:t>
      </w:r>
      <w:r w:rsidR="008233F7">
        <w:rPr>
          <w:rFonts w:ascii="Times New Roman" w:hAnsi="Times New Roman" w:cs="Times New Roman"/>
        </w:rPr>
        <w:t xml:space="preserve">viable </w:t>
      </w:r>
      <w:r w:rsidR="00CA245F">
        <w:rPr>
          <w:rFonts w:ascii="Times New Roman" w:hAnsi="Times New Roman" w:cs="Times New Roman"/>
        </w:rPr>
        <w:t>in data-poor assessment scenarios.</w:t>
      </w:r>
    </w:p>
    <w:p w:rsidR="00635F00" w:rsidRPr="00635F00" w:rsidRDefault="00635F00" w:rsidP="00916ED8">
      <w:pPr>
        <w:spacing w:after="0" w:line="480" w:lineRule="auto"/>
        <w:rPr>
          <w:rFonts w:ascii="Times New Roman" w:hAnsi="Times New Roman" w:cs="Times New Roman"/>
        </w:rPr>
      </w:pPr>
      <w:r>
        <w:rPr>
          <w:rFonts w:ascii="Times New Roman" w:hAnsi="Times New Roman" w:cs="Times New Roman"/>
        </w:rPr>
        <w:t xml:space="preserve">  </w:t>
      </w:r>
    </w:p>
    <w:p w:rsidR="00A842BB" w:rsidRPr="005E0B71" w:rsidRDefault="00D125E0" w:rsidP="00916ED8">
      <w:pPr>
        <w:spacing w:after="0" w:line="480" w:lineRule="auto"/>
        <w:rPr>
          <w:rFonts w:ascii="Times New Roman" w:hAnsi="Times New Roman" w:cs="Times New Roman"/>
          <w:b/>
        </w:rPr>
      </w:pPr>
      <w:r w:rsidRPr="005E0B71">
        <w:rPr>
          <w:rFonts w:ascii="Times New Roman" w:hAnsi="Times New Roman" w:cs="Times New Roman"/>
          <w:b/>
        </w:rPr>
        <w:t>Keywords</w:t>
      </w:r>
    </w:p>
    <w:p w:rsidR="00C61B1B" w:rsidRPr="005E0B71" w:rsidRDefault="00635F00" w:rsidP="00916ED8">
      <w:pPr>
        <w:spacing w:after="0" w:line="480" w:lineRule="auto"/>
        <w:rPr>
          <w:rFonts w:ascii="Times New Roman" w:hAnsi="Times New Roman" w:cs="Times New Roman"/>
        </w:rPr>
      </w:pPr>
      <w:r>
        <w:rPr>
          <w:rFonts w:ascii="Times New Roman" w:hAnsi="Times New Roman" w:cs="Times New Roman"/>
        </w:rPr>
        <w:t>Management strategy evaluation, management procedure, stock assessment, simulation, fisheries management</w:t>
      </w:r>
      <w:r w:rsidR="00830466">
        <w:rPr>
          <w:rFonts w:ascii="Times New Roman" w:hAnsi="Times New Roman" w:cs="Times New Roman"/>
        </w:rPr>
        <w:t>, data-poor, data-limited</w:t>
      </w:r>
    </w:p>
    <w:p w:rsidR="005E0B71" w:rsidRDefault="005E0B71" w:rsidP="00916ED8">
      <w:pPr>
        <w:spacing w:after="0" w:line="480" w:lineRule="auto"/>
        <w:rPr>
          <w:rFonts w:ascii="Times New Roman" w:hAnsi="Times New Roman" w:cs="Times New Roman"/>
          <w:b/>
        </w:rPr>
        <w:sectPr w:rsidR="005E0B71" w:rsidSect="002F523A">
          <w:footerReference w:type="even" r:id="rId10"/>
          <w:footerReference w:type="default" r:id="rId11"/>
          <w:pgSz w:w="11907" w:h="16840" w:code="9"/>
          <w:pgMar w:top="1134" w:right="1134" w:bottom="1134" w:left="1134" w:header="709" w:footer="709" w:gutter="0"/>
          <w:lnNumType w:countBy="1" w:restart="continuous"/>
          <w:cols w:space="708"/>
          <w:titlePg/>
          <w:docGrid w:linePitch="360"/>
        </w:sectPr>
      </w:pPr>
    </w:p>
    <w:p w:rsidR="00A842BB" w:rsidRPr="005E0B71" w:rsidRDefault="005E1788" w:rsidP="00916ED8">
      <w:pPr>
        <w:spacing w:after="0" w:line="480" w:lineRule="auto"/>
        <w:rPr>
          <w:rFonts w:ascii="Times New Roman" w:hAnsi="Times New Roman" w:cs="Times New Roman"/>
          <w:b/>
        </w:rPr>
      </w:pPr>
      <w:r>
        <w:rPr>
          <w:rFonts w:ascii="Times New Roman" w:hAnsi="Times New Roman" w:cs="Times New Roman"/>
          <w:b/>
        </w:rPr>
        <w:lastRenderedPageBreak/>
        <w:t xml:space="preserve">1. </w:t>
      </w:r>
      <w:r w:rsidR="00D125E0" w:rsidRPr="005E0B71">
        <w:rPr>
          <w:rFonts w:ascii="Times New Roman" w:hAnsi="Times New Roman" w:cs="Times New Roman"/>
          <w:b/>
        </w:rPr>
        <w:t>Introduction</w:t>
      </w:r>
    </w:p>
    <w:p w:rsidR="00994F38" w:rsidRPr="005E0B71" w:rsidRDefault="00CE4DB7" w:rsidP="00916ED8">
      <w:pPr>
        <w:spacing w:after="0" w:line="480" w:lineRule="auto"/>
        <w:rPr>
          <w:rFonts w:ascii="Times New Roman" w:hAnsi="Times New Roman" w:cs="Times New Roman"/>
        </w:rPr>
      </w:pPr>
      <w:r>
        <w:rPr>
          <w:rFonts w:ascii="Times New Roman" w:hAnsi="Times New Roman" w:cs="Times New Roman"/>
        </w:rPr>
        <w:t>Management advice for the</w:t>
      </w:r>
      <w:r w:rsidR="00AC0FE4" w:rsidRPr="005E0B71">
        <w:rPr>
          <w:rFonts w:ascii="Times New Roman" w:hAnsi="Times New Roman" w:cs="Times New Roman"/>
        </w:rPr>
        <w:t xml:space="preserve"> majority of economically important fish stocks</w:t>
      </w:r>
      <w:r>
        <w:rPr>
          <w:rFonts w:ascii="Times New Roman" w:hAnsi="Times New Roman" w:cs="Times New Roman"/>
        </w:rPr>
        <w:t xml:space="preserve">, and increasingly </w:t>
      </w:r>
      <w:r w:rsidR="00F02048">
        <w:rPr>
          <w:rFonts w:ascii="Times New Roman" w:hAnsi="Times New Roman" w:cs="Times New Roman"/>
        </w:rPr>
        <w:t xml:space="preserve">also for </w:t>
      </w:r>
      <w:r>
        <w:rPr>
          <w:rFonts w:ascii="Times New Roman" w:hAnsi="Times New Roman" w:cs="Times New Roman"/>
        </w:rPr>
        <w:t>by-catch species, is based on stock assessment</w:t>
      </w:r>
      <w:r w:rsidR="006B3F70" w:rsidRPr="005E0B71">
        <w:rPr>
          <w:rFonts w:ascii="Times New Roman" w:hAnsi="Times New Roman" w:cs="Times New Roman"/>
        </w:rPr>
        <w:t xml:space="preserve">. Under the stock assessment </w:t>
      </w:r>
      <w:r w:rsidR="00AC0FE4" w:rsidRPr="005E0B71">
        <w:rPr>
          <w:rFonts w:ascii="Times New Roman" w:hAnsi="Times New Roman" w:cs="Times New Roman"/>
        </w:rPr>
        <w:t xml:space="preserve">paradigm, detailed fishery </w:t>
      </w:r>
      <w:r>
        <w:rPr>
          <w:rFonts w:ascii="Times New Roman" w:hAnsi="Times New Roman" w:cs="Times New Roman"/>
        </w:rPr>
        <w:t xml:space="preserve">dependent and independent data are used fit </w:t>
      </w:r>
      <w:r w:rsidR="00AC0FE4" w:rsidRPr="005E0B71">
        <w:rPr>
          <w:rFonts w:ascii="Times New Roman" w:hAnsi="Times New Roman" w:cs="Times New Roman"/>
        </w:rPr>
        <w:t xml:space="preserve">to </w:t>
      </w:r>
      <w:r>
        <w:rPr>
          <w:rFonts w:ascii="Times New Roman" w:hAnsi="Times New Roman" w:cs="Times New Roman"/>
        </w:rPr>
        <w:t xml:space="preserve">fit models of stock dynamics that are then used to assess historical stock status, derive reference points and </w:t>
      </w:r>
      <w:r w:rsidR="00AF6E21">
        <w:rPr>
          <w:rFonts w:ascii="Times New Roman" w:hAnsi="Times New Roman" w:cs="Times New Roman"/>
        </w:rPr>
        <w:t>predict the likely impact of alternative</w:t>
      </w:r>
      <w:r>
        <w:rPr>
          <w:rFonts w:ascii="Times New Roman" w:hAnsi="Times New Roman" w:cs="Times New Roman"/>
        </w:rPr>
        <w:t xml:space="preserve"> management options (e.g. total allowable catches and measures to change the relative mortality of age classes). Stock assessments are updated</w:t>
      </w:r>
      <w:r w:rsidR="006B3F70" w:rsidRPr="005E0B71">
        <w:rPr>
          <w:rFonts w:ascii="Times New Roman" w:hAnsi="Times New Roman" w:cs="Times New Roman"/>
        </w:rPr>
        <w:t xml:space="preserve"> periodically</w:t>
      </w:r>
      <w:r w:rsidR="003A7316" w:rsidRPr="005E0B71">
        <w:rPr>
          <w:rFonts w:ascii="Times New Roman" w:hAnsi="Times New Roman" w:cs="Times New Roman"/>
        </w:rPr>
        <w:t xml:space="preserve"> to </w:t>
      </w:r>
      <w:r w:rsidR="00ED65F5" w:rsidRPr="005E0B71">
        <w:rPr>
          <w:rFonts w:ascii="Times New Roman" w:hAnsi="Times New Roman" w:cs="Times New Roman"/>
        </w:rPr>
        <w:t>include</w:t>
      </w:r>
      <w:r w:rsidR="003A7316" w:rsidRPr="005E0B71">
        <w:rPr>
          <w:rFonts w:ascii="Times New Roman" w:hAnsi="Times New Roman" w:cs="Times New Roman"/>
        </w:rPr>
        <w:t xml:space="preserve"> new data</w:t>
      </w:r>
      <w:r w:rsidR="006B3F70" w:rsidRPr="005E0B71">
        <w:rPr>
          <w:rFonts w:ascii="Times New Roman" w:hAnsi="Times New Roman" w:cs="Times New Roman"/>
        </w:rPr>
        <w:t xml:space="preserve"> and</w:t>
      </w:r>
      <w:r>
        <w:rPr>
          <w:rFonts w:ascii="Times New Roman" w:hAnsi="Times New Roman" w:cs="Times New Roman"/>
        </w:rPr>
        <w:t xml:space="preserve"> to</w:t>
      </w:r>
      <w:r w:rsidR="006B3F70" w:rsidRPr="005E0B71">
        <w:rPr>
          <w:rFonts w:ascii="Times New Roman" w:hAnsi="Times New Roman" w:cs="Times New Roman"/>
        </w:rPr>
        <w:t xml:space="preserve"> </w:t>
      </w:r>
      <w:r w:rsidR="00AF6E21">
        <w:rPr>
          <w:rFonts w:ascii="Times New Roman" w:hAnsi="Times New Roman" w:cs="Times New Roman"/>
        </w:rPr>
        <w:t>assess whether</w:t>
      </w:r>
      <w:r w:rsidR="00AF6E21" w:rsidRPr="005E0B71">
        <w:rPr>
          <w:rFonts w:ascii="Times New Roman" w:hAnsi="Times New Roman" w:cs="Times New Roman"/>
        </w:rPr>
        <w:t xml:space="preserve"> </w:t>
      </w:r>
      <w:r w:rsidR="006B3F70" w:rsidRPr="005E0B71">
        <w:rPr>
          <w:rFonts w:ascii="Times New Roman" w:hAnsi="Times New Roman" w:cs="Times New Roman"/>
        </w:rPr>
        <w:t xml:space="preserve">management recommendations </w:t>
      </w:r>
      <w:r w:rsidR="00AF6E21">
        <w:rPr>
          <w:rFonts w:ascii="Times New Roman" w:hAnsi="Times New Roman" w:cs="Times New Roman"/>
        </w:rPr>
        <w:t xml:space="preserve">require revision </w:t>
      </w:r>
      <w:r w:rsidR="006B3F70" w:rsidRPr="005E0B71">
        <w:rPr>
          <w:rFonts w:ascii="Times New Roman" w:hAnsi="Times New Roman" w:cs="Times New Roman"/>
        </w:rPr>
        <w:t xml:space="preserve">according to changes in </w:t>
      </w:r>
      <w:r w:rsidR="00CC46B4">
        <w:rPr>
          <w:rFonts w:ascii="Times New Roman" w:hAnsi="Times New Roman" w:cs="Times New Roman"/>
        </w:rPr>
        <w:t>estimates</w:t>
      </w:r>
      <w:r w:rsidR="00ED65F5" w:rsidRPr="005E0B71">
        <w:rPr>
          <w:rFonts w:ascii="Times New Roman" w:hAnsi="Times New Roman" w:cs="Times New Roman"/>
        </w:rPr>
        <w:t xml:space="preserve"> of </w:t>
      </w:r>
      <w:r w:rsidR="00CC46B4">
        <w:rPr>
          <w:rFonts w:ascii="Times New Roman" w:hAnsi="Times New Roman" w:cs="Times New Roman"/>
        </w:rPr>
        <w:t xml:space="preserve">exploitation level, </w:t>
      </w:r>
      <w:r w:rsidR="006B3F70" w:rsidRPr="005E0B71">
        <w:rPr>
          <w:rFonts w:ascii="Times New Roman" w:hAnsi="Times New Roman" w:cs="Times New Roman"/>
        </w:rPr>
        <w:t>stock status</w:t>
      </w:r>
      <w:r w:rsidR="00994F38" w:rsidRPr="005E0B71">
        <w:rPr>
          <w:rFonts w:ascii="Times New Roman" w:hAnsi="Times New Roman" w:cs="Times New Roman"/>
        </w:rPr>
        <w:t xml:space="preserve"> and productivity</w:t>
      </w:r>
      <w:r w:rsidR="003A7316" w:rsidRPr="005E0B71">
        <w:rPr>
          <w:rFonts w:ascii="Times New Roman" w:hAnsi="Times New Roman" w:cs="Times New Roman"/>
        </w:rPr>
        <w:t xml:space="preserve">. </w:t>
      </w:r>
      <w:r w:rsidR="005B2B1C">
        <w:rPr>
          <w:rFonts w:ascii="Times New Roman" w:hAnsi="Times New Roman" w:cs="Times New Roman"/>
        </w:rPr>
        <w:t>Typically</w:t>
      </w:r>
      <w:r>
        <w:rPr>
          <w:rFonts w:ascii="Times New Roman" w:hAnsi="Times New Roman" w:cs="Times New Roman"/>
        </w:rPr>
        <w:t xml:space="preserve"> the assumptions of the stock assessment are free to be adjusted by scientists each year (</w:t>
      </w:r>
      <w:proofErr w:type="spellStart"/>
      <w:r>
        <w:rPr>
          <w:rFonts w:ascii="Times New Roman" w:hAnsi="Times New Roman" w:cs="Times New Roman"/>
        </w:rPr>
        <w:t>Hilborn</w:t>
      </w:r>
      <w:proofErr w:type="spellEnd"/>
      <w:r>
        <w:rPr>
          <w:rFonts w:ascii="Times New Roman" w:hAnsi="Times New Roman" w:cs="Times New Roman"/>
        </w:rPr>
        <w:t>, 2003).</w:t>
      </w:r>
    </w:p>
    <w:p w:rsidR="00916ED8" w:rsidRPr="005E0B71" w:rsidRDefault="00916ED8" w:rsidP="00916ED8">
      <w:pPr>
        <w:spacing w:after="0" w:line="480" w:lineRule="auto"/>
        <w:rPr>
          <w:rFonts w:ascii="Times New Roman" w:hAnsi="Times New Roman" w:cs="Times New Roman"/>
        </w:rPr>
      </w:pPr>
    </w:p>
    <w:p w:rsidR="00994F38" w:rsidRDefault="006B3F70" w:rsidP="00916ED8">
      <w:pPr>
        <w:spacing w:after="0" w:line="480" w:lineRule="auto"/>
        <w:rPr>
          <w:rFonts w:ascii="Times New Roman" w:hAnsi="Times New Roman" w:cs="Times New Roman"/>
        </w:rPr>
      </w:pPr>
      <w:r w:rsidRPr="005E0B71">
        <w:rPr>
          <w:rFonts w:ascii="Times New Roman" w:hAnsi="Times New Roman" w:cs="Times New Roman"/>
        </w:rPr>
        <w:t>M</w:t>
      </w:r>
      <w:r w:rsidR="00AC0FE4" w:rsidRPr="005E0B71">
        <w:rPr>
          <w:rFonts w:ascii="Times New Roman" w:hAnsi="Times New Roman" w:cs="Times New Roman"/>
        </w:rPr>
        <w:t xml:space="preserve">anagement </w:t>
      </w:r>
      <w:r w:rsidRPr="005E0B71">
        <w:rPr>
          <w:rFonts w:ascii="Times New Roman" w:hAnsi="Times New Roman" w:cs="Times New Roman"/>
        </w:rPr>
        <w:t>Strategy E</w:t>
      </w:r>
      <w:r w:rsidR="00ED65F5" w:rsidRPr="005E0B71">
        <w:rPr>
          <w:rFonts w:ascii="Times New Roman" w:hAnsi="Times New Roman" w:cs="Times New Roman"/>
        </w:rPr>
        <w:t>valuation (MSE</w:t>
      </w:r>
      <w:r w:rsidR="0069545C">
        <w:rPr>
          <w:rFonts w:ascii="Times New Roman" w:hAnsi="Times New Roman" w:cs="Times New Roman"/>
        </w:rPr>
        <w:t xml:space="preserve">, </w:t>
      </w:r>
      <w:r w:rsidR="007B535B" w:rsidRPr="007B535B">
        <w:rPr>
          <w:rFonts w:ascii="Times New Roman" w:hAnsi="Times New Roman" w:cs="Times New Roman"/>
        </w:rPr>
        <w:t>Cochrane et al. 1998, Butterworth and Punt 1999</w:t>
      </w:r>
      <w:r w:rsidR="00137404">
        <w:rPr>
          <w:rFonts w:ascii="Times New Roman" w:hAnsi="Times New Roman" w:cs="Times New Roman"/>
        </w:rPr>
        <w:t>, Butterworth 2007</w:t>
      </w:r>
      <w:r w:rsidR="00ED65F5" w:rsidRPr="005E0B71">
        <w:rPr>
          <w:rFonts w:ascii="Times New Roman" w:hAnsi="Times New Roman" w:cs="Times New Roman"/>
        </w:rPr>
        <w:t>) is an alternative fisheries management paradigm</w:t>
      </w:r>
      <w:r w:rsidR="00AF6E21">
        <w:rPr>
          <w:rFonts w:ascii="Times New Roman" w:hAnsi="Times New Roman" w:cs="Times New Roman"/>
        </w:rPr>
        <w:t>,</w:t>
      </w:r>
      <w:r w:rsidR="003A7316" w:rsidRPr="005E0B71">
        <w:rPr>
          <w:rFonts w:ascii="Times New Roman" w:hAnsi="Times New Roman" w:cs="Times New Roman"/>
        </w:rPr>
        <w:t xml:space="preserve"> which </w:t>
      </w:r>
      <w:r w:rsidR="00AF6E21">
        <w:rPr>
          <w:rFonts w:ascii="Times New Roman" w:hAnsi="Times New Roman" w:cs="Times New Roman"/>
        </w:rPr>
        <w:t>focuses on the relative performance of alternative management procedures (MP, aka, harvest strategies) to meet specified management objectives. It differs from the assessment approach in that d</w:t>
      </w:r>
      <w:r w:rsidR="003A7316" w:rsidRPr="005E0B71">
        <w:rPr>
          <w:rFonts w:ascii="Times New Roman" w:hAnsi="Times New Roman" w:cs="Times New Roman"/>
        </w:rPr>
        <w:t xml:space="preserve">etailed fishery data are used to </w:t>
      </w:r>
      <w:r w:rsidR="00CE4DB7">
        <w:rPr>
          <w:rFonts w:ascii="Times New Roman" w:hAnsi="Times New Roman" w:cs="Times New Roman"/>
        </w:rPr>
        <w:t xml:space="preserve">condition </w:t>
      </w:r>
      <w:r w:rsidR="00AF6E21">
        <w:rPr>
          <w:rFonts w:ascii="Times New Roman" w:hAnsi="Times New Roman" w:cs="Times New Roman"/>
        </w:rPr>
        <w:t xml:space="preserve">multiple </w:t>
      </w:r>
      <w:r w:rsidR="00CE4DB7">
        <w:rPr>
          <w:rFonts w:ascii="Times New Roman" w:hAnsi="Times New Roman" w:cs="Times New Roman"/>
        </w:rPr>
        <w:t>Operating Model</w:t>
      </w:r>
      <w:r w:rsidR="00F15B8C">
        <w:rPr>
          <w:rFonts w:ascii="Times New Roman" w:hAnsi="Times New Roman" w:cs="Times New Roman"/>
        </w:rPr>
        <w:t>s</w:t>
      </w:r>
      <w:r w:rsidR="00CE4DB7">
        <w:rPr>
          <w:rFonts w:ascii="Times New Roman" w:hAnsi="Times New Roman" w:cs="Times New Roman"/>
        </w:rPr>
        <w:t xml:space="preserve"> (OM</w:t>
      </w:r>
      <w:r w:rsidR="00F15B8C">
        <w:rPr>
          <w:rFonts w:ascii="Times New Roman" w:hAnsi="Times New Roman" w:cs="Times New Roman"/>
        </w:rPr>
        <w:t>s</w:t>
      </w:r>
      <w:r w:rsidR="00CE4DB7">
        <w:rPr>
          <w:rFonts w:ascii="Times New Roman" w:hAnsi="Times New Roman" w:cs="Times New Roman"/>
        </w:rPr>
        <w:t>), simulation model</w:t>
      </w:r>
      <w:r w:rsidR="00F15B8C">
        <w:rPr>
          <w:rFonts w:ascii="Times New Roman" w:hAnsi="Times New Roman" w:cs="Times New Roman"/>
        </w:rPr>
        <w:t>s</w:t>
      </w:r>
      <w:r w:rsidR="00CE4DB7">
        <w:rPr>
          <w:rFonts w:ascii="Times New Roman" w:hAnsi="Times New Roman" w:cs="Times New Roman"/>
        </w:rPr>
        <w:t xml:space="preserve"> that </w:t>
      </w:r>
      <w:r w:rsidR="003A7316" w:rsidRPr="005E0B71">
        <w:rPr>
          <w:rFonts w:ascii="Times New Roman" w:hAnsi="Times New Roman" w:cs="Times New Roman"/>
        </w:rPr>
        <w:t>represent</w:t>
      </w:r>
      <w:r w:rsidR="00F15B8C">
        <w:rPr>
          <w:rFonts w:ascii="Times New Roman" w:hAnsi="Times New Roman" w:cs="Times New Roman"/>
        </w:rPr>
        <w:t xml:space="preserve"> alternative</w:t>
      </w:r>
      <w:r w:rsidR="003A7316" w:rsidRPr="005E0B71">
        <w:rPr>
          <w:rFonts w:ascii="Times New Roman" w:hAnsi="Times New Roman" w:cs="Times New Roman"/>
        </w:rPr>
        <w:t xml:space="preserve"> plausible </w:t>
      </w:r>
      <w:r w:rsidR="00CE4DB7">
        <w:rPr>
          <w:rFonts w:ascii="Times New Roman" w:hAnsi="Times New Roman" w:cs="Times New Roman"/>
        </w:rPr>
        <w:t xml:space="preserve">hypotheses about fishery </w:t>
      </w:r>
      <w:r w:rsidR="003A7316" w:rsidRPr="005E0B71">
        <w:rPr>
          <w:rFonts w:ascii="Times New Roman" w:hAnsi="Times New Roman" w:cs="Times New Roman"/>
        </w:rPr>
        <w:t>and population dynamics</w:t>
      </w:r>
      <w:r w:rsidR="00AF6E21">
        <w:rPr>
          <w:rFonts w:ascii="Times New Roman" w:hAnsi="Times New Roman" w:cs="Times New Roman"/>
        </w:rPr>
        <w:t>, rather than selecting a “best assessment” and sensitivity tests</w:t>
      </w:r>
      <w:r w:rsidR="003A41F0">
        <w:rPr>
          <w:rFonts w:ascii="Times New Roman" w:hAnsi="Times New Roman" w:cs="Times New Roman"/>
        </w:rPr>
        <w:t xml:space="preserve"> as the basis for management advice</w:t>
      </w:r>
      <w:r w:rsidR="003A7316" w:rsidRPr="005E0B71">
        <w:rPr>
          <w:rFonts w:ascii="Times New Roman" w:hAnsi="Times New Roman" w:cs="Times New Roman"/>
        </w:rPr>
        <w:t xml:space="preserve">. These simulations </w:t>
      </w:r>
      <w:r w:rsidR="00CE4DB7">
        <w:rPr>
          <w:rFonts w:ascii="Times New Roman" w:hAnsi="Times New Roman" w:cs="Times New Roman"/>
        </w:rPr>
        <w:t xml:space="preserve">are then </w:t>
      </w:r>
      <w:r w:rsidR="003A7316" w:rsidRPr="005E0B71">
        <w:rPr>
          <w:rFonts w:ascii="Times New Roman" w:hAnsi="Times New Roman" w:cs="Times New Roman"/>
        </w:rPr>
        <w:t xml:space="preserve">used to </w:t>
      </w:r>
      <w:r w:rsidR="00CE4DB7">
        <w:rPr>
          <w:rFonts w:ascii="Times New Roman" w:hAnsi="Times New Roman" w:cs="Times New Roman"/>
        </w:rPr>
        <w:t>tune</w:t>
      </w:r>
      <w:r w:rsidR="003A41F0">
        <w:rPr>
          <w:rFonts w:ascii="Times New Roman" w:hAnsi="Times New Roman" w:cs="Times New Roman"/>
        </w:rPr>
        <w:t xml:space="preserve">, </w:t>
      </w:r>
      <w:r w:rsidR="00CE4DB7">
        <w:rPr>
          <w:rFonts w:ascii="Times New Roman" w:hAnsi="Times New Roman" w:cs="Times New Roman"/>
        </w:rPr>
        <w:t xml:space="preserve">evaluate </w:t>
      </w:r>
      <w:r w:rsidR="003A41F0">
        <w:rPr>
          <w:rFonts w:ascii="Times New Roman" w:hAnsi="Times New Roman" w:cs="Times New Roman"/>
        </w:rPr>
        <w:t>and select an</w:t>
      </w:r>
      <w:r w:rsidR="00AF6E21">
        <w:rPr>
          <w:rFonts w:ascii="Times New Roman" w:hAnsi="Times New Roman" w:cs="Times New Roman"/>
        </w:rPr>
        <w:t xml:space="preserve"> </w:t>
      </w:r>
      <w:r w:rsidR="003A41F0">
        <w:rPr>
          <w:rFonts w:ascii="Times New Roman" w:hAnsi="Times New Roman" w:cs="Times New Roman"/>
        </w:rPr>
        <w:t xml:space="preserve">MP to be used as the basis for providing </w:t>
      </w:r>
      <w:r w:rsidR="00ED65F5" w:rsidRPr="005E0B71">
        <w:rPr>
          <w:rFonts w:ascii="Times New Roman" w:hAnsi="Times New Roman" w:cs="Times New Roman"/>
        </w:rPr>
        <w:t>management recommendations</w:t>
      </w:r>
      <w:r w:rsidR="003A41F0">
        <w:rPr>
          <w:rFonts w:ascii="Times New Roman" w:hAnsi="Times New Roman" w:cs="Times New Roman"/>
        </w:rPr>
        <w:t>.</w:t>
      </w:r>
      <w:r w:rsidR="00ED65F5" w:rsidRPr="005E0B71">
        <w:rPr>
          <w:rFonts w:ascii="Times New Roman" w:hAnsi="Times New Roman" w:cs="Times New Roman"/>
        </w:rPr>
        <w:t xml:space="preserve"> </w:t>
      </w:r>
      <w:r w:rsidR="003A41F0">
        <w:rPr>
          <w:rFonts w:ascii="Times New Roman" w:hAnsi="Times New Roman" w:cs="Times New Roman"/>
        </w:rPr>
        <w:t>Commonly, the data, “assessment model” and decision rule that constitute the MP</w:t>
      </w:r>
      <w:r w:rsidR="003A41F0" w:rsidRPr="005E0B71">
        <w:rPr>
          <w:rFonts w:ascii="Times New Roman" w:hAnsi="Times New Roman" w:cs="Times New Roman"/>
        </w:rPr>
        <w:t xml:space="preserve"> </w:t>
      </w:r>
      <w:r w:rsidR="00ED65F5" w:rsidRPr="005E0B71">
        <w:rPr>
          <w:rFonts w:ascii="Times New Roman" w:hAnsi="Times New Roman" w:cs="Times New Roman"/>
        </w:rPr>
        <w:t>are functionally much simpler than</w:t>
      </w:r>
      <w:r w:rsidRPr="005E0B71">
        <w:rPr>
          <w:rFonts w:ascii="Times New Roman" w:hAnsi="Times New Roman" w:cs="Times New Roman"/>
        </w:rPr>
        <w:t xml:space="preserve"> a conventional stock assessment</w:t>
      </w:r>
      <w:r w:rsidR="00FE12EF" w:rsidRPr="005E0B71">
        <w:rPr>
          <w:rFonts w:ascii="Times New Roman" w:hAnsi="Times New Roman" w:cs="Times New Roman"/>
        </w:rPr>
        <w:t xml:space="preserve">. </w:t>
      </w:r>
      <w:r w:rsidR="003A41F0">
        <w:rPr>
          <w:rFonts w:ascii="Times New Roman" w:hAnsi="Times New Roman" w:cs="Times New Roman"/>
        </w:rPr>
        <w:t>For example, MPs</w:t>
      </w:r>
      <w:r w:rsidR="00FE12EF" w:rsidRPr="005E0B71">
        <w:rPr>
          <w:rFonts w:ascii="Times New Roman" w:hAnsi="Times New Roman" w:cs="Times New Roman"/>
        </w:rPr>
        <w:t xml:space="preserve"> </w:t>
      </w:r>
      <w:r w:rsidR="00F15B8C">
        <w:rPr>
          <w:rFonts w:ascii="Times New Roman" w:hAnsi="Times New Roman" w:cs="Times New Roman"/>
        </w:rPr>
        <w:t>often rely primarily</w:t>
      </w:r>
      <w:r w:rsidR="00FE12EF" w:rsidRPr="005E0B71">
        <w:rPr>
          <w:rFonts w:ascii="Times New Roman" w:hAnsi="Times New Roman" w:cs="Times New Roman"/>
        </w:rPr>
        <w:t xml:space="preserve"> on recent information regardin</w:t>
      </w:r>
      <w:r w:rsidR="00925EE9">
        <w:rPr>
          <w:rFonts w:ascii="Times New Roman" w:hAnsi="Times New Roman" w:cs="Times New Roman"/>
        </w:rPr>
        <w:t>g trends in abundance and catch data</w:t>
      </w:r>
      <w:r w:rsidR="003A41F0">
        <w:rPr>
          <w:rFonts w:ascii="Times New Roman" w:hAnsi="Times New Roman" w:cs="Times New Roman"/>
        </w:rPr>
        <w:t xml:space="preserve"> (</w:t>
      </w:r>
      <w:r w:rsidR="00B20497" w:rsidRPr="00094D92">
        <w:rPr>
          <w:rFonts w:ascii="Times New Roman" w:hAnsi="Times New Roman" w:cs="Times New Roman"/>
          <w:highlight w:val="yellow"/>
        </w:rPr>
        <w:t xml:space="preserve">e.g. </w:t>
      </w:r>
      <w:r w:rsidR="001E7577" w:rsidRPr="00094D92">
        <w:rPr>
          <w:rFonts w:ascii="Times New Roman" w:hAnsi="Times New Roman" w:cs="Times New Roman"/>
          <w:highlight w:val="yellow"/>
        </w:rPr>
        <w:t>Punt and Donovan 2007</w:t>
      </w:r>
      <w:r w:rsidR="00C25A84" w:rsidRPr="00094D92">
        <w:rPr>
          <w:rStyle w:val="CommentReference"/>
          <w:highlight w:val="yellow"/>
        </w:rPr>
        <w:commentReference w:id="6"/>
      </w:r>
      <w:r w:rsidR="003A41F0">
        <w:rPr>
          <w:rFonts w:ascii="Times New Roman" w:hAnsi="Times New Roman" w:cs="Times New Roman"/>
        </w:rPr>
        <w:t>)</w:t>
      </w:r>
      <w:r w:rsidR="00FE12EF" w:rsidRPr="005E0B71">
        <w:rPr>
          <w:rFonts w:ascii="Times New Roman" w:hAnsi="Times New Roman" w:cs="Times New Roman"/>
        </w:rPr>
        <w:t>.</w:t>
      </w:r>
      <w:r w:rsidRPr="005E0B71">
        <w:rPr>
          <w:rFonts w:ascii="Times New Roman" w:hAnsi="Times New Roman" w:cs="Times New Roman"/>
        </w:rPr>
        <w:t xml:space="preserve"> Instead of using stock assessment as the primary source of management advi</w:t>
      </w:r>
      <w:r w:rsidR="00ED65F5" w:rsidRPr="005E0B71">
        <w:rPr>
          <w:rFonts w:ascii="Times New Roman" w:hAnsi="Times New Roman" w:cs="Times New Roman"/>
        </w:rPr>
        <w:t xml:space="preserve">ce, the </w:t>
      </w:r>
      <w:r w:rsidR="003A41F0">
        <w:rPr>
          <w:rFonts w:ascii="Times New Roman" w:hAnsi="Times New Roman" w:cs="Times New Roman"/>
        </w:rPr>
        <w:t>MP/HS</w:t>
      </w:r>
      <w:r w:rsidR="003A41F0" w:rsidRPr="005E0B71">
        <w:rPr>
          <w:rFonts w:ascii="Times New Roman" w:hAnsi="Times New Roman" w:cs="Times New Roman"/>
        </w:rPr>
        <w:t xml:space="preserve"> </w:t>
      </w:r>
      <w:r w:rsidR="00ED65F5" w:rsidRPr="005E0B71">
        <w:rPr>
          <w:rFonts w:ascii="Times New Roman" w:hAnsi="Times New Roman" w:cs="Times New Roman"/>
        </w:rPr>
        <w:t xml:space="preserve">approach </w:t>
      </w:r>
      <w:r w:rsidRPr="005E0B71">
        <w:rPr>
          <w:rFonts w:ascii="Times New Roman" w:hAnsi="Times New Roman" w:cs="Times New Roman"/>
        </w:rPr>
        <w:t>make</w:t>
      </w:r>
      <w:r w:rsidR="00925EE9">
        <w:rPr>
          <w:rFonts w:ascii="Times New Roman" w:hAnsi="Times New Roman" w:cs="Times New Roman"/>
        </w:rPr>
        <w:t>s</w:t>
      </w:r>
      <w:r w:rsidRPr="005E0B71">
        <w:rPr>
          <w:rFonts w:ascii="Times New Roman" w:hAnsi="Times New Roman" w:cs="Times New Roman"/>
        </w:rPr>
        <w:t xml:space="preserve"> rout</w:t>
      </w:r>
      <w:r w:rsidR="00ED65F5" w:rsidRPr="005E0B71">
        <w:rPr>
          <w:rFonts w:ascii="Times New Roman" w:hAnsi="Times New Roman" w:cs="Times New Roman"/>
        </w:rPr>
        <w:t xml:space="preserve">ine management decisions </w:t>
      </w:r>
      <w:r w:rsidR="00925EE9">
        <w:rPr>
          <w:rFonts w:ascii="Times New Roman" w:hAnsi="Times New Roman" w:cs="Times New Roman"/>
        </w:rPr>
        <w:t xml:space="preserve">using MPs </w:t>
      </w:r>
      <w:r w:rsidR="00ED65F5" w:rsidRPr="005E0B71">
        <w:rPr>
          <w:rFonts w:ascii="Times New Roman" w:hAnsi="Times New Roman" w:cs="Times New Roman"/>
        </w:rPr>
        <w:t xml:space="preserve">while </w:t>
      </w:r>
      <w:r w:rsidR="00925EE9">
        <w:rPr>
          <w:rFonts w:ascii="Times New Roman" w:hAnsi="Times New Roman" w:cs="Times New Roman"/>
        </w:rPr>
        <w:t xml:space="preserve">the </w:t>
      </w:r>
      <w:r w:rsidRPr="005E0B71">
        <w:rPr>
          <w:rFonts w:ascii="Times New Roman" w:hAnsi="Times New Roman" w:cs="Times New Roman"/>
        </w:rPr>
        <w:t>ope</w:t>
      </w:r>
      <w:r w:rsidR="00ED65F5" w:rsidRPr="005E0B71">
        <w:rPr>
          <w:rFonts w:ascii="Times New Roman" w:hAnsi="Times New Roman" w:cs="Times New Roman"/>
        </w:rPr>
        <w:t>rating model is updated to accommodate new data</w:t>
      </w:r>
      <w:r w:rsidR="003A41F0">
        <w:rPr>
          <w:rFonts w:ascii="Times New Roman" w:hAnsi="Times New Roman" w:cs="Times New Roman"/>
        </w:rPr>
        <w:t xml:space="preserve"> (e.g</w:t>
      </w:r>
      <w:r w:rsidR="003A41F0" w:rsidRPr="008233F7">
        <w:rPr>
          <w:rFonts w:ascii="Times New Roman" w:hAnsi="Times New Roman" w:cs="Times New Roman"/>
          <w:highlight w:val="yellow"/>
        </w:rPr>
        <w:t xml:space="preserve">. </w:t>
      </w:r>
      <w:r w:rsidR="00137404" w:rsidRPr="008233F7">
        <w:rPr>
          <w:rFonts w:ascii="Times New Roman" w:hAnsi="Times New Roman" w:cs="Times New Roman"/>
          <w:highlight w:val="yellow"/>
        </w:rPr>
        <w:t>Hillary et al</w:t>
      </w:r>
      <w:r w:rsidR="003A41F0" w:rsidRPr="008233F7">
        <w:rPr>
          <w:rFonts w:ascii="Times New Roman" w:hAnsi="Times New Roman" w:cs="Times New Roman"/>
          <w:highlight w:val="yellow"/>
        </w:rPr>
        <w:t>. 201</w:t>
      </w:r>
      <w:r w:rsidR="00137404" w:rsidRPr="008233F7">
        <w:rPr>
          <w:rFonts w:ascii="Times New Roman" w:hAnsi="Times New Roman" w:cs="Times New Roman"/>
          <w:highlight w:val="yellow"/>
        </w:rPr>
        <w:t>5</w:t>
      </w:r>
      <w:r w:rsidR="003A41F0">
        <w:rPr>
          <w:rFonts w:ascii="Times New Roman" w:hAnsi="Times New Roman" w:cs="Times New Roman"/>
        </w:rPr>
        <w:t>)</w:t>
      </w:r>
      <w:r w:rsidR="00ED65F5" w:rsidRPr="005E0B71">
        <w:rPr>
          <w:rFonts w:ascii="Times New Roman" w:hAnsi="Times New Roman" w:cs="Times New Roman"/>
        </w:rPr>
        <w:t xml:space="preserve">. </w:t>
      </w:r>
      <w:r w:rsidR="00CE4DB7">
        <w:rPr>
          <w:rFonts w:ascii="Times New Roman" w:hAnsi="Times New Roman" w:cs="Times New Roman"/>
        </w:rPr>
        <w:t>There is increasing evidence that simple MPs can perform as least as well as conventional stock assessments (</w:t>
      </w:r>
      <w:proofErr w:type="spellStart"/>
      <w:r w:rsidR="00CE4DB7">
        <w:rPr>
          <w:rFonts w:ascii="Times New Roman" w:hAnsi="Times New Roman" w:cs="Times New Roman"/>
        </w:rPr>
        <w:t>Geromont</w:t>
      </w:r>
      <w:proofErr w:type="spellEnd"/>
      <w:r w:rsidR="00CE4DB7">
        <w:rPr>
          <w:rFonts w:ascii="Times New Roman" w:hAnsi="Times New Roman" w:cs="Times New Roman"/>
        </w:rPr>
        <w:t xml:space="preserve"> and Butterworth 2014</w:t>
      </w:r>
      <w:r w:rsidR="00F15B8C">
        <w:rPr>
          <w:rFonts w:ascii="Times New Roman" w:hAnsi="Times New Roman" w:cs="Times New Roman"/>
        </w:rPr>
        <w:t>a</w:t>
      </w:r>
      <w:r w:rsidR="00CE4DB7">
        <w:rPr>
          <w:rFonts w:ascii="Times New Roman" w:hAnsi="Times New Roman" w:cs="Times New Roman"/>
        </w:rPr>
        <w:t>).</w:t>
      </w:r>
    </w:p>
    <w:p w:rsidR="00CE4DB7" w:rsidRDefault="00CE4DB7" w:rsidP="00916ED8">
      <w:pPr>
        <w:spacing w:after="0" w:line="480" w:lineRule="auto"/>
        <w:rPr>
          <w:rFonts w:ascii="Times New Roman" w:hAnsi="Times New Roman" w:cs="Times New Roman"/>
        </w:rPr>
      </w:pPr>
    </w:p>
    <w:p w:rsidR="00CE4DB7" w:rsidRDefault="00CE4DB7" w:rsidP="00CE4DB7">
      <w:pPr>
        <w:pStyle w:val="Standard"/>
        <w:spacing w:after="0" w:line="480" w:lineRule="auto"/>
      </w:pPr>
      <w:r>
        <w:rPr>
          <w:rFonts w:ascii="Times New Roman" w:hAnsi="Times New Roman" w:cs="Times New Roman"/>
        </w:rPr>
        <w:t xml:space="preserve">MSE </w:t>
      </w:r>
      <w:r w:rsidR="00CA5FFA">
        <w:rPr>
          <w:rFonts w:ascii="Times New Roman" w:hAnsi="Times New Roman" w:cs="Times New Roman"/>
        </w:rPr>
        <w:t xml:space="preserve">typically </w:t>
      </w:r>
      <w:r>
        <w:rPr>
          <w:rFonts w:ascii="Times New Roman" w:hAnsi="Times New Roman" w:cs="Times New Roman"/>
        </w:rPr>
        <w:t>add</w:t>
      </w:r>
      <w:r w:rsidR="00CA5FFA">
        <w:rPr>
          <w:rFonts w:ascii="Times New Roman" w:hAnsi="Times New Roman" w:cs="Times New Roman"/>
        </w:rPr>
        <w:t>s</w:t>
      </w:r>
      <w:r>
        <w:rPr>
          <w:rFonts w:ascii="Times New Roman" w:hAnsi="Times New Roman" w:cs="Times New Roman"/>
        </w:rPr>
        <w:t xml:space="preserve"> stability to the management decision proces</w:t>
      </w:r>
      <w:r w:rsidR="00673B10">
        <w:rPr>
          <w:rFonts w:ascii="Times New Roman" w:hAnsi="Times New Roman" w:cs="Times New Roman"/>
        </w:rPr>
        <w:t xml:space="preserve">s </w:t>
      </w:r>
      <w:r w:rsidR="00CA5FFA">
        <w:rPr>
          <w:rFonts w:ascii="Times New Roman" w:hAnsi="Times New Roman" w:cs="Times New Roman"/>
        </w:rPr>
        <w:t>by</w:t>
      </w:r>
      <w:r w:rsidR="00F125AF">
        <w:rPr>
          <w:rFonts w:ascii="Times New Roman" w:hAnsi="Times New Roman" w:cs="Times New Roman"/>
        </w:rPr>
        <w:t xml:space="preserve"> </w:t>
      </w:r>
      <w:r w:rsidR="00233780">
        <w:rPr>
          <w:rFonts w:ascii="Times New Roman" w:hAnsi="Times New Roman" w:cs="Times New Roman"/>
        </w:rPr>
        <w:t>first</w:t>
      </w:r>
      <w:r w:rsidR="00CA5FFA">
        <w:rPr>
          <w:rFonts w:ascii="Times New Roman" w:hAnsi="Times New Roman" w:cs="Times New Roman"/>
        </w:rPr>
        <w:t xml:space="preserve"> identifying realistic management objectives through stakeholder participation</w:t>
      </w:r>
      <w:r w:rsidR="00D407D4">
        <w:rPr>
          <w:rFonts w:ascii="Times New Roman" w:hAnsi="Times New Roman" w:cs="Times New Roman"/>
        </w:rPr>
        <w:t>,</w:t>
      </w:r>
      <w:r w:rsidR="00CA5FFA">
        <w:rPr>
          <w:rFonts w:ascii="Times New Roman" w:hAnsi="Times New Roman" w:cs="Times New Roman"/>
        </w:rPr>
        <w:t xml:space="preserve"> </w:t>
      </w:r>
      <w:r w:rsidR="00233780">
        <w:rPr>
          <w:rFonts w:ascii="Times New Roman" w:hAnsi="Times New Roman" w:cs="Times New Roman"/>
        </w:rPr>
        <w:t xml:space="preserve">followed by a thorough evaluation of trade-offs </w:t>
      </w:r>
      <w:r w:rsidR="00F125AF">
        <w:rPr>
          <w:rFonts w:ascii="Times New Roman" w:hAnsi="Times New Roman" w:cs="Times New Roman"/>
        </w:rPr>
        <w:t>arising</w:t>
      </w:r>
      <w:r w:rsidR="00233780">
        <w:rPr>
          <w:rFonts w:ascii="Times New Roman" w:hAnsi="Times New Roman" w:cs="Times New Roman"/>
        </w:rPr>
        <w:t xml:space="preserve"> under alternative </w:t>
      </w:r>
      <w:r w:rsidR="003A41F0">
        <w:rPr>
          <w:rFonts w:ascii="Times New Roman" w:hAnsi="Times New Roman" w:cs="Times New Roman"/>
        </w:rPr>
        <w:t>MPs</w:t>
      </w:r>
      <w:r w:rsidR="00F125AF">
        <w:rPr>
          <w:rFonts w:ascii="Times New Roman" w:hAnsi="Times New Roman" w:cs="Times New Roman"/>
        </w:rPr>
        <w:t>,</w:t>
      </w:r>
      <w:r w:rsidR="00233780">
        <w:rPr>
          <w:rFonts w:ascii="Times New Roman" w:hAnsi="Times New Roman" w:cs="Times New Roman"/>
        </w:rPr>
        <w:t xml:space="preserve"> when accounting for </w:t>
      </w:r>
      <w:r w:rsidR="00F125AF">
        <w:rPr>
          <w:rFonts w:ascii="Times New Roman" w:hAnsi="Times New Roman" w:cs="Times New Roman"/>
        </w:rPr>
        <w:t>a diverse range of plausible past and future scenarios and</w:t>
      </w:r>
      <w:r w:rsidR="00233780">
        <w:rPr>
          <w:rFonts w:ascii="Times New Roman" w:hAnsi="Times New Roman" w:cs="Times New Roman"/>
        </w:rPr>
        <w:t xml:space="preserve"> sources of </w:t>
      </w:r>
      <w:r w:rsidR="00233780">
        <w:rPr>
          <w:rFonts w:ascii="Times New Roman" w:hAnsi="Times New Roman" w:cs="Times New Roman"/>
        </w:rPr>
        <w:lastRenderedPageBreak/>
        <w:t>uncertainty</w:t>
      </w:r>
      <w:r w:rsidR="00673B10">
        <w:rPr>
          <w:rFonts w:ascii="Times New Roman" w:hAnsi="Times New Roman" w:cs="Times New Roman"/>
        </w:rPr>
        <w:t xml:space="preserve"> </w:t>
      </w:r>
      <w:r>
        <w:rPr>
          <w:rFonts w:ascii="Times New Roman" w:hAnsi="Times New Roman" w:cs="Times New Roman"/>
        </w:rPr>
        <w:t>(e.g.</w:t>
      </w:r>
      <w:ins w:id="7" w:author="TomFast" w:date="2015-01-12T09:26:00Z">
        <w:r w:rsidR="00C25A84">
          <w:rPr>
            <w:rFonts w:ascii="Times New Roman" w:hAnsi="Times New Roman" w:cs="Times New Roman"/>
          </w:rPr>
          <w:t xml:space="preserve"> </w:t>
        </w:r>
      </w:ins>
      <w:proofErr w:type="spellStart"/>
      <w:r>
        <w:rPr>
          <w:rFonts w:ascii="Times New Roman" w:hAnsi="Times New Roman" w:cs="Times New Roman"/>
        </w:rPr>
        <w:t>Rockmann</w:t>
      </w:r>
      <w:proofErr w:type="spellEnd"/>
      <w:r>
        <w:rPr>
          <w:rFonts w:ascii="Times New Roman" w:hAnsi="Times New Roman" w:cs="Times New Roman"/>
        </w:rPr>
        <w:t xml:space="preserve"> et al. 2012). MSE can also be used to guide the scientific process by identifying where the reduction of scientific uncertainty will improve</w:t>
      </w:r>
      <w:r w:rsidR="000B5EB5">
        <w:rPr>
          <w:rFonts w:ascii="Times New Roman" w:hAnsi="Times New Roman" w:cs="Times New Roman"/>
        </w:rPr>
        <w:t>, or not,</w:t>
      </w:r>
      <w:r>
        <w:rPr>
          <w:rFonts w:ascii="Times New Roman" w:hAnsi="Times New Roman" w:cs="Times New Roman"/>
        </w:rPr>
        <w:t xml:space="preserve"> </w:t>
      </w:r>
      <w:r w:rsidR="00CA5FFA">
        <w:rPr>
          <w:rFonts w:ascii="Times New Roman" w:hAnsi="Times New Roman" w:cs="Times New Roman"/>
        </w:rPr>
        <w:t xml:space="preserve">performance in achieving </w:t>
      </w:r>
      <w:r>
        <w:rPr>
          <w:rFonts w:ascii="Times New Roman" w:hAnsi="Times New Roman" w:cs="Times New Roman"/>
        </w:rPr>
        <w:t>management</w:t>
      </w:r>
      <w:r w:rsidR="00CE1C0B">
        <w:rPr>
          <w:rFonts w:ascii="Times New Roman" w:hAnsi="Times New Roman" w:cs="Times New Roman"/>
        </w:rPr>
        <w:t xml:space="preserve"> </w:t>
      </w:r>
      <w:r w:rsidR="00CA5FFA">
        <w:rPr>
          <w:rFonts w:ascii="Times New Roman" w:hAnsi="Times New Roman" w:cs="Times New Roman"/>
        </w:rPr>
        <w:t xml:space="preserve">objectives </w:t>
      </w:r>
      <w:r>
        <w:rPr>
          <w:rFonts w:ascii="Times New Roman" w:hAnsi="Times New Roman" w:cs="Times New Roman"/>
        </w:rPr>
        <w:t>and so help to ensure that expenditure is prioritised to provide the best research, monitoring and enforcement (</w:t>
      </w:r>
      <w:proofErr w:type="spellStart"/>
      <w:r>
        <w:rPr>
          <w:rFonts w:ascii="Times New Roman" w:hAnsi="Times New Roman" w:cs="Times New Roman"/>
        </w:rPr>
        <w:t>Fromentin</w:t>
      </w:r>
      <w:proofErr w:type="spellEnd"/>
      <w:r>
        <w:rPr>
          <w:rFonts w:ascii="Times New Roman" w:hAnsi="Times New Roman" w:cs="Times New Roman"/>
        </w:rPr>
        <w:t xml:space="preserve"> et al. 2014).  </w:t>
      </w:r>
    </w:p>
    <w:p w:rsidR="005E0B71" w:rsidRPr="005E0B71" w:rsidRDefault="005E0B71" w:rsidP="00916ED8">
      <w:pPr>
        <w:spacing w:after="0" w:line="480" w:lineRule="auto"/>
        <w:rPr>
          <w:rFonts w:ascii="Times New Roman" w:hAnsi="Times New Roman" w:cs="Times New Roman"/>
        </w:rPr>
      </w:pPr>
    </w:p>
    <w:p w:rsidR="00916ED8" w:rsidRPr="005E0B71" w:rsidRDefault="00916ED8" w:rsidP="00916ED8">
      <w:pPr>
        <w:spacing w:after="0" w:line="480" w:lineRule="auto"/>
        <w:rPr>
          <w:rFonts w:ascii="Times New Roman" w:hAnsi="Times New Roman" w:cs="Times New Roman"/>
        </w:rPr>
      </w:pPr>
    </w:p>
    <w:p w:rsidR="00C5179B" w:rsidRPr="005E0B71" w:rsidRDefault="00994F38" w:rsidP="00916ED8">
      <w:pPr>
        <w:spacing w:after="0" w:line="480" w:lineRule="auto"/>
        <w:rPr>
          <w:rFonts w:ascii="Times New Roman" w:hAnsi="Times New Roman" w:cs="Times New Roman"/>
        </w:rPr>
      </w:pPr>
      <w:r w:rsidRPr="005E0B71">
        <w:rPr>
          <w:rFonts w:ascii="Times New Roman" w:hAnsi="Times New Roman" w:cs="Times New Roman"/>
        </w:rPr>
        <w:t xml:space="preserve">In most cases MPs have been developed in </w:t>
      </w:r>
      <w:r w:rsidR="002079F8">
        <w:rPr>
          <w:rFonts w:ascii="Times New Roman" w:hAnsi="Times New Roman" w:cs="Times New Roman"/>
        </w:rPr>
        <w:t>management</w:t>
      </w:r>
      <w:r w:rsidRPr="005E0B71">
        <w:rPr>
          <w:rFonts w:ascii="Times New Roman" w:hAnsi="Times New Roman" w:cs="Times New Roman"/>
        </w:rPr>
        <w:t xml:space="preserve"> settings where data </w:t>
      </w:r>
      <w:r w:rsidR="00F125AF">
        <w:rPr>
          <w:rFonts w:ascii="Times New Roman" w:hAnsi="Times New Roman" w:cs="Times New Roman"/>
        </w:rPr>
        <w:t>would generally be deemed to be</w:t>
      </w:r>
      <w:r w:rsidR="00F125AF" w:rsidRPr="005E0B71">
        <w:rPr>
          <w:rFonts w:ascii="Times New Roman" w:hAnsi="Times New Roman" w:cs="Times New Roman"/>
        </w:rPr>
        <w:t xml:space="preserve"> </w:t>
      </w:r>
      <w:r w:rsidRPr="005E0B71">
        <w:rPr>
          <w:rFonts w:ascii="Times New Roman" w:hAnsi="Times New Roman" w:cs="Times New Roman"/>
        </w:rPr>
        <w:t xml:space="preserve">sufficiently informative to support </w:t>
      </w:r>
      <w:r w:rsidR="00925EE9">
        <w:rPr>
          <w:rFonts w:ascii="Times New Roman" w:hAnsi="Times New Roman" w:cs="Times New Roman"/>
        </w:rPr>
        <w:t>conventional</w:t>
      </w:r>
      <w:r w:rsidRPr="005E0B71">
        <w:rPr>
          <w:rFonts w:ascii="Times New Roman" w:hAnsi="Times New Roman" w:cs="Times New Roman"/>
        </w:rPr>
        <w:t xml:space="preserve"> stock assessments</w:t>
      </w:r>
      <w:r w:rsidR="00CC46B4">
        <w:rPr>
          <w:rFonts w:ascii="Times New Roman" w:hAnsi="Times New Roman" w:cs="Times New Roman"/>
        </w:rPr>
        <w:t xml:space="preserve"> (e.g. </w:t>
      </w:r>
      <w:r w:rsidR="00F202C9">
        <w:rPr>
          <w:rFonts w:ascii="Times New Roman" w:hAnsi="Times New Roman" w:cs="Times New Roman"/>
        </w:rPr>
        <w:t xml:space="preserve">the </w:t>
      </w:r>
      <w:r w:rsidR="002079F8">
        <w:rPr>
          <w:rFonts w:ascii="Times New Roman" w:hAnsi="Times New Roman" w:cs="Times New Roman"/>
        </w:rPr>
        <w:t xml:space="preserve">Commission for the Conservation of Southern Bluefin Tuna, </w:t>
      </w:r>
      <w:r w:rsidR="00CC46B4">
        <w:rPr>
          <w:rFonts w:ascii="Times New Roman" w:hAnsi="Times New Roman" w:cs="Times New Roman"/>
        </w:rPr>
        <w:t xml:space="preserve">CCSBT </w:t>
      </w:r>
      <w:r w:rsidR="00E67739">
        <w:rPr>
          <w:rFonts w:ascii="Times New Roman" w:hAnsi="Times New Roman" w:cs="Times New Roman"/>
        </w:rPr>
        <w:t>2011</w:t>
      </w:r>
      <w:r w:rsidR="002079F8">
        <w:rPr>
          <w:rFonts w:ascii="Times New Roman" w:hAnsi="Times New Roman" w:cs="Times New Roman"/>
        </w:rPr>
        <w:t xml:space="preserve">; </w:t>
      </w:r>
      <w:r w:rsidR="001E7577">
        <w:rPr>
          <w:rFonts w:ascii="Times New Roman" w:hAnsi="Times New Roman" w:cs="Times New Roman"/>
        </w:rPr>
        <w:t xml:space="preserve">South African hake, </w:t>
      </w:r>
      <w:proofErr w:type="spellStart"/>
      <w:r w:rsidR="001E7577">
        <w:rPr>
          <w:rFonts w:ascii="Times New Roman" w:hAnsi="Times New Roman" w:cs="Times New Roman"/>
        </w:rPr>
        <w:t>Rademeyer</w:t>
      </w:r>
      <w:proofErr w:type="spellEnd"/>
      <w:r w:rsidR="001E7577">
        <w:rPr>
          <w:rFonts w:ascii="Times New Roman" w:hAnsi="Times New Roman" w:cs="Times New Roman"/>
        </w:rPr>
        <w:t xml:space="preserve"> et al. 2008</w:t>
      </w:r>
      <w:r w:rsidR="00CC46B4">
        <w:rPr>
          <w:rFonts w:ascii="Times New Roman" w:hAnsi="Times New Roman" w:cs="Times New Roman"/>
        </w:rPr>
        <w:t>)</w:t>
      </w:r>
      <w:r w:rsidRPr="005E0B71">
        <w:rPr>
          <w:rFonts w:ascii="Times New Roman" w:hAnsi="Times New Roman" w:cs="Times New Roman"/>
        </w:rPr>
        <w:t xml:space="preserve">. </w:t>
      </w:r>
      <w:r w:rsidR="00D125E0" w:rsidRPr="005E0B71">
        <w:rPr>
          <w:rFonts w:ascii="Times New Roman" w:hAnsi="Times New Roman" w:cs="Times New Roman"/>
        </w:rPr>
        <w:t>Recently</w:t>
      </w:r>
      <w:r w:rsidR="00C5179B" w:rsidRPr="005E0B71">
        <w:rPr>
          <w:rFonts w:ascii="Times New Roman" w:hAnsi="Times New Roman" w:cs="Times New Roman"/>
        </w:rPr>
        <w:t xml:space="preserve"> </w:t>
      </w:r>
      <w:r w:rsidRPr="005E0B71">
        <w:rPr>
          <w:rFonts w:ascii="Times New Roman" w:hAnsi="Times New Roman" w:cs="Times New Roman"/>
        </w:rPr>
        <w:t xml:space="preserve">however </w:t>
      </w:r>
      <w:r w:rsidR="00C5179B" w:rsidRPr="005E0B71">
        <w:rPr>
          <w:rFonts w:ascii="Times New Roman" w:hAnsi="Times New Roman" w:cs="Times New Roman"/>
        </w:rPr>
        <w:t>there has been an increasing interest in quantitative methods to support management decision making in data-limited fisheries</w:t>
      </w:r>
      <w:r w:rsidR="002505A2">
        <w:rPr>
          <w:rStyle w:val="FootnoteReference"/>
          <w:rFonts w:ascii="Times New Roman" w:hAnsi="Times New Roman" w:cs="Times New Roman"/>
        </w:rPr>
        <w:footnoteReference w:id="1"/>
      </w:r>
      <w:r w:rsidR="00C5179B" w:rsidRPr="005E0B71">
        <w:rPr>
          <w:rFonts w:ascii="Times New Roman" w:hAnsi="Times New Roman" w:cs="Times New Roman"/>
        </w:rPr>
        <w:t xml:space="preserve">. Approaches such as </w:t>
      </w:r>
      <w:r w:rsidR="00FB21DD" w:rsidRPr="005E0B71">
        <w:rPr>
          <w:rFonts w:ascii="Times New Roman" w:hAnsi="Times New Roman" w:cs="Times New Roman"/>
        </w:rPr>
        <w:t>Depletion-Corrected Average Catch (</w:t>
      </w:r>
      <w:r w:rsidR="00C5179B" w:rsidRPr="005E0B71">
        <w:rPr>
          <w:rFonts w:ascii="Times New Roman" w:hAnsi="Times New Roman" w:cs="Times New Roman"/>
        </w:rPr>
        <w:t>DCAC</w:t>
      </w:r>
      <w:r w:rsidR="00FB21DD" w:rsidRPr="005E0B71">
        <w:rPr>
          <w:rFonts w:ascii="Times New Roman" w:hAnsi="Times New Roman" w:cs="Times New Roman"/>
        </w:rPr>
        <w:t>, MacCall 2010)</w:t>
      </w:r>
      <w:r w:rsidR="00C5179B" w:rsidRPr="005E0B71">
        <w:rPr>
          <w:rFonts w:ascii="Times New Roman" w:hAnsi="Times New Roman" w:cs="Times New Roman"/>
        </w:rPr>
        <w:t xml:space="preserve">, </w:t>
      </w:r>
      <w:r w:rsidR="00FB21DD" w:rsidRPr="005E0B71">
        <w:rPr>
          <w:rFonts w:ascii="Times New Roman" w:hAnsi="Times New Roman" w:cs="Times New Roman"/>
        </w:rPr>
        <w:t>Depletion-Based Stock Reduction Analysis (</w:t>
      </w:r>
      <w:r w:rsidR="00C5179B" w:rsidRPr="005E0B71">
        <w:rPr>
          <w:rFonts w:ascii="Times New Roman" w:hAnsi="Times New Roman" w:cs="Times New Roman"/>
        </w:rPr>
        <w:t>DB</w:t>
      </w:r>
      <w:r w:rsidR="00C55C17">
        <w:rPr>
          <w:rFonts w:ascii="Times New Roman" w:hAnsi="Times New Roman" w:cs="Times New Roman"/>
        </w:rPr>
        <w:t>-</w:t>
      </w:r>
      <w:r w:rsidR="00C5179B" w:rsidRPr="005E0B71">
        <w:rPr>
          <w:rFonts w:ascii="Times New Roman" w:hAnsi="Times New Roman" w:cs="Times New Roman"/>
        </w:rPr>
        <w:t>SRA</w:t>
      </w:r>
      <w:r w:rsidR="00FB21DD" w:rsidRPr="005E0B71">
        <w:rPr>
          <w:rFonts w:ascii="Times New Roman" w:hAnsi="Times New Roman" w:cs="Times New Roman"/>
        </w:rPr>
        <w:t>, Dick and MacCall 2011)</w:t>
      </w:r>
      <w:r w:rsidR="00925EE9">
        <w:rPr>
          <w:rFonts w:ascii="Times New Roman" w:hAnsi="Times New Roman" w:cs="Times New Roman"/>
        </w:rPr>
        <w:t xml:space="preserve"> and</w:t>
      </w:r>
      <w:r w:rsidR="00C5179B" w:rsidRPr="005E0B71">
        <w:rPr>
          <w:rFonts w:ascii="Times New Roman" w:hAnsi="Times New Roman" w:cs="Times New Roman"/>
        </w:rPr>
        <w:t xml:space="preserve"> fishing at a fixed fraction of </w:t>
      </w:r>
      <w:r w:rsidR="00CB4326" w:rsidRPr="005E0B71">
        <w:rPr>
          <w:rFonts w:ascii="Times New Roman" w:hAnsi="Times New Roman" w:cs="Times New Roman"/>
        </w:rPr>
        <w:t>natural mortality rate</w:t>
      </w:r>
      <w:r w:rsidR="00FB21DD" w:rsidRPr="005E0B71">
        <w:rPr>
          <w:rFonts w:ascii="Times New Roman" w:hAnsi="Times New Roman" w:cs="Times New Roman"/>
        </w:rPr>
        <w:t xml:space="preserve"> (Martell and Walters, </w:t>
      </w:r>
      <w:r w:rsidR="0069545C">
        <w:rPr>
          <w:rFonts w:ascii="Times New Roman" w:hAnsi="Times New Roman" w:cs="Times New Roman"/>
        </w:rPr>
        <w:t>2002</w:t>
      </w:r>
      <w:r w:rsidR="00FB21DD" w:rsidRPr="005E0B71">
        <w:rPr>
          <w:rFonts w:ascii="Times New Roman" w:hAnsi="Times New Roman" w:cs="Times New Roman"/>
        </w:rPr>
        <w:t>)</w:t>
      </w:r>
      <w:r w:rsidR="007B535B">
        <w:rPr>
          <w:rFonts w:ascii="Times New Roman" w:hAnsi="Times New Roman" w:cs="Times New Roman"/>
        </w:rPr>
        <w:t xml:space="preserve"> </w:t>
      </w:r>
      <w:r w:rsidR="00C5179B" w:rsidRPr="005E0B71">
        <w:rPr>
          <w:rFonts w:ascii="Times New Roman" w:hAnsi="Times New Roman" w:cs="Times New Roman"/>
        </w:rPr>
        <w:t xml:space="preserve">are </w:t>
      </w:r>
      <w:r w:rsidR="00CB4326" w:rsidRPr="005E0B71">
        <w:rPr>
          <w:rFonts w:ascii="Times New Roman" w:hAnsi="Times New Roman" w:cs="Times New Roman"/>
        </w:rPr>
        <w:t xml:space="preserve">currently </w:t>
      </w:r>
      <w:r w:rsidR="00C5179B" w:rsidRPr="005E0B71">
        <w:rPr>
          <w:rFonts w:ascii="Times New Roman" w:hAnsi="Times New Roman" w:cs="Times New Roman"/>
        </w:rPr>
        <w:t>used in managing data-limited fisheries and have be</w:t>
      </w:r>
      <w:r w:rsidR="00313232">
        <w:rPr>
          <w:rFonts w:ascii="Times New Roman" w:hAnsi="Times New Roman" w:cs="Times New Roman"/>
        </w:rPr>
        <w:t>en</w:t>
      </w:r>
      <w:r w:rsidR="00C5179B" w:rsidRPr="005E0B71">
        <w:rPr>
          <w:rFonts w:ascii="Times New Roman" w:hAnsi="Times New Roman" w:cs="Times New Roman"/>
        </w:rPr>
        <w:t xml:space="preserve"> subject to simulation testing</w:t>
      </w:r>
      <w:r w:rsidR="00164431" w:rsidRPr="005E0B71">
        <w:rPr>
          <w:rFonts w:ascii="Times New Roman" w:hAnsi="Times New Roman" w:cs="Times New Roman"/>
        </w:rPr>
        <w:t xml:space="preserve"> (Carruthers et al</w:t>
      </w:r>
      <w:r w:rsidR="00FB21DD" w:rsidRPr="005E0B71">
        <w:rPr>
          <w:rFonts w:ascii="Times New Roman" w:hAnsi="Times New Roman" w:cs="Times New Roman"/>
        </w:rPr>
        <w:t>.</w:t>
      </w:r>
      <w:r w:rsidR="00164431" w:rsidRPr="005E0B71">
        <w:rPr>
          <w:rFonts w:ascii="Times New Roman" w:hAnsi="Times New Roman" w:cs="Times New Roman"/>
        </w:rPr>
        <w:t xml:space="preserve"> 2014)</w:t>
      </w:r>
      <w:r w:rsidR="00C5179B" w:rsidRPr="005E0B71">
        <w:rPr>
          <w:rFonts w:ascii="Times New Roman" w:hAnsi="Times New Roman" w:cs="Times New Roman"/>
        </w:rPr>
        <w:t xml:space="preserve">. </w:t>
      </w:r>
      <w:r w:rsidR="00CB4326" w:rsidRPr="005E0B71">
        <w:rPr>
          <w:rFonts w:ascii="Times New Roman" w:hAnsi="Times New Roman" w:cs="Times New Roman"/>
        </w:rPr>
        <w:t>Many of these are closely related to s</w:t>
      </w:r>
      <w:r w:rsidR="00916ED8" w:rsidRPr="005E0B71">
        <w:rPr>
          <w:rFonts w:ascii="Times New Roman" w:hAnsi="Times New Roman" w:cs="Times New Roman"/>
        </w:rPr>
        <w:t>tock assessment</w:t>
      </w:r>
      <w:r w:rsidR="00CB4326" w:rsidRPr="005E0B71">
        <w:rPr>
          <w:rFonts w:ascii="Times New Roman" w:hAnsi="Times New Roman" w:cs="Times New Roman"/>
        </w:rPr>
        <w:t>s</w:t>
      </w:r>
      <w:r w:rsidR="0069303B" w:rsidRPr="005E0B71">
        <w:rPr>
          <w:rFonts w:ascii="Times New Roman" w:hAnsi="Times New Roman" w:cs="Times New Roman"/>
        </w:rPr>
        <w:t>;</w:t>
      </w:r>
      <w:r w:rsidR="00ED65F5" w:rsidRPr="005E0B71">
        <w:rPr>
          <w:rFonts w:ascii="Times New Roman" w:hAnsi="Times New Roman" w:cs="Times New Roman"/>
        </w:rPr>
        <w:t xml:space="preserve"> they</w:t>
      </w:r>
      <w:r w:rsidR="0069303B" w:rsidRPr="005E0B71">
        <w:rPr>
          <w:rFonts w:ascii="Times New Roman" w:hAnsi="Times New Roman" w:cs="Times New Roman"/>
        </w:rPr>
        <w:t xml:space="preserve"> are based on</w:t>
      </w:r>
      <w:r w:rsidR="00ED65F5" w:rsidRPr="005E0B71">
        <w:rPr>
          <w:rFonts w:ascii="Times New Roman" w:hAnsi="Times New Roman" w:cs="Times New Roman"/>
        </w:rPr>
        <w:t xml:space="preserve"> comparable biological models</w:t>
      </w:r>
      <w:r w:rsidR="00CB4326" w:rsidRPr="005E0B71">
        <w:rPr>
          <w:rFonts w:ascii="Times New Roman" w:hAnsi="Times New Roman" w:cs="Times New Roman"/>
        </w:rPr>
        <w:t xml:space="preserve"> and rely on many of the same assumptions (e.g. DB</w:t>
      </w:r>
      <w:ins w:id="8" w:author="Campbell Davies" w:date="2015-01-07T11:45:00Z">
        <w:r w:rsidR="000B5EB5">
          <w:rPr>
            <w:rFonts w:ascii="Times New Roman" w:hAnsi="Times New Roman" w:cs="Times New Roman"/>
          </w:rPr>
          <w:t>-</w:t>
        </w:r>
      </w:ins>
      <w:r w:rsidR="00CB4326" w:rsidRPr="005E0B71">
        <w:rPr>
          <w:rFonts w:ascii="Times New Roman" w:hAnsi="Times New Roman" w:cs="Times New Roman"/>
        </w:rPr>
        <w:t>SRA)</w:t>
      </w:r>
      <w:r w:rsidR="00916ED8" w:rsidRPr="005E0B71">
        <w:rPr>
          <w:rFonts w:ascii="Times New Roman" w:hAnsi="Times New Roman" w:cs="Times New Roman"/>
        </w:rPr>
        <w:t xml:space="preserve">. </w:t>
      </w:r>
      <w:r w:rsidR="008E2CE4">
        <w:rPr>
          <w:rFonts w:ascii="Times New Roman" w:hAnsi="Times New Roman" w:cs="Times New Roman"/>
        </w:rPr>
        <w:t>Recent</w:t>
      </w:r>
      <w:r w:rsidR="00916ED8" w:rsidRPr="005E0B71">
        <w:rPr>
          <w:rFonts w:ascii="Times New Roman" w:hAnsi="Times New Roman" w:cs="Times New Roman"/>
        </w:rPr>
        <w:t xml:space="preserve"> research has</w:t>
      </w:r>
      <w:r w:rsidR="00C5179B" w:rsidRPr="005E0B71">
        <w:rPr>
          <w:rFonts w:ascii="Times New Roman" w:hAnsi="Times New Roman" w:cs="Times New Roman"/>
        </w:rPr>
        <w:t xml:space="preserve"> sought to develop and test new data-limited MPs </w:t>
      </w:r>
      <w:r w:rsidR="00FB21DD" w:rsidRPr="005E0B71">
        <w:rPr>
          <w:rFonts w:ascii="Times New Roman" w:hAnsi="Times New Roman" w:cs="Times New Roman"/>
        </w:rPr>
        <w:t xml:space="preserve">that </w:t>
      </w:r>
      <w:r w:rsidR="00313232">
        <w:rPr>
          <w:rFonts w:ascii="Times New Roman" w:hAnsi="Times New Roman" w:cs="Times New Roman"/>
        </w:rPr>
        <w:t>require fewer assumptions about underlying population dynamics</w:t>
      </w:r>
      <w:r w:rsidR="00CB4326" w:rsidRPr="005E0B71">
        <w:rPr>
          <w:rFonts w:ascii="Times New Roman" w:hAnsi="Times New Roman" w:cs="Times New Roman"/>
        </w:rPr>
        <w:t xml:space="preserve"> and make management recommendations </w:t>
      </w:r>
      <w:r w:rsidR="00C55C17">
        <w:rPr>
          <w:rFonts w:ascii="Times New Roman" w:hAnsi="Times New Roman" w:cs="Times New Roman"/>
        </w:rPr>
        <w:t>using</w:t>
      </w:r>
      <w:r w:rsidR="00CB4326" w:rsidRPr="005E0B71">
        <w:rPr>
          <w:rFonts w:ascii="Times New Roman" w:hAnsi="Times New Roman" w:cs="Times New Roman"/>
        </w:rPr>
        <w:t xml:space="preserve"> only</w:t>
      </w:r>
      <w:r w:rsidR="00FB21DD" w:rsidRPr="005E0B71">
        <w:rPr>
          <w:rFonts w:ascii="Times New Roman" w:hAnsi="Times New Roman" w:cs="Times New Roman"/>
        </w:rPr>
        <w:t xml:space="preserve"> </w:t>
      </w:r>
      <w:r w:rsidR="00232218" w:rsidRPr="005E0B71">
        <w:rPr>
          <w:rFonts w:ascii="Times New Roman" w:hAnsi="Times New Roman" w:cs="Times New Roman"/>
        </w:rPr>
        <w:t xml:space="preserve">recent </w:t>
      </w:r>
      <w:r w:rsidR="00CC46B4">
        <w:rPr>
          <w:rFonts w:ascii="Times New Roman" w:hAnsi="Times New Roman" w:cs="Times New Roman"/>
        </w:rPr>
        <w:t xml:space="preserve">time-series data such as catches and </w:t>
      </w:r>
      <w:r w:rsidR="00C55C17">
        <w:rPr>
          <w:rFonts w:ascii="Times New Roman" w:hAnsi="Times New Roman" w:cs="Times New Roman"/>
        </w:rPr>
        <w:t>catch per unit effort</w:t>
      </w:r>
      <w:r w:rsidR="00CC46B4">
        <w:rPr>
          <w:rFonts w:ascii="Times New Roman" w:hAnsi="Times New Roman" w:cs="Times New Roman"/>
        </w:rPr>
        <w:t xml:space="preserve"> data</w:t>
      </w:r>
      <w:r w:rsidR="00FB21DD" w:rsidRPr="005E0B71">
        <w:rPr>
          <w:rFonts w:ascii="Times New Roman" w:hAnsi="Times New Roman" w:cs="Times New Roman"/>
        </w:rPr>
        <w:t xml:space="preserve"> </w:t>
      </w:r>
      <w:r w:rsidR="00C5179B" w:rsidRPr="005E0B71">
        <w:rPr>
          <w:rFonts w:ascii="Times New Roman" w:hAnsi="Times New Roman" w:cs="Times New Roman"/>
        </w:rPr>
        <w:t xml:space="preserve">(e.g. </w:t>
      </w:r>
      <w:proofErr w:type="spellStart"/>
      <w:r w:rsidR="00C5179B" w:rsidRPr="005E0B71">
        <w:rPr>
          <w:rFonts w:ascii="Times New Roman" w:hAnsi="Times New Roman" w:cs="Times New Roman"/>
        </w:rPr>
        <w:t>Geromont</w:t>
      </w:r>
      <w:proofErr w:type="spellEnd"/>
      <w:r w:rsidR="00C5179B" w:rsidRPr="005E0B71">
        <w:rPr>
          <w:rFonts w:ascii="Times New Roman" w:hAnsi="Times New Roman" w:cs="Times New Roman"/>
        </w:rPr>
        <w:t xml:space="preserve"> and Butterworth </w:t>
      </w:r>
      <w:r w:rsidR="00916ED8" w:rsidRPr="005E0B71">
        <w:rPr>
          <w:rFonts w:ascii="Times New Roman" w:hAnsi="Times New Roman" w:cs="Times New Roman"/>
        </w:rPr>
        <w:t>2014</w:t>
      </w:r>
      <w:r w:rsidR="00763DC3">
        <w:rPr>
          <w:rFonts w:ascii="Times New Roman" w:hAnsi="Times New Roman" w:cs="Times New Roman"/>
        </w:rPr>
        <w:t>b</w:t>
      </w:r>
      <w:r w:rsidR="00C5179B" w:rsidRPr="005E0B71">
        <w:rPr>
          <w:rFonts w:ascii="Times New Roman" w:hAnsi="Times New Roman" w:cs="Times New Roman"/>
        </w:rPr>
        <w:t xml:space="preserve">, Maunder 2014). </w:t>
      </w:r>
    </w:p>
    <w:p w:rsidR="00916ED8" w:rsidRPr="005E0B71" w:rsidRDefault="00916ED8" w:rsidP="00916ED8">
      <w:pPr>
        <w:spacing w:after="0" w:line="480" w:lineRule="auto"/>
        <w:rPr>
          <w:rFonts w:ascii="Times New Roman" w:hAnsi="Times New Roman" w:cs="Times New Roman"/>
        </w:rPr>
      </w:pPr>
    </w:p>
    <w:p w:rsidR="00C5179B" w:rsidRPr="005E0B71" w:rsidRDefault="00232218" w:rsidP="00916ED8">
      <w:pPr>
        <w:spacing w:after="0" w:line="480" w:lineRule="auto"/>
        <w:rPr>
          <w:rFonts w:ascii="Times New Roman" w:hAnsi="Times New Roman" w:cs="Times New Roman"/>
        </w:rPr>
      </w:pPr>
      <w:r w:rsidRPr="005E0B71">
        <w:rPr>
          <w:rFonts w:ascii="Times New Roman" w:hAnsi="Times New Roman" w:cs="Times New Roman"/>
        </w:rPr>
        <w:t>In this paper we compar</w:t>
      </w:r>
      <w:r w:rsidR="00763DC3">
        <w:rPr>
          <w:rFonts w:ascii="Times New Roman" w:hAnsi="Times New Roman" w:cs="Times New Roman"/>
        </w:rPr>
        <w:t>e</w:t>
      </w:r>
      <w:r w:rsidRPr="005E0B71">
        <w:rPr>
          <w:rFonts w:ascii="Times New Roman" w:hAnsi="Times New Roman" w:cs="Times New Roman"/>
        </w:rPr>
        <w:t xml:space="preserve"> the performance of a </w:t>
      </w:r>
      <w:r w:rsidR="00313232">
        <w:rPr>
          <w:rFonts w:ascii="Times New Roman" w:hAnsi="Times New Roman" w:cs="Times New Roman"/>
        </w:rPr>
        <w:t>suite</w:t>
      </w:r>
      <w:r w:rsidRPr="005E0B71">
        <w:rPr>
          <w:rFonts w:ascii="Times New Roman" w:hAnsi="Times New Roman" w:cs="Times New Roman"/>
        </w:rPr>
        <w:t xml:space="preserve"> of candidate</w:t>
      </w:r>
      <w:r w:rsidR="008913B8" w:rsidRPr="005E0B71">
        <w:rPr>
          <w:rFonts w:ascii="Times New Roman" w:hAnsi="Times New Roman" w:cs="Times New Roman"/>
        </w:rPr>
        <w:t xml:space="preserve"> MPs that have been </w:t>
      </w:r>
      <w:r w:rsidR="00925EE9">
        <w:rPr>
          <w:rFonts w:ascii="Times New Roman" w:hAnsi="Times New Roman" w:cs="Times New Roman"/>
        </w:rPr>
        <w:t>described</w:t>
      </w:r>
      <w:r w:rsidR="008913B8" w:rsidRPr="005E0B71">
        <w:rPr>
          <w:rFonts w:ascii="Times New Roman" w:hAnsi="Times New Roman" w:cs="Times New Roman"/>
        </w:rPr>
        <w:t xml:space="preserve"> in the primary and grey literature. We also include </w:t>
      </w:r>
      <w:r w:rsidRPr="005E0B71">
        <w:rPr>
          <w:rFonts w:ascii="Times New Roman" w:hAnsi="Times New Roman" w:cs="Times New Roman"/>
        </w:rPr>
        <w:t xml:space="preserve">new approaches that operate on </w:t>
      </w:r>
      <w:r w:rsidR="008913B8" w:rsidRPr="005E0B71">
        <w:rPr>
          <w:rFonts w:ascii="Times New Roman" w:hAnsi="Times New Roman" w:cs="Times New Roman"/>
        </w:rPr>
        <w:t>alternative</w:t>
      </w:r>
      <w:r w:rsidRPr="005E0B71">
        <w:rPr>
          <w:rFonts w:ascii="Times New Roman" w:hAnsi="Times New Roman" w:cs="Times New Roman"/>
        </w:rPr>
        <w:t xml:space="preserve"> fishery information. </w:t>
      </w:r>
      <w:r w:rsidR="0069303B" w:rsidRPr="005E0B71">
        <w:rPr>
          <w:rFonts w:ascii="Times New Roman" w:hAnsi="Times New Roman" w:cs="Times New Roman"/>
        </w:rPr>
        <w:t xml:space="preserve">A number of the candidate MPs of this paper have been </w:t>
      </w:r>
      <w:r w:rsidR="000E5C9A">
        <w:rPr>
          <w:rFonts w:ascii="Times New Roman" w:hAnsi="Times New Roman" w:cs="Times New Roman"/>
        </w:rPr>
        <w:t>parameterized according</w:t>
      </w:r>
      <w:r w:rsidR="0069303B" w:rsidRPr="005E0B71">
        <w:rPr>
          <w:rFonts w:ascii="Times New Roman" w:hAnsi="Times New Roman" w:cs="Times New Roman"/>
        </w:rPr>
        <w:t xml:space="preserve"> to </w:t>
      </w:r>
      <w:r w:rsidR="00C5179B" w:rsidRPr="005E0B71">
        <w:rPr>
          <w:rFonts w:ascii="Times New Roman" w:hAnsi="Times New Roman" w:cs="Times New Roman"/>
        </w:rPr>
        <w:t xml:space="preserve">simulations </w:t>
      </w:r>
      <w:r w:rsidR="00C55C17">
        <w:rPr>
          <w:rFonts w:ascii="Times New Roman" w:hAnsi="Times New Roman" w:cs="Times New Roman"/>
        </w:rPr>
        <w:t>specific to a</w:t>
      </w:r>
      <w:r w:rsidR="000E5C9A">
        <w:rPr>
          <w:rFonts w:ascii="Times New Roman" w:hAnsi="Times New Roman" w:cs="Times New Roman"/>
        </w:rPr>
        <w:t xml:space="preserve"> </w:t>
      </w:r>
      <w:r w:rsidR="00C5179B" w:rsidRPr="005E0B71">
        <w:rPr>
          <w:rFonts w:ascii="Times New Roman" w:hAnsi="Times New Roman" w:cs="Times New Roman"/>
        </w:rPr>
        <w:t xml:space="preserve">particular </w:t>
      </w:r>
      <w:r w:rsidR="000E5C9A">
        <w:rPr>
          <w:rFonts w:ascii="Times New Roman" w:hAnsi="Times New Roman" w:cs="Times New Roman"/>
        </w:rPr>
        <w:t>management scenario.</w:t>
      </w:r>
      <w:r w:rsidR="00C5179B" w:rsidRPr="005E0B71">
        <w:rPr>
          <w:rFonts w:ascii="Times New Roman" w:hAnsi="Times New Roman" w:cs="Times New Roman"/>
        </w:rPr>
        <w:t xml:space="preserve"> We refer to these as ‘tuned’ MPs.</w:t>
      </w:r>
      <w:r w:rsidR="0069303B" w:rsidRPr="005E0B71">
        <w:rPr>
          <w:rFonts w:ascii="Times New Roman" w:hAnsi="Times New Roman" w:cs="Times New Roman"/>
        </w:rPr>
        <w:t xml:space="preserve"> </w:t>
      </w:r>
      <w:r w:rsidR="00C55C17">
        <w:rPr>
          <w:rFonts w:ascii="Times New Roman" w:hAnsi="Times New Roman" w:cs="Times New Roman"/>
        </w:rPr>
        <w:t xml:space="preserve">Examples </w:t>
      </w:r>
      <w:r w:rsidR="00164431" w:rsidRPr="005E0B71">
        <w:rPr>
          <w:rFonts w:ascii="Times New Roman" w:hAnsi="Times New Roman" w:cs="Times New Roman"/>
        </w:rPr>
        <w:t xml:space="preserve">include </w:t>
      </w:r>
      <w:r w:rsidR="00C55C17">
        <w:rPr>
          <w:rFonts w:ascii="Times New Roman" w:hAnsi="Times New Roman" w:cs="Times New Roman"/>
        </w:rPr>
        <w:t>MPs</w:t>
      </w:r>
      <w:r w:rsidR="00164431" w:rsidRPr="005E0B71">
        <w:rPr>
          <w:rFonts w:ascii="Times New Roman" w:hAnsi="Times New Roman" w:cs="Times New Roman"/>
        </w:rPr>
        <w:t xml:space="preserve"> applied in the manage</w:t>
      </w:r>
      <w:r w:rsidR="00E67739">
        <w:rPr>
          <w:rFonts w:ascii="Times New Roman" w:hAnsi="Times New Roman" w:cs="Times New Roman"/>
        </w:rPr>
        <w:t>ment of Southern Bluefin Tuna (</w:t>
      </w:r>
      <w:r w:rsidR="001E7577" w:rsidRPr="008233F7">
        <w:rPr>
          <w:rFonts w:ascii="Times New Roman" w:hAnsi="Times New Roman" w:cs="Times New Roman"/>
          <w:highlight w:val="yellow"/>
        </w:rPr>
        <w:t>Hillary et al. 2015</w:t>
      </w:r>
      <w:r w:rsidR="00164431" w:rsidRPr="005E0B71">
        <w:rPr>
          <w:rFonts w:ascii="Times New Roman" w:hAnsi="Times New Roman" w:cs="Times New Roman"/>
        </w:rPr>
        <w:t xml:space="preserve">) and the index slope and target </w:t>
      </w:r>
      <w:r w:rsidR="00C55C17">
        <w:rPr>
          <w:rFonts w:ascii="Times New Roman" w:hAnsi="Times New Roman" w:cs="Times New Roman"/>
        </w:rPr>
        <w:t>MPs</w:t>
      </w:r>
      <w:r w:rsidR="00164431" w:rsidRPr="005E0B71">
        <w:rPr>
          <w:rFonts w:ascii="Times New Roman" w:hAnsi="Times New Roman" w:cs="Times New Roman"/>
        </w:rPr>
        <w:t xml:space="preserve"> described by </w:t>
      </w:r>
      <w:proofErr w:type="spellStart"/>
      <w:r w:rsidR="00164431" w:rsidRPr="005E0B71">
        <w:rPr>
          <w:rFonts w:ascii="Times New Roman" w:hAnsi="Times New Roman" w:cs="Times New Roman"/>
        </w:rPr>
        <w:lastRenderedPageBreak/>
        <w:t>Geromont</w:t>
      </w:r>
      <w:proofErr w:type="spellEnd"/>
      <w:r w:rsidR="00164431" w:rsidRPr="005E0B71">
        <w:rPr>
          <w:rFonts w:ascii="Times New Roman" w:hAnsi="Times New Roman" w:cs="Times New Roman"/>
        </w:rPr>
        <w:t xml:space="preserve"> and Butterworth (2014</w:t>
      </w:r>
      <w:r w:rsidR="00763DC3">
        <w:rPr>
          <w:rFonts w:ascii="Times New Roman" w:hAnsi="Times New Roman" w:cs="Times New Roman"/>
        </w:rPr>
        <w:t>a</w:t>
      </w:r>
      <w:r w:rsidR="00164431" w:rsidRPr="005E0B71">
        <w:rPr>
          <w:rFonts w:ascii="Times New Roman" w:hAnsi="Times New Roman" w:cs="Times New Roman"/>
        </w:rPr>
        <w:t xml:space="preserve">). </w:t>
      </w:r>
      <w:r w:rsidR="00C55C17">
        <w:rPr>
          <w:rFonts w:ascii="Times New Roman" w:hAnsi="Times New Roman" w:cs="Times New Roman"/>
        </w:rPr>
        <w:t>We also test</w:t>
      </w:r>
      <w:r w:rsidR="0069303B" w:rsidRPr="005E0B71">
        <w:rPr>
          <w:rFonts w:ascii="Times New Roman" w:hAnsi="Times New Roman" w:cs="Times New Roman"/>
        </w:rPr>
        <w:t xml:space="preserve"> </w:t>
      </w:r>
      <w:r w:rsidR="00C55C17">
        <w:rPr>
          <w:rFonts w:ascii="Times New Roman" w:hAnsi="Times New Roman" w:cs="Times New Roman"/>
        </w:rPr>
        <w:t>‘</w:t>
      </w:r>
      <w:r w:rsidR="001E7577">
        <w:rPr>
          <w:rFonts w:ascii="Times New Roman" w:hAnsi="Times New Roman" w:cs="Times New Roman"/>
        </w:rPr>
        <w:t xml:space="preserve">generic’ </w:t>
      </w:r>
      <w:r w:rsidR="0069303B" w:rsidRPr="005E0B71">
        <w:rPr>
          <w:rFonts w:ascii="Times New Roman" w:hAnsi="Times New Roman" w:cs="Times New Roman"/>
        </w:rPr>
        <w:t>MPs</w:t>
      </w:r>
      <w:r w:rsidR="00C5179B" w:rsidRPr="005E0B71">
        <w:rPr>
          <w:rFonts w:ascii="Times New Roman" w:hAnsi="Times New Roman" w:cs="Times New Roman"/>
        </w:rPr>
        <w:t xml:space="preserve"> </w:t>
      </w:r>
      <w:r w:rsidR="00C55C17">
        <w:rPr>
          <w:rFonts w:ascii="Times New Roman" w:hAnsi="Times New Roman" w:cs="Times New Roman"/>
        </w:rPr>
        <w:t xml:space="preserve">that </w:t>
      </w:r>
      <w:r w:rsidR="00C5179B" w:rsidRPr="005E0B71">
        <w:rPr>
          <w:rFonts w:ascii="Times New Roman" w:hAnsi="Times New Roman" w:cs="Times New Roman"/>
        </w:rPr>
        <w:t xml:space="preserve">are </w:t>
      </w:r>
      <w:r w:rsidR="00C55C17">
        <w:rPr>
          <w:rFonts w:ascii="Times New Roman" w:hAnsi="Times New Roman" w:cs="Times New Roman"/>
        </w:rPr>
        <w:t xml:space="preserve">intended to operate over a wider range of scenarios by attempting </w:t>
      </w:r>
      <w:r w:rsidR="00164431" w:rsidRPr="005E0B71">
        <w:rPr>
          <w:rFonts w:ascii="Times New Roman" w:hAnsi="Times New Roman" w:cs="Times New Roman"/>
        </w:rPr>
        <w:t xml:space="preserve">account for </w:t>
      </w:r>
      <w:r w:rsidR="000E5C9A">
        <w:rPr>
          <w:rFonts w:ascii="Times New Roman" w:hAnsi="Times New Roman" w:cs="Times New Roman"/>
        </w:rPr>
        <w:t xml:space="preserve">broad information </w:t>
      </w:r>
      <w:r w:rsidR="00C55C17">
        <w:rPr>
          <w:rFonts w:ascii="Times New Roman" w:hAnsi="Times New Roman" w:cs="Times New Roman"/>
        </w:rPr>
        <w:t>about stock</w:t>
      </w:r>
      <w:r w:rsidR="000E5C9A">
        <w:rPr>
          <w:rFonts w:ascii="Times New Roman" w:hAnsi="Times New Roman" w:cs="Times New Roman"/>
        </w:rPr>
        <w:t xml:space="preserve"> life-history or </w:t>
      </w:r>
      <w:r w:rsidR="00C55C17">
        <w:rPr>
          <w:rFonts w:ascii="Times New Roman" w:hAnsi="Times New Roman" w:cs="Times New Roman"/>
        </w:rPr>
        <w:t xml:space="preserve">sustainable </w:t>
      </w:r>
      <w:r w:rsidR="000E5C9A">
        <w:rPr>
          <w:rFonts w:ascii="Times New Roman" w:hAnsi="Times New Roman" w:cs="Times New Roman"/>
        </w:rPr>
        <w:t xml:space="preserve">exploitation rate </w:t>
      </w:r>
      <w:r w:rsidR="00164431" w:rsidRPr="005E0B71">
        <w:rPr>
          <w:rFonts w:ascii="Times New Roman" w:hAnsi="Times New Roman" w:cs="Times New Roman"/>
        </w:rPr>
        <w:t xml:space="preserve">(for example fishing at a fixed fraction of </w:t>
      </w:r>
      <w:r w:rsidR="00357906">
        <w:rPr>
          <w:rFonts w:ascii="Times New Roman" w:hAnsi="Times New Roman" w:cs="Times New Roman"/>
        </w:rPr>
        <w:t xml:space="preserve">the </w:t>
      </w:r>
      <w:r w:rsidR="00164431" w:rsidRPr="005E0B71">
        <w:rPr>
          <w:rFonts w:ascii="Times New Roman" w:hAnsi="Times New Roman" w:cs="Times New Roman"/>
        </w:rPr>
        <w:t xml:space="preserve">natural mortality rate). </w:t>
      </w:r>
      <w:r w:rsidR="000E5C9A">
        <w:rPr>
          <w:rFonts w:ascii="Times New Roman" w:hAnsi="Times New Roman" w:cs="Times New Roman"/>
        </w:rPr>
        <w:t xml:space="preserve">The </w:t>
      </w:r>
      <w:r w:rsidR="001E7577">
        <w:rPr>
          <w:rFonts w:ascii="Times New Roman" w:hAnsi="Times New Roman" w:cs="Times New Roman"/>
        </w:rPr>
        <w:t>generic</w:t>
      </w:r>
      <w:r w:rsidR="000E5C9A">
        <w:rPr>
          <w:rFonts w:ascii="Times New Roman" w:hAnsi="Times New Roman" w:cs="Times New Roman"/>
        </w:rPr>
        <w:t xml:space="preserve"> MPs tested in this paper are new approaches that have higher data demands than the tuned MPs</w:t>
      </w:r>
      <w:r w:rsidR="00EB295B">
        <w:rPr>
          <w:rFonts w:ascii="Times New Roman" w:hAnsi="Times New Roman" w:cs="Times New Roman"/>
        </w:rPr>
        <w:t xml:space="preserve"> and rely on</w:t>
      </w:r>
      <w:r w:rsidR="00C55C17">
        <w:rPr>
          <w:rFonts w:ascii="Times New Roman" w:hAnsi="Times New Roman" w:cs="Times New Roman"/>
        </w:rPr>
        <w:t xml:space="preserve"> </w:t>
      </w:r>
      <w:r w:rsidR="000E5C9A">
        <w:rPr>
          <w:rFonts w:ascii="Times New Roman" w:hAnsi="Times New Roman" w:cs="Times New Roman"/>
        </w:rPr>
        <w:t>r</w:t>
      </w:r>
      <w:r w:rsidR="00EB295B">
        <w:rPr>
          <w:rFonts w:ascii="Times New Roman" w:hAnsi="Times New Roman" w:cs="Times New Roman"/>
        </w:rPr>
        <w:t>ecent</w:t>
      </w:r>
      <w:r w:rsidR="00C55C17">
        <w:rPr>
          <w:rFonts w:ascii="Times New Roman" w:hAnsi="Times New Roman" w:cs="Times New Roman"/>
        </w:rPr>
        <w:t xml:space="preserve"> absolute abundance</w:t>
      </w:r>
      <w:r w:rsidR="00EB295B">
        <w:rPr>
          <w:rFonts w:ascii="Times New Roman" w:hAnsi="Times New Roman" w:cs="Times New Roman"/>
        </w:rPr>
        <w:t xml:space="preserve"> data.</w:t>
      </w:r>
      <w:r w:rsidR="000E5C9A">
        <w:rPr>
          <w:rFonts w:ascii="Times New Roman" w:hAnsi="Times New Roman" w:cs="Times New Roman"/>
        </w:rPr>
        <w:t xml:space="preserve"> </w:t>
      </w:r>
    </w:p>
    <w:p w:rsidR="00916ED8" w:rsidRPr="005E0B71" w:rsidRDefault="00916ED8" w:rsidP="00916ED8">
      <w:pPr>
        <w:spacing w:after="0" w:line="480" w:lineRule="auto"/>
        <w:rPr>
          <w:rFonts w:ascii="Times New Roman" w:hAnsi="Times New Roman" w:cs="Times New Roman"/>
        </w:rPr>
      </w:pPr>
    </w:p>
    <w:p w:rsidR="000232CD" w:rsidRPr="005E0B71" w:rsidRDefault="000232CD" w:rsidP="00916ED8">
      <w:pPr>
        <w:spacing w:after="0" w:line="480" w:lineRule="auto"/>
        <w:rPr>
          <w:rFonts w:ascii="Times New Roman" w:hAnsi="Times New Roman" w:cs="Times New Roman"/>
        </w:rPr>
      </w:pPr>
      <w:r w:rsidRPr="005E0B71">
        <w:rPr>
          <w:rFonts w:ascii="Times New Roman" w:hAnsi="Times New Roman" w:cs="Times New Roman"/>
        </w:rPr>
        <w:t xml:space="preserve">We </w:t>
      </w:r>
      <w:r w:rsidR="00EB295B">
        <w:rPr>
          <w:rFonts w:ascii="Times New Roman" w:hAnsi="Times New Roman" w:cs="Times New Roman"/>
        </w:rPr>
        <w:t>identify relevant performance metrics</w:t>
      </w:r>
      <w:r w:rsidR="008E2CE4">
        <w:rPr>
          <w:rFonts w:ascii="Times New Roman" w:hAnsi="Times New Roman" w:cs="Times New Roman"/>
        </w:rPr>
        <w:t xml:space="preserve"> (i.e. summary statistics)</w:t>
      </w:r>
      <w:r w:rsidR="00EB295B">
        <w:rPr>
          <w:rFonts w:ascii="Times New Roman" w:hAnsi="Times New Roman" w:cs="Times New Roman"/>
        </w:rPr>
        <w:t xml:space="preserve"> and describe a reference set of </w:t>
      </w:r>
      <w:r w:rsidR="00357906">
        <w:rPr>
          <w:rFonts w:ascii="Times New Roman" w:hAnsi="Times New Roman" w:cs="Times New Roman"/>
        </w:rPr>
        <w:t>OMs</w:t>
      </w:r>
      <w:r w:rsidR="00EB295B">
        <w:rPr>
          <w:rFonts w:ascii="Times New Roman" w:hAnsi="Times New Roman" w:cs="Times New Roman"/>
        </w:rPr>
        <w:t xml:space="preserve">. The aims of this paper are to </w:t>
      </w:r>
      <w:r w:rsidRPr="005E0B71">
        <w:rPr>
          <w:rFonts w:ascii="Times New Roman" w:hAnsi="Times New Roman" w:cs="Times New Roman"/>
        </w:rPr>
        <w:t>reveal</w:t>
      </w:r>
      <w:r w:rsidR="008E2CE4">
        <w:rPr>
          <w:rFonts w:ascii="Times New Roman" w:hAnsi="Times New Roman" w:cs="Times New Roman"/>
        </w:rPr>
        <w:t xml:space="preserve"> the performance</w:t>
      </w:r>
      <w:r w:rsidRPr="005E0B71">
        <w:rPr>
          <w:rFonts w:ascii="Times New Roman" w:hAnsi="Times New Roman" w:cs="Times New Roman"/>
        </w:rPr>
        <w:t xml:space="preserve"> trade-of</w:t>
      </w:r>
      <w:r w:rsidR="00916ED8" w:rsidRPr="005E0B71">
        <w:rPr>
          <w:rFonts w:ascii="Times New Roman" w:hAnsi="Times New Roman" w:cs="Times New Roman"/>
        </w:rPr>
        <w:t xml:space="preserve">fs </w:t>
      </w:r>
      <w:r w:rsidR="00357906">
        <w:rPr>
          <w:rFonts w:ascii="Times New Roman" w:hAnsi="Times New Roman" w:cs="Times New Roman"/>
        </w:rPr>
        <w:t>amongst</w:t>
      </w:r>
      <w:r w:rsidR="008E2CE4">
        <w:rPr>
          <w:rFonts w:ascii="Times New Roman" w:hAnsi="Times New Roman" w:cs="Times New Roman"/>
        </w:rPr>
        <w:t xml:space="preserve"> the MPs</w:t>
      </w:r>
      <w:r w:rsidR="00916ED8" w:rsidRPr="005E0B71">
        <w:rPr>
          <w:rFonts w:ascii="Times New Roman" w:hAnsi="Times New Roman" w:cs="Times New Roman"/>
        </w:rPr>
        <w:t xml:space="preserve">, </w:t>
      </w:r>
      <w:r w:rsidRPr="005E0B71">
        <w:rPr>
          <w:rFonts w:ascii="Times New Roman" w:hAnsi="Times New Roman" w:cs="Times New Roman"/>
        </w:rPr>
        <w:t xml:space="preserve">identify the core sensitivities of </w:t>
      </w:r>
      <w:r w:rsidR="00357906">
        <w:rPr>
          <w:rFonts w:ascii="Times New Roman" w:hAnsi="Times New Roman" w:cs="Times New Roman"/>
        </w:rPr>
        <w:t xml:space="preserve">the </w:t>
      </w:r>
      <w:r w:rsidRPr="005E0B71">
        <w:rPr>
          <w:rFonts w:ascii="Times New Roman" w:hAnsi="Times New Roman" w:cs="Times New Roman"/>
        </w:rPr>
        <w:t xml:space="preserve">MPs to their inputs and the properties of the </w:t>
      </w:r>
      <w:r w:rsidR="00357906">
        <w:rPr>
          <w:rFonts w:ascii="Times New Roman" w:hAnsi="Times New Roman" w:cs="Times New Roman"/>
        </w:rPr>
        <w:t>OMs</w:t>
      </w:r>
      <w:r w:rsidRPr="005E0B71">
        <w:rPr>
          <w:rFonts w:ascii="Times New Roman" w:hAnsi="Times New Roman" w:cs="Times New Roman"/>
        </w:rPr>
        <w:t xml:space="preserve">, identify important interactions between MPs and life-history / data quality and confirm the potential performance advantages of simple MPs relative to more </w:t>
      </w:r>
      <w:r w:rsidR="00F202C9">
        <w:rPr>
          <w:rFonts w:ascii="Times New Roman" w:hAnsi="Times New Roman" w:cs="Times New Roman"/>
        </w:rPr>
        <w:t>detailed</w:t>
      </w:r>
      <w:r w:rsidRPr="005E0B71">
        <w:rPr>
          <w:rFonts w:ascii="Times New Roman" w:hAnsi="Times New Roman" w:cs="Times New Roman"/>
        </w:rPr>
        <w:t xml:space="preserve"> stock assessments. </w:t>
      </w:r>
    </w:p>
    <w:p w:rsidR="00916ED8" w:rsidRPr="005E0B71" w:rsidRDefault="00916ED8" w:rsidP="00916ED8">
      <w:pPr>
        <w:spacing w:after="0" w:line="480" w:lineRule="auto"/>
        <w:rPr>
          <w:rFonts w:ascii="Times New Roman" w:hAnsi="Times New Roman" w:cs="Times New Roman"/>
        </w:rPr>
      </w:pPr>
    </w:p>
    <w:p w:rsidR="00916ED8" w:rsidRPr="005E0B71" w:rsidRDefault="000232CD" w:rsidP="00916ED8">
      <w:pPr>
        <w:spacing w:after="0" w:line="480" w:lineRule="auto"/>
        <w:rPr>
          <w:rFonts w:ascii="Times New Roman" w:hAnsi="Times New Roman" w:cs="Times New Roman"/>
        </w:rPr>
      </w:pPr>
      <w:r w:rsidRPr="005E0B71">
        <w:rPr>
          <w:rFonts w:ascii="Times New Roman" w:hAnsi="Times New Roman" w:cs="Times New Roman"/>
        </w:rPr>
        <w:t>We evaluate the</w:t>
      </w:r>
      <w:r w:rsidR="00DF6951" w:rsidRPr="005E0B71">
        <w:rPr>
          <w:rFonts w:ascii="Times New Roman" w:hAnsi="Times New Roman" w:cs="Times New Roman"/>
        </w:rPr>
        <w:t xml:space="preserve"> following </w:t>
      </w:r>
      <w:commentRangeStart w:id="9"/>
      <w:r w:rsidR="00DF6951" w:rsidRPr="005E0B71">
        <w:rPr>
          <w:rFonts w:ascii="Times New Roman" w:hAnsi="Times New Roman" w:cs="Times New Roman"/>
        </w:rPr>
        <w:t>hypotheses</w:t>
      </w:r>
      <w:commentRangeEnd w:id="9"/>
      <w:r w:rsidR="0039665B">
        <w:rPr>
          <w:rStyle w:val="CommentReference"/>
        </w:rPr>
        <w:commentReference w:id="9"/>
      </w:r>
      <w:r w:rsidR="00916ED8" w:rsidRPr="005E0B71">
        <w:rPr>
          <w:rFonts w:ascii="Times New Roman" w:hAnsi="Times New Roman" w:cs="Times New Roman"/>
        </w:rPr>
        <w:t>:</w:t>
      </w:r>
    </w:p>
    <w:p w:rsidR="00916ED8" w:rsidRPr="005E0B71" w:rsidRDefault="00DF6951" w:rsidP="00916ED8">
      <w:pPr>
        <w:spacing w:after="0" w:line="480" w:lineRule="auto"/>
        <w:rPr>
          <w:rFonts w:ascii="Times New Roman" w:hAnsi="Times New Roman" w:cs="Times New Roman"/>
        </w:rPr>
      </w:pPr>
      <w:r w:rsidRPr="005E0B71">
        <w:rPr>
          <w:rFonts w:ascii="Times New Roman" w:hAnsi="Times New Roman" w:cs="Times New Roman"/>
        </w:rPr>
        <w:t>(1) T</w:t>
      </w:r>
      <w:r w:rsidR="000232CD" w:rsidRPr="005E0B71">
        <w:rPr>
          <w:rFonts w:ascii="Times New Roman" w:hAnsi="Times New Roman" w:cs="Times New Roman"/>
        </w:rPr>
        <w:t xml:space="preserve">he </w:t>
      </w:r>
      <w:r w:rsidR="008C71B2" w:rsidRPr="005E0B71">
        <w:rPr>
          <w:rFonts w:ascii="Times New Roman" w:hAnsi="Times New Roman" w:cs="Times New Roman"/>
        </w:rPr>
        <w:t xml:space="preserve">performance of the candidate MPs </w:t>
      </w:r>
      <w:r w:rsidR="00755FF4">
        <w:rPr>
          <w:rFonts w:ascii="Times New Roman" w:hAnsi="Times New Roman" w:cs="Times New Roman"/>
        </w:rPr>
        <w:t>is</w:t>
      </w:r>
      <w:r w:rsidR="008C71B2" w:rsidRPr="005E0B71">
        <w:rPr>
          <w:rFonts w:ascii="Times New Roman" w:hAnsi="Times New Roman" w:cs="Times New Roman"/>
        </w:rPr>
        <w:t xml:space="preserve"> specific t</w:t>
      </w:r>
      <w:r w:rsidR="008C71B2">
        <w:rPr>
          <w:rFonts w:ascii="Times New Roman" w:hAnsi="Times New Roman" w:cs="Times New Roman"/>
        </w:rPr>
        <w:t>o stock dynamics;</w:t>
      </w:r>
      <w:r w:rsidR="008C71B2" w:rsidRPr="005E0B71">
        <w:rPr>
          <w:rFonts w:ascii="Times New Roman" w:hAnsi="Times New Roman" w:cs="Times New Roman"/>
        </w:rPr>
        <w:t xml:space="preserve"> in particular </w:t>
      </w:r>
      <w:proofErr w:type="gramStart"/>
      <w:r w:rsidR="008C71B2" w:rsidRPr="005E0B71">
        <w:rPr>
          <w:rFonts w:ascii="Times New Roman" w:hAnsi="Times New Roman" w:cs="Times New Roman"/>
        </w:rPr>
        <w:t>(a) longevity</w:t>
      </w:r>
      <w:proofErr w:type="gramEnd"/>
      <w:r w:rsidR="008C71B2" w:rsidRPr="005E0B71">
        <w:rPr>
          <w:rFonts w:ascii="Times New Roman" w:hAnsi="Times New Roman" w:cs="Times New Roman"/>
        </w:rPr>
        <w:t>, (</w:t>
      </w:r>
      <w:r w:rsidR="008C71B2">
        <w:rPr>
          <w:rFonts w:ascii="Times New Roman" w:hAnsi="Times New Roman" w:cs="Times New Roman"/>
        </w:rPr>
        <w:t>b</w:t>
      </w:r>
      <w:r w:rsidR="008C71B2" w:rsidRPr="005E0B71">
        <w:rPr>
          <w:rFonts w:ascii="Times New Roman" w:hAnsi="Times New Roman" w:cs="Times New Roman"/>
        </w:rPr>
        <w:t>) temporal variability in productivity</w:t>
      </w:r>
      <w:r w:rsidR="008C71B2">
        <w:rPr>
          <w:rFonts w:ascii="Times New Roman" w:hAnsi="Times New Roman" w:cs="Times New Roman"/>
        </w:rPr>
        <w:t xml:space="preserve"> and (c) stock </w:t>
      </w:r>
      <w:r w:rsidR="002505A2">
        <w:rPr>
          <w:rFonts w:ascii="Times New Roman" w:hAnsi="Times New Roman" w:cs="Times New Roman"/>
        </w:rPr>
        <w:t>status</w:t>
      </w:r>
      <w:r w:rsidR="008C71B2" w:rsidRPr="005E0B71">
        <w:rPr>
          <w:rFonts w:ascii="Times New Roman" w:hAnsi="Times New Roman" w:cs="Times New Roman"/>
        </w:rPr>
        <w:t>.</w:t>
      </w:r>
    </w:p>
    <w:p w:rsidR="00916ED8" w:rsidRPr="005E0B71" w:rsidRDefault="00DF6951" w:rsidP="00916ED8">
      <w:pPr>
        <w:spacing w:after="0" w:line="480" w:lineRule="auto"/>
        <w:rPr>
          <w:rFonts w:ascii="Times New Roman" w:hAnsi="Times New Roman" w:cs="Times New Roman"/>
        </w:rPr>
      </w:pPr>
      <w:r w:rsidRPr="005E0B71">
        <w:rPr>
          <w:rFonts w:ascii="Times New Roman" w:hAnsi="Times New Roman" w:cs="Times New Roman"/>
        </w:rPr>
        <w:t xml:space="preserve">(2) </w:t>
      </w:r>
      <w:r w:rsidR="001E7577">
        <w:rPr>
          <w:rFonts w:ascii="Times New Roman" w:hAnsi="Times New Roman" w:cs="Times New Roman"/>
        </w:rPr>
        <w:t>Generic</w:t>
      </w:r>
      <w:r w:rsidR="001E7577" w:rsidRPr="005E0B71">
        <w:rPr>
          <w:rFonts w:ascii="Times New Roman" w:hAnsi="Times New Roman" w:cs="Times New Roman"/>
        </w:rPr>
        <w:t xml:space="preserve"> </w:t>
      </w:r>
      <w:r w:rsidR="000232CD" w:rsidRPr="005E0B71">
        <w:rPr>
          <w:rFonts w:ascii="Times New Roman" w:hAnsi="Times New Roman" w:cs="Times New Roman"/>
        </w:rPr>
        <w:t>MPs that do not necessaril</w:t>
      </w:r>
      <w:r w:rsidR="002505A2">
        <w:rPr>
          <w:rFonts w:ascii="Times New Roman" w:hAnsi="Times New Roman" w:cs="Times New Roman"/>
        </w:rPr>
        <w:t xml:space="preserve">y require tuning according to an </w:t>
      </w:r>
      <w:r w:rsidR="00357906">
        <w:rPr>
          <w:rFonts w:ascii="Times New Roman" w:hAnsi="Times New Roman" w:cs="Times New Roman"/>
        </w:rPr>
        <w:t>OM fitted to available data</w:t>
      </w:r>
      <w:r w:rsidR="002505A2">
        <w:rPr>
          <w:rFonts w:ascii="Times New Roman" w:hAnsi="Times New Roman" w:cs="Times New Roman"/>
        </w:rPr>
        <w:t xml:space="preserve"> and provide </w:t>
      </w:r>
      <w:r w:rsidR="000232CD" w:rsidRPr="005E0B71">
        <w:rPr>
          <w:rFonts w:ascii="Times New Roman" w:hAnsi="Times New Roman" w:cs="Times New Roman"/>
        </w:rPr>
        <w:t xml:space="preserve">comparable or better performance to </w:t>
      </w:r>
      <w:r w:rsidR="002505A2">
        <w:rPr>
          <w:rFonts w:ascii="Times New Roman" w:hAnsi="Times New Roman" w:cs="Times New Roman"/>
        </w:rPr>
        <w:t xml:space="preserve">approaches that are currently applied in (a) data rich and (b) data-limited settings. </w:t>
      </w:r>
    </w:p>
    <w:p w:rsidR="000232CD" w:rsidRPr="005E0B71" w:rsidRDefault="000232CD" w:rsidP="00916ED8">
      <w:pPr>
        <w:spacing w:after="0" w:line="480" w:lineRule="auto"/>
        <w:rPr>
          <w:rFonts w:ascii="Times New Roman" w:hAnsi="Times New Roman" w:cs="Times New Roman"/>
        </w:rPr>
      </w:pPr>
    </w:p>
    <w:p w:rsidR="00FB21DD" w:rsidRPr="005E0B71" w:rsidRDefault="005E1788" w:rsidP="00916ED8">
      <w:pPr>
        <w:spacing w:after="0" w:line="480" w:lineRule="auto"/>
        <w:rPr>
          <w:rFonts w:ascii="Times New Roman" w:hAnsi="Times New Roman" w:cs="Times New Roman"/>
          <w:b/>
        </w:rPr>
      </w:pPr>
      <w:r>
        <w:rPr>
          <w:rFonts w:ascii="Times New Roman" w:hAnsi="Times New Roman" w:cs="Times New Roman"/>
          <w:b/>
        </w:rPr>
        <w:t xml:space="preserve">2. </w:t>
      </w:r>
      <w:r w:rsidR="00FB21DD" w:rsidRPr="005E0B71">
        <w:rPr>
          <w:rFonts w:ascii="Times New Roman" w:hAnsi="Times New Roman" w:cs="Times New Roman"/>
          <w:b/>
        </w:rPr>
        <w:t>Methods</w:t>
      </w:r>
    </w:p>
    <w:p w:rsidR="00FB21DD" w:rsidRPr="005E0B71" w:rsidRDefault="005E1788" w:rsidP="00916ED8">
      <w:pPr>
        <w:spacing w:after="0" w:line="480" w:lineRule="auto"/>
        <w:rPr>
          <w:rFonts w:ascii="Times New Roman" w:hAnsi="Times New Roman" w:cs="Times New Roman"/>
          <w:b/>
        </w:rPr>
      </w:pPr>
      <w:r>
        <w:rPr>
          <w:rFonts w:ascii="Times New Roman" w:hAnsi="Times New Roman" w:cs="Times New Roman"/>
          <w:b/>
        </w:rPr>
        <w:t>2.</w:t>
      </w:r>
      <w:r w:rsidR="00B90480">
        <w:rPr>
          <w:rFonts w:ascii="Times New Roman" w:hAnsi="Times New Roman" w:cs="Times New Roman"/>
          <w:b/>
        </w:rPr>
        <w:t>1</w:t>
      </w:r>
      <w:r w:rsidR="00843A53">
        <w:rPr>
          <w:rFonts w:ascii="Times New Roman" w:hAnsi="Times New Roman" w:cs="Times New Roman"/>
          <w:b/>
        </w:rPr>
        <w:t>.</w:t>
      </w:r>
      <w:r>
        <w:rPr>
          <w:rFonts w:ascii="Times New Roman" w:hAnsi="Times New Roman" w:cs="Times New Roman"/>
          <w:b/>
        </w:rPr>
        <w:t xml:space="preserve"> </w:t>
      </w:r>
      <w:r w:rsidR="00DF2A70">
        <w:rPr>
          <w:rFonts w:ascii="Times New Roman" w:hAnsi="Times New Roman" w:cs="Times New Roman"/>
          <w:b/>
        </w:rPr>
        <w:t>Gener</w:t>
      </w:r>
      <w:r w:rsidR="001E7577">
        <w:rPr>
          <w:rFonts w:ascii="Times New Roman" w:hAnsi="Times New Roman" w:cs="Times New Roman"/>
          <w:b/>
        </w:rPr>
        <w:t>ic</w:t>
      </w:r>
      <w:r w:rsidR="00FB21DD" w:rsidRPr="005E0B71">
        <w:rPr>
          <w:rFonts w:ascii="Times New Roman" w:hAnsi="Times New Roman" w:cs="Times New Roman"/>
          <w:b/>
        </w:rPr>
        <w:t xml:space="preserve"> </w:t>
      </w:r>
      <w:r>
        <w:rPr>
          <w:rFonts w:ascii="Times New Roman" w:hAnsi="Times New Roman" w:cs="Times New Roman"/>
          <w:b/>
        </w:rPr>
        <w:t>m</w:t>
      </w:r>
      <w:r w:rsidR="00FB21DD" w:rsidRPr="005E0B71">
        <w:rPr>
          <w:rFonts w:ascii="Times New Roman" w:hAnsi="Times New Roman" w:cs="Times New Roman"/>
          <w:b/>
        </w:rPr>
        <w:t xml:space="preserve">anagement </w:t>
      </w:r>
      <w:r>
        <w:rPr>
          <w:rFonts w:ascii="Times New Roman" w:hAnsi="Times New Roman" w:cs="Times New Roman"/>
          <w:b/>
        </w:rPr>
        <w:t>p</w:t>
      </w:r>
      <w:r w:rsidR="00FB21DD" w:rsidRPr="005E0B71">
        <w:rPr>
          <w:rFonts w:ascii="Times New Roman" w:hAnsi="Times New Roman" w:cs="Times New Roman"/>
          <w:b/>
        </w:rPr>
        <w:t>rocedures</w:t>
      </w:r>
    </w:p>
    <w:p w:rsidR="00A86D6D" w:rsidRDefault="00B63D1B" w:rsidP="004901D8">
      <w:pPr>
        <w:spacing w:after="0" w:line="480" w:lineRule="auto"/>
        <w:rPr>
          <w:rFonts w:ascii="Times New Roman" w:hAnsi="Times New Roman" w:cs="Times New Roman"/>
        </w:rPr>
      </w:pPr>
      <w:r>
        <w:rPr>
          <w:rFonts w:ascii="Times New Roman" w:hAnsi="Times New Roman" w:cs="Times New Roman"/>
        </w:rPr>
        <w:t xml:space="preserve">In this paper a number of new MPs are described that aim to use recent </w:t>
      </w:r>
      <w:r w:rsidR="00947B1A">
        <w:rPr>
          <w:rFonts w:ascii="Times New Roman" w:hAnsi="Times New Roman" w:cs="Times New Roman"/>
        </w:rPr>
        <w:t xml:space="preserve">observations of </w:t>
      </w:r>
      <w:r w:rsidR="002505A2">
        <w:rPr>
          <w:rFonts w:ascii="Times New Roman" w:hAnsi="Times New Roman" w:cs="Times New Roman"/>
        </w:rPr>
        <w:t xml:space="preserve">absolute </w:t>
      </w:r>
      <w:r>
        <w:rPr>
          <w:rFonts w:ascii="Times New Roman" w:hAnsi="Times New Roman" w:cs="Times New Roman"/>
        </w:rPr>
        <w:t xml:space="preserve">biomass </w:t>
      </w:r>
      <w:r w:rsidR="00F70FFD" w:rsidRPr="00F70FFD">
        <w:rPr>
          <w:rFonts w:ascii="Times New Roman" w:hAnsi="Times New Roman" w:cs="Times New Roman"/>
          <w:i/>
        </w:rPr>
        <w:t>B</w:t>
      </w:r>
      <w:r w:rsidR="00A86D6D" w:rsidRPr="00A86D6D">
        <w:rPr>
          <w:rFonts w:ascii="Times New Roman" w:hAnsi="Times New Roman" w:cs="Times New Roman"/>
        </w:rPr>
        <w:t>,</w:t>
      </w:r>
      <w:r w:rsidR="00F70FFD" w:rsidRPr="00A86D6D">
        <w:rPr>
          <w:rFonts w:ascii="Times New Roman" w:hAnsi="Times New Roman" w:cs="Times New Roman"/>
        </w:rPr>
        <w:t xml:space="preserve"> </w:t>
      </w:r>
      <w:r>
        <w:rPr>
          <w:rFonts w:ascii="Times New Roman" w:hAnsi="Times New Roman" w:cs="Times New Roman"/>
        </w:rPr>
        <w:t xml:space="preserve">and </w:t>
      </w:r>
      <w:r w:rsidR="002505A2">
        <w:rPr>
          <w:rFonts w:ascii="Times New Roman" w:hAnsi="Times New Roman" w:cs="Times New Roman"/>
        </w:rPr>
        <w:t xml:space="preserve">total annual </w:t>
      </w:r>
      <w:r>
        <w:rPr>
          <w:rFonts w:ascii="Times New Roman" w:hAnsi="Times New Roman" w:cs="Times New Roman"/>
        </w:rPr>
        <w:t>catch</w:t>
      </w:r>
      <w:r w:rsidR="002505A2">
        <w:rPr>
          <w:rFonts w:ascii="Times New Roman" w:hAnsi="Times New Roman" w:cs="Times New Roman"/>
        </w:rPr>
        <w:t>es</w:t>
      </w:r>
      <w:r w:rsidR="00F70FFD">
        <w:rPr>
          <w:rFonts w:ascii="Times New Roman" w:hAnsi="Times New Roman" w:cs="Times New Roman"/>
        </w:rPr>
        <w:t xml:space="preserve"> </w:t>
      </w:r>
      <w:r w:rsidR="00F70FFD" w:rsidRPr="00F70FFD">
        <w:rPr>
          <w:rFonts w:ascii="Times New Roman" w:hAnsi="Times New Roman" w:cs="Times New Roman"/>
          <w:i/>
        </w:rPr>
        <w:t>C</w:t>
      </w:r>
      <w:r w:rsidR="00A86D6D" w:rsidRPr="00A86D6D">
        <w:rPr>
          <w:rFonts w:ascii="Times New Roman" w:hAnsi="Times New Roman" w:cs="Times New Roman"/>
        </w:rPr>
        <w:t>,</w:t>
      </w:r>
      <w:r>
        <w:rPr>
          <w:rFonts w:ascii="Times New Roman" w:hAnsi="Times New Roman" w:cs="Times New Roman"/>
        </w:rPr>
        <w:t xml:space="preserve"> to </w:t>
      </w:r>
      <w:r w:rsidR="00432380">
        <w:rPr>
          <w:rFonts w:ascii="Times New Roman" w:hAnsi="Times New Roman" w:cs="Times New Roman"/>
        </w:rPr>
        <w:t>infer</w:t>
      </w:r>
      <w:r>
        <w:rPr>
          <w:rFonts w:ascii="Times New Roman" w:hAnsi="Times New Roman" w:cs="Times New Roman"/>
        </w:rPr>
        <w:t xml:space="preserve"> surplus production</w:t>
      </w:r>
      <w:r w:rsidR="00E67739">
        <w:rPr>
          <w:rFonts w:ascii="Times New Roman" w:hAnsi="Times New Roman" w:cs="Times New Roman"/>
        </w:rPr>
        <w:t xml:space="preserve"> </w:t>
      </w:r>
      <w:r w:rsidR="00E67739">
        <w:rPr>
          <w:rFonts w:ascii="Times New Roman" w:hAnsi="Times New Roman" w:cs="Times New Roman"/>
          <w:i/>
        </w:rPr>
        <w:t xml:space="preserve">S, </w:t>
      </w:r>
      <w:r>
        <w:rPr>
          <w:rFonts w:ascii="Times New Roman" w:hAnsi="Times New Roman" w:cs="Times New Roman"/>
        </w:rPr>
        <w:t>and therefore stock level relat</w:t>
      </w:r>
      <w:r w:rsidR="00F70FFD">
        <w:rPr>
          <w:rFonts w:ascii="Times New Roman" w:hAnsi="Times New Roman" w:cs="Times New Roman"/>
        </w:rPr>
        <w:t>ive to a productive stock size</w:t>
      </w:r>
      <w:r w:rsidR="00A86D6D">
        <w:rPr>
          <w:rFonts w:ascii="Times New Roman" w:hAnsi="Times New Roman" w:cs="Times New Roman"/>
        </w:rPr>
        <w:t xml:space="preserve"> (Figure 1, panel a)</w:t>
      </w:r>
      <w:r w:rsidR="00F70FFD">
        <w:rPr>
          <w:rFonts w:ascii="Times New Roman" w:hAnsi="Times New Roman" w:cs="Times New Roman"/>
        </w:rPr>
        <w:t xml:space="preserve">. </w:t>
      </w:r>
      <w:r w:rsidR="002505A2">
        <w:rPr>
          <w:rFonts w:ascii="Times New Roman" w:hAnsi="Times New Roman" w:cs="Times New Roman"/>
        </w:rPr>
        <w:t xml:space="preserve">Since these MPs require </w:t>
      </w:r>
      <w:r w:rsidR="00DE1D2D">
        <w:rPr>
          <w:rFonts w:ascii="Times New Roman" w:hAnsi="Times New Roman" w:cs="Times New Roman"/>
        </w:rPr>
        <w:t xml:space="preserve">estimates of recent </w:t>
      </w:r>
      <w:r w:rsidR="002505A2">
        <w:rPr>
          <w:rFonts w:ascii="Times New Roman" w:hAnsi="Times New Roman" w:cs="Times New Roman"/>
        </w:rPr>
        <w:t>absolute biomass they are appropriate to data-rich situations where a conventional</w:t>
      </w:r>
      <w:r w:rsidR="00905D5A">
        <w:rPr>
          <w:rFonts w:ascii="Times New Roman" w:hAnsi="Times New Roman" w:cs="Times New Roman"/>
        </w:rPr>
        <w:t xml:space="preserve"> assessment has been used to quantify the </w:t>
      </w:r>
      <w:proofErr w:type="spellStart"/>
      <w:r w:rsidR="00905D5A">
        <w:rPr>
          <w:rFonts w:ascii="Times New Roman" w:hAnsi="Times New Roman" w:cs="Times New Roman"/>
        </w:rPr>
        <w:t>catchability</w:t>
      </w:r>
      <w:proofErr w:type="spellEnd"/>
      <w:r w:rsidR="00905D5A">
        <w:rPr>
          <w:rFonts w:ascii="Times New Roman" w:hAnsi="Times New Roman" w:cs="Times New Roman"/>
        </w:rPr>
        <w:t xml:space="preserve"> coefficient </w:t>
      </w:r>
      <w:r w:rsidR="00905D5A" w:rsidRPr="00905D5A">
        <w:rPr>
          <w:rFonts w:ascii="Times New Roman" w:hAnsi="Times New Roman" w:cs="Times New Roman"/>
          <w:i/>
        </w:rPr>
        <w:t>q</w:t>
      </w:r>
      <w:r w:rsidR="00905D5A">
        <w:rPr>
          <w:rFonts w:ascii="Times New Roman" w:hAnsi="Times New Roman" w:cs="Times New Roman"/>
        </w:rPr>
        <w:t xml:space="preserve">, that scales a relative abundance index to predicted </w:t>
      </w:r>
      <w:r w:rsidR="00200C5B">
        <w:rPr>
          <w:rFonts w:ascii="Times New Roman" w:hAnsi="Times New Roman" w:cs="Times New Roman"/>
        </w:rPr>
        <w:t xml:space="preserve">absolute </w:t>
      </w:r>
      <w:r w:rsidR="00905D5A">
        <w:rPr>
          <w:rFonts w:ascii="Times New Roman" w:hAnsi="Times New Roman" w:cs="Times New Roman"/>
        </w:rPr>
        <w:t xml:space="preserve">biomass or </w:t>
      </w:r>
      <w:r w:rsidR="00E67739">
        <w:rPr>
          <w:rFonts w:ascii="Times New Roman" w:hAnsi="Times New Roman" w:cs="Times New Roman"/>
        </w:rPr>
        <w:t xml:space="preserve">alternatively </w:t>
      </w:r>
      <w:r w:rsidR="00905D5A">
        <w:rPr>
          <w:rFonts w:ascii="Times New Roman" w:hAnsi="Times New Roman" w:cs="Times New Roman"/>
        </w:rPr>
        <w:t>data-moderate settings where a fishery independent survey is available that can provide an estimate of biomass</w:t>
      </w:r>
      <w:r w:rsidR="00AA1259">
        <w:rPr>
          <w:rFonts w:ascii="Times New Roman" w:hAnsi="Times New Roman" w:cs="Times New Roman"/>
        </w:rPr>
        <w:t xml:space="preserve"> in absolute terms</w:t>
      </w:r>
      <w:r w:rsidR="00100846">
        <w:rPr>
          <w:rFonts w:ascii="Times New Roman" w:hAnsi="Times New Roman" w:cs="Times New Roman"/>
        </w:rPr>
        <w:t xml:space="preserve"> that is not appreciably biased</w:t>
      </w:r>
      <w:r w:rsidR="00905D5A">
        <w:rPr>
          <w:rFonts w:ascii="Times New Roman" w:hAnsi="Times New Roman" w:cs="Times New Roman"/>
        </w:rPr>
        <w:t xml:space="preserve">. </w:t>
      </w:r>
    </w:p>
    <w:p w:rsidR="00905D5A" w:rsidRDefault="00905D5A" w:rsidP="004901D8">
      <w:pPr>
        <w:spacing w:after="0" w:line="480" w:lineRule="auto"/>
        <w:rPr>
          <w:rFonts w:ascii="Times New Roman" w:hAnsi="Times New Roman" w:cs="Times New Roman"/>
        </w:rPr>
      </w:pPr>
    </w:p>
    <w:p w:rsidR="00905D5A" w:rsidRDefault="00403A63" w:rsidP="00905D5A">
      <w:pPr>
        <w:spacing w:after="0" w:line="480" w:lineRule="auto"/>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0B2C22A3" wp14:editId="37398D33">
            <wp:extent cx="6120765" cy="2584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theory_col.jpg"/>
                    <pic:cNvPicPr/>
                  </pic:nvPicPr>
                  <pic:blipFill>
                    <a:blip r:embed="rId12">
                      <a:extLst>
                        <a:ext uri="{28A0092B-C50C-407E-A947-70E740481C1C}">
                          <a14:useLocalDpi xmlns:a14="http://schemas.microsoft.com/office/drawing/2010/main" val="0"/>
                        </a:ext>
                      </a:extLst>
                    </a:blip>
                    <a:stretch>
                      <a:fillRect/>
                    </a:stretch>
                  </pic:blipFill>
                  <pic:spPr>
                    <a:xfrm>
                      <a:off x="0" y="0"/>
                      <a:ext cx="6120765" cy="2584450"/>
                    </a:xfrm>
                    <a:prstGeom prst="rect">
                      <a:avLst/>
                    </a:prstGeom>
                  </pic:spPr>
                </pic:pic>
              </a:graphicData>
            </a:graphic>
          </wp:inline>
        </w:drawing>
      </w:r>
    </w:p>
    <w:p w:rsidR="00905D5A" w:rsidRDefault="00905D5A" w:rsidP="00905D5A">
      <w:pPr>
        <w:spacing w:after="0" w:line="480" w:lineRule="auto"/>
        <w:rPr>
          <w:rFonts w:ascii="Times New Roman" w:hAnsi="Times New Roman" w:cs="Times New Roman"/>
        </w:rPr>
      </w:pPr>
      <w:proofErr w:type="gramStart"/>
      <w:r>
        <w:rPr>
          <w:rFonts w:ascii="Times New Roman" w:hAnsi="Times New Roman" w:cs="Times New Roman"/>
        </w:rPr>
        <w:t>Figure 1.</w:t>
      </w:r>
      <w:proofErr w:type="gramEnd"/>
      <w:r>
        <w:rPr>
          <w:rFonts w:ascii="Times New Roman" w:hAnsi="Times New Roman" w:cs="Times New Roman"/>
        </w:rPr>
        <w:t xml:space="preserve"> The theoretical model of gradient </w:t>
      </w:r>
      <w:r w:rsidR="001775AD">
        <w:rPr>
          <w:rFonts w:ascii="Times New Roman" w:hAnsi="Times New Roman" w:cs="Times New Roman"/>
        </w:rPr>
        <w:t>(</w:t>
      </w:r>
      <w:r w:rsidR="001775AD" w:rsidRPr="00403A63">
        <w:rPr>
          <w:rFonts w:ascii="Times New Roman" w:hAnsi="Times New Roman" w:cs="Times New Roman"/>
          <w:i/>
        </w:rPr>
        <w:t>G</w:t>
      </w:r>
      <w:r w:rsidR="001775AD">
        <w:rPr>
          <w:rFonts w:ascii="Times New Roman" w:hAnsi="Times New Roman" w:cs="Times New Roman"/>
        </w:rPr>
        <w:t xml:space="preserve">) </w:t>
      </w:r>
      <w:r>
        <w:rPr>
          <w:rFonts w:ascii="Times New Roman" w:hAnsi="Times New Roman" w:cs="Times New Roman"/>
        </w:rPr>
        <w:t>in surplus production (</w:t>
      </w:r>
      <w:r w:rsidRPr="00F70FFD">
        <w:rPr>
          <w:rFonts w:ascii="Times New Roman" w:hAnsi="Times New Roman" w:cs="Times New Roman"/>
          <w:i/>
        </w:rPr>
        <w:t>S</w:t>
      </w:r>
      <w:r>
        <w:rPr>
          <w:rFonts w:ascii="Times New Roman" w:hAnsi="Times New Roman" w:cs="Times New Roman"/>
        </w:rPr>
        <w:t xml:space="preserve">) with </w:t>
      </w:r>
      <w:r w:rsidR="001775AD">
        <w:rPr>
          <w:rFonts w:ascii="Times New Roman" w:hAnsi="Times New Roman" w:cs="Times New Roman"/>
        </w:rPr>
        <w:t xml:space="preserve">respect to </w:t>
      </w:r>
      <w:r>
        <w:rPr>
          <w:rFonts w:ascii="Times New Roman" w:hAnsi="Times New Roman" w:cs="Times New Roman"/>
        </w:rPr>
        <w:t>stock depletion (</w:t>
      </w:r>
      <w:r w:rsidRPr="00F70FFD">
        <w:rPr>
          <w:rFonts w:ascii="Times New Roman" w:hAnsi="Times New Roman" w:cs="Times New Roman"/>
          <w:i/>
        </w:rPr>
        <w:t>D</w:t>
      </w:r>
      <w:r>
        <w:rPr>
          <w:rFonts w:ascii="Times New Roman" w:hAnsi="Times New Roman" w:cs="Times New Roman"/>
          <w:i/>
        </w:rPr>
        <w:t xml:space="preserve">, </w:t>
      </w:r>
      <w:r>
        <w:rPr>
          <w:rFonts w:ascii="Times New Roman" w:hAnsi="Times New Roman" w:cs="Times New Roman"/>
        </w:rPr>
        <w:t xml:space="preserve">biomass relative to unfished levels) according to the Schaefer </w:t>
      </w:r>
      <w:r w:rsidR="006B166E">
        <w:rPr>
          <w:rFonts w:ascii="Times New Roman" w:hAnsi="Times New Roman" w:cs="Times New Roman"/>
        </w:rPr>
        <w:t xml:space="preserve">production </w:t>
      </w:r>
      <w:r>
        <w:rPr>
          <w:rFonts w:ascii="Times New Roman" w:hAnsi="Times New Roman" w:cs="Times New Roman"/>
        </w:rPr>
        <w:t>model (panel a). The vertical dashed line represents the simulated level of biomass at most productive stock size. Observations of catch and biomass (</w:t>
      </w:r>
      <w:r w:rsidRPr="00A044E0">
        <w:rPr>
          <w:rFonts w:ascii="Times New Roman" w:hAnsi="Times New Roman" w:cs="Times New Roman"/>
          <w:i/>
        </w:rPr>
        <w:t>B</w:t>
      </w:r>
      <w:r>
        <w:rPr>
          <w:rFonts w:ascii="Times New Roman" w:hAnsi="Times New Roman" w:cs="Times New Roman"/>
        </w:rPr>
        <w:t>) may be used to infer surplus production (</w:t>
      </w:r>
      <w:r w:rsidRPr="003E01D9">
        <w:rPr>
          <w:rFonts w:ascii="Times New Roman" w:hAnsi="Times New Roman" w:cs="Times New Roman"/>
          <w:i/>
        </w:rPr>
        <w:t>S</w:t>
      </w:r>
      <w:r>
        <w:rPr>
          <w:rFonts w:ascii="Times New Roman" w:hAnsi="Times New Roman" w:cs="Times New Roman"/>
        </w:rPr>
        <w:t xml:space="preserve">): </w:t>
      </w:r>
      <w:proofErr w:type="spellStart"/>
      <w:r w:rsidRPr="003E01D9">
        <w:rPr>
          <w:rFonts w:ascii="Times New Roman" w:hAnsi="Times New Roman" w:cs="Times New Roman"/>
          <w:i/>
        </w:rPr>
        <w:t>S</w:t>
      </w:r>
      <w:r w:rsidRPr="003E01D9">
        <w:rPr>
          <w:rFonts w:ascii="Times New Roman" w:hAnsi="Times New Roman" w:cs="Times New Roman"/>
          <w:i/>
          <w:vertAlign w:val="subscript"/>
        </w:rPr>
        <w:t>y</w:t>
      </w:r>
      <w:proofErr w:type="spellEnd"/>
      <w:r>
        <w:rPr>
          <w:rFonts w:ascii="Times New Roman" w:hAnsi="Times New Roman" w:cs="Times New Roman"/>
        </w:rPr>
        <w:t>=</w:t>
      </w:r>
      <w:r w:rsidRPr="003E01D9">
        <w:rPr>
          <w:rFonts w:ascii="Times New Roman" w:hAnsi="Times New Roman" w:cs="Times New Roman"/>
          <w:i/>
        </w:rPr>
        <w:t>B</w:t>
      </w:r>
      <w:r w:rsidRPr="003E01D9">
        <w:rPr>
          <w:rFonts w:ascii="Times New Roman" w:hAnsi="Times New Roman" w:cs="Times New Roman"/>
          <w:i/>
          <w:vertAlign w:val="subscript"/>
        </w:rPr>
        <w:t>y</w:t>
      </w:r>
      <w:r>
        <w:rPr>
          <w:rFonts w:ascii="Times New Roman" w:hAnsi="Times New Roman" w:cs="Times New Roman"/>
        </w:rPr>
        <w:t>-</w:t>
      </w:r>
      <w:r w:rsidRPr="003E01D9">
        <w:rPr>
          <w:rFonts w:ascii="Times New Roman" w:hAnsi="Times New Roman" w:cs="Times New Roman"/>
          <w:i/>
        </w:rPr>
        <w:t>B</w:t>
      </w:r>
      <w:r w:rsidRPr="003E01D9">
        <w:rPr>
          <w:rFonts w:ascii="Times New Roman" w:hAnsi="Times New Roman" w:cs="Times New Roman"/>
          <w:i/>
          <w:vertAlign w:val="subscript"/>
        </w:rPr>
        <w:t>y-1</w:t>
      </w:r>
      <w:r w:rsidRPr="003E01D9">
        <w:rPr>
          <w:rFonts w:ascii="Times New Roman" w:hAnsi="Times New Roman" w:cs="Times New Roman"/>
        </w:rPr>
        <w:t>+</w:t>
      </w:r>
      <w:r w:rsidRPr="003E01D9">
        <w:rPr>
          <w:rFonts w:ascii="Times New Roman" w:hAnsi="Times New Roman" w:cs="Times New Roman"/>
          <w:i/>
        </w:rPr>
        <w:t>C</w:t>
      </w:r>
      <w:r w:rsidRPr="003E01D9">
        <w:rPr>
          <w:rFonts w:ascii="Times New Roman" w:hAnsi="Times New Roman" w:cs="Times New Roman"/>
          <w:i/>
          <w:vertAlign w:val="subscript"/>
        </w:rPr>
        <w:t>y-1</w:t>
      </w:r>
      <w:r>
        <w:rPr>
          <w:rFonts w:ascii="Times New Roman" w:hAnsi="Times New Roman" w:cs="Times New Roman"/>
        </w:rPr>
        <w:t xml:space="preserve"> (panel b). In theory the gradient in surplus production with biomass</w:t>
      </w:r>
      <w:del w:id="10" w:author="Doug Butterworth" w:date="2014-12-29T22:46:00Z">
        <w:r w:rsidDel="001775AD">
          <w:rPr>
            <w:rFonts w:ascii="Times New Roman" w:hAnsi="Times New Roman" w:cs="Times New Roman"/>
          </w:rPr>
          <w:delText xml:space="preserve"> </w:delText>
        </w:r>
        <w:r w:rsidRPr="003E01D9" w:rsidDel="001775AD">
          <w:rPr>
            <w:rFonts w:ascii="Times New Roman" w:hAnsi="Times New Roman" w:cs="Times New Roman"/>
            <w:i/>
          </w:rPr>
          <w:delText>G</w:delText>
        </w:r>
      </w:del>
      <w:r>
        <w:rPr>
          <w:rFonts w:ascii="Times New Roman" w:hAnsi="Times New Roman" w:cs="Times New Roman"/>
        </w:rPr>
        <w:t xml:space="preserve"> can be used to modify management recommendations to move stock levels towards more productive stock sizes where </w:t>
      </w:r>
      <w:r w:rsidRPr="00A044E0">
        <w:rPr>
          <w:rFonts w:ascii="Times New Roman" w:hAnsi="Times New Roman" w:cs="Times New Roman"/>
          <w:i/>
        </w:rPr>
        <w:t>G</w:t>
      </w:r>
      <w:r>
        <w:rPr>
          <w:rFonts w:ascii="Times New Roman" w:hAnsi="Times New Roman" w:cs="Times New Roman"/>
        </w:rPr>
        <w:t xml:space="preserve"> is close to zero (horizontal dashed line). Panel b illustrates estimates of </w:t>
      </w:r>
      <w:r w:rsidRPr="00A044E0">
        <w:rPr>
          <w:rFonts w:ascii="Times New Roman" w:hAnsi="Times New Roman" w:cs="Times New Roman"/>
          <w:i/>
        </w:rPr>
        <w:t>G</w:t>
      </w:r>
      <w:r>
        <w:rPr>
          <w:rFonts w:ascii="Times New Roman" w:hAnsi="Times New Roman" w:cs="Times New Roman"/>
        </w:rPr>
        <w:t xml:space="preserve"> (grey lines) for four simulated time periods.</w:t>
      </w:r>
    </w:p>
    <w:p w:rsidR="00905D5A" w:rsidRDefault="00905D5A" w:rsidP="004901D8">
      <w:pPr>
        <w:spacing w:after="0" w:line="480" w:lineRule="auto"/>
        <w:rPr>
          <w:rFonts w:ascii="Times New Roman" w:hAnsi="Times New Roman" w:cs="Times New Roman"/>
        </w:rPr>
      </w:pPr>
    </w:p>
    <w:p w:rsidR="00755FF4" w:rsidRDefault="00905D5A" w:rsidP="004901D8">
      <w:pPr>
        <w:spacing w:after="0" w:line="480" w:lineRule="auto"/>
        <w:rPr>
          <w:rFonts w:ascii="Times New Roman" w:hAnsi="Times New Roman" w:cs="Times New Roman"/>
        </w:rPr>
      </w:pPr>
      <w:r>
        <w:rPr>
          <w:rFonts w:ascii="Times New Roman" w:hAnsi="Times New Roman" w:cs="Times New Roman"/>
        </w:rPr>
        <w:t xml:space="preserve">The </w:t>
      </w:r>
      <w:r w:rsidR="001E7577">
        <w:rPr>
          <w:rFonts w:ascii="Times New Roman" w:hAnsi="Times New Roman" w:cs="Times New Roman"/>
        </w:rPr>
        <w:t xml:space="preserve">generic </w:t>
      </w:r>
      <w:r>
        <w:rPr>
          <w:rFonts w:ascii="Times New Roman" w:hAnsi="Times New Roman" w:cs="Times New Roman"/>
        </w:rPr>
        <w:t xml:space="preserve">MPs of this paper </w:t>
      </w:r>
      <w:r w:rsidR="00947B1A">
        <w:rPr>
          <w:rFonts w:ascii="Times New Roman" w:hAnsi="Times New Roman" w:cs="Times New Roman"/>
        </w:rPr>
        <w:t>rely on the</w:t>
      </w:r>
      <w:r>
        <w:rPr>
          <w:rFonts w:ascii="Times New Roman" w:hAnsi="Times New Roman" w:cs="Times New Roman"/>
        </w:rPr>
        <w:t xml:space="preserve"> same</w:t>
      </w:r>
      <w:r w:rsidR="00947B1A">
        <w:rPr>
          <w:rFonts w:ascii="Times New Roman" w:hAnsi="Times New Roman" w:cs="Times New Roman"/>
        </w:rPr>
        <w:t xml:space="preserve"> calculation of surplus production </w:t>
      </w:r>
      <w:r w:rsidR="00F70FFD" w:rsidRPr="00F70FFD">
        <w:rPr>
          <w:rFonts w:ascii="Times New Roman" w:hAnsi="Times New Roman" w:cs="Times New Roman"/>
          <w:i/>
        </w:rPr>
        <w:t>S</w:t>
      </w:r>
      <w:r w:rsidR="00F70FFD">
        <w:rPr>
          <w:rFonts w:ascii="Times New Roman" w:hAnsi="Times New Roman" w:cs="Times New Roman"/>
        </w:rPr>
        <w:t>:</w:t>
      </w:r>
    </w:p>
    <w:p w:rsidR="00755FF4" w:rsidRDefault="00755FF4" w:rsidP="004901D8">
      <w:pPr>
        <w:spacing w:after="0" w:line="480" w:lineRule="auto"/>
        <w:rPr>
          <w:rFonts w:ascii="Times New Roman" w:hAnsi="Times New Roman" w:cs="Times New Roman"/>
        </w:rPr>
      </w:pPr>
      <w:r>
        <w:rPr>
          <w:rFonts w:ascii="Times New Roman" w:hAnsi="Times New Roman" w:cs="Times New Roman"/>
        </w:rPr>
        <w:t xml:space="preserve"> </w:t>
      </w:r>
    </w:p>
    <w:p w:rsidR="00F70FFD" w:rsidRPr="00755FF4" w:rsidRDefault="00755FF4" w:rsidP="004901D8">
      <w:pPr>
        <w:spacing w:after="0" w:line="48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oMath>
    </w:p>
    <w:p w:rsidR="00432380" w:rsidRDefault="00432380" w:rsidP="004901D8">
      <w:pPr>
        <w:spacing w:after="0" w:line="480" w:lineRule="auto"/>
        <w:rPr>
          <w:rFonts w:ascii="Times New Roman" w:hAnsi="Times New Roman" w:cs="Times New Roman"/>
        </w:rPr>
      </w:pPr>
    </w:p>
    <w:p w:rsidR="005E1788" w:rsidRDefault="00432380" w:rsidP="005E1788">
      <w:pPr>
        <w:spacing w:after="0" w:line="480" w:lineRule="auto"/>
        <w:rPr>
          <w:rFonts w:ascii="Times New Roman" w:hAnsi="Times New Roman" w:cs="Times New Roman"/>
        </w:rPr>
      </w:pPr>
      <w:r>
        <w:rPr>
          <w:rFonts w:ascii="Times New Roman" w:hAnsi="Times New Roman" w:cs="Times New Roman"/>
        </w:rPr>
        <w:t xml:space="preserve">The gradient in surplus production </w:t>
      </w:r>
      <w:r w:rsidR="00905D5A">
        <w:rPr>
          <w:rFonts w:ascii="Times New Roman" w:hAnsi="Times New Roman" w:cs="Times New Roman"/>
        </w:rPr>
        <w:t xml:space="preserve">with biomass </w:t>
      </w:r>
      <w:r w:rsidRPr="00C5700D">
        <w:rPr>
          <w:rFonts w:ascii="Times New Roman" w:hAnsi="Times New Roman" w:cs="Times New Roman"/>
          <w:i/>
        </w:rPr>
        <w:t>G</w:t>
      </w:r>
      <w:r>
        <w:rPr>
          <w:rFonts w:ascii="Times New Roman" w:hAnsi="Times New Roman" w:cs="Times New Roman"/>
        </w:rPr>
        <w:t xml:space="preserve"> </w:t>
      </w:r>
      <w:r w:rsidR="00905D5A">
        <w:rPr>
          <w:rFonts w:ascii="Times New Roman" w:hAnsi="Times New Roman" w:cs="Times New Roman"/>
        </w:rPr>
        <w:t>(</w:t>
      </w:r>
      <w:proofErr w:type="spellStart"/>
      <w:r>
        <w:rPr>
          <w:rFonts w:ascii="Times New Roman" w:hAnsi="Times New Roman" w:cs="Times New Roman"/>
        </w:rPr>
        <w:t>d</w:t>
      </w:r>
      <w:r w:rsidRPr="00A044E0">
        <w:rPr>
          <w:rFonts w:ascii="Times New Roman" w:hAnsi="Times New Roman" w:cs="Times New Roman"/>
          <w:i/>
        </w:rPr>
        <w:t>S</w:t>
      </w:r>
      <w:proofErr w:type="spellEnd"/>
      <w:r>
        <w:rPr>
          <w:rFonts w:ascii="Times New Roman" w:hAnsi="Times New Roman" w:cs="Times New Roman"/>
        </w:rPr>
        <w:t>/d</w:t>
      </w:r>
      <w:r w:rsidRPr="00A044E0">
        <w:rPr>
          <w:rFonts w:ascii="Times New Roman" w:hAnsi="Times New Roman" w:cs="Times New Roman"/>
          <w:i/>
        </w:rPr>
        <w:t>B</w:t>
      </w:r>
      <w:r>
        <w:rPr>
          <w:rFonts w:ascii="Times New Roman" w:hAnsi="Times New Roman" w:cs="Times New Roman"/>
        </w:rPr>
        <w:t>)</w:t>
      </w:r>
      <w:r w:rsidR="00EB295B">
        <w:rPr>
          <w:rFonts w:ascii="Times New Roman" w:hAnsi="Times New Roman" w:cs="Times New Roman"/>
        </w:rPr>
        <w:t>,</w:t>
      </w:r>
      <w:r>
        <w:rPr>
          <w:rFonts w:ascii="Times New Roman" w:hAnsi="Times New Roman" w:cs="Times New Roman"/>
        </w:rPr>
        <w:t xml:space="preserve"> </w:t>
      </w:r>
      <w:r w:rsidR="000E5C9A">
        <w:rPr>
          <w:rFonts w:ascii="Times New Roman" w:hAnsi="Times New Roman" w:cs="Times New Roman"/>
        </w:rPr>
        <w:t>may</w:t>
      </w:r>
      <w:r>
        <w:rPr>
          <w:rFonts w:ascii="Times New Roman" w:hAnsi="Times New Roman" w:cs="Times New Roman"/>
        </w:rPr>
        <w:t xml:space="preserve"> be used to move the stock toward</w:t>
      </w:r>
      <w:r w:rsidR="00A044E0">
        <w:rPr>
          <w:rFonts w:ascii="Times New Roman" w:hAnsi="Times New Roman" w:cs="Times New Roman"/>
        </w:rPr>
        <w:t xml:space="preserve">s a more productive stock size where </w:t>
      </w:r>
      <w:r w:rsidR="00A044E0" w:rsidRPr="00A044E0">
        <w:rPr>
          <w:rFonts w:ascii="Times New Roman" w:hAnsi="Times New Roman" w:cs="Times New Roman"/>
          <w:i/>
        </w:rPr>
        <w:t>G</w:t>
      </w:r>
      <w:r w:rsidR="00A044E0">
        <w:rPr>
          <w:rFonts w:ascii="Times New Roman" w:hAnsi="Times New Roman" w:cs="Times New Roman"/>
        </w:rPr>
        <w:t xml:space="preserve"> ≈ 0</w:t>
      </w:r>
      <w:r w:rsidR="00DF2A70">
        <w:rPr>
          <w:rFonts w:ascii="Times New Roman" w:hAnsi="Times New Roman" w:cs="Times New Roman"/>
        </w:rPr>
        <w:t xml:space="preserve"> (Figure 1). </w:t>
      </w:r>
      <w:r w:rsidR="00947B1A">
        <w:rPr>
          <w:rFonts w:ascii="Times New Roman" w:hAnsi="Times New Roman" w:cs="Times New Roman"/>
        </w:rPr>
        <w:t>Negative</w:t>
      </w:r>
      <w:r w:rsidR="00A86D6D">
        <w:rPr>
          <w:rFonts w:ascii="Times New Roman" w:hAnsi="Times New Roman" w:cs="Times New Roman"/>
        </w:rPr>
        <w:t xml:space="preserve"> </w:t>
      </w:r>
      <w:r w:rsidR="00A86D6D" w:rsidRPr="00947B1A">
        <w:rPr>
          <w:rFonts w:ascii="Times New Roman" w:hAnsi="Times New Roman" w:cs="Times New Roman"/>
          <w:i/>
        </w:rPr>
        <w:t>G</w:t>
      </w:r>
      <w:r w:rsidR="00A86D6D">
        <w:rPr>
          <w:rFonts w:ascii="Times New Roman" w:hAnsi="Times New Roman" w:cs="Times New Roman"/>
        </w:rPr>
        <w:t xml:space="preserve"> value</w:t>
      </w:r>
      <w:r w:rsidR="00947B1A">
        <w:rPr>
          <w:rFonts w:ascii="Times New Roman" w:hAnsi="Times New Roman" w:cs="Times New Roman"/>
        </w:rPr>
        <w:t>s imply that stock levels are above the most productive stock size</w:t>
      </w:r>
      <w:r w:rsidR="00EB295B">
        <w:rPr>
          <w:rFonts w:ascii="Times New Roman" w:hAnsi="Times New Roman" w:cs="Times New Roman"/>
        </w:rPr>
        <w:t>;</w:t>
      </w:r>
      <w:r w:rsidR="005D1CBC">
        <w:rPr>
          <w:rFonts w:ascii="Times New Roman" w:hAnsi="Times New Roman" w:cs="Times New Roman"/>
        </w:rPr>
        <w:t xml:space="preserve"> </w:t>
      </w:r>
      <w:r w:rsidR="00EB295B">
        <w:rPr>
          <w:rFonts w:ascii="Times New Roman" w:hAnsi="Times New Roman" w:cs="Times New Roman"/>
        </w:rPr>
        <w:t>p</w:t>
      </w:r>
      <w:r w:rsidR="00947B1A">
        <w:rPr>
          <w:rFonts w:ascii="Times New Roman" w:hAnsi="Times New Roman" w:cs="Times New Roman"/>
        </w:rPr>
        <w:t xml:space="preserve">ositive </w:t>
      </w:r>
      <w:r w:rsidR="00947B1A" w:rsidRPr="00947B1A">
        <w:rPr>
          <w:rFonts w:ascii="Times New Roman" w:hAnsi="Times New Roman" w:cs="Times New Roman"/>
          <w:i/>
        </w:rPr>
        <w:t>G</w:t>
      </w:r>
      <w:r w:rsidR="00947B1A">
        <w:rPr>
          <w:rFonts w:ascii="Times New Roman" w:hAnsi="Times New Roman" w:cs="Times New Roman"/>
        </w:rPr>
        <w:t xml:space="preserve"> values imply the stock is below productive stock sizes</w:t>
      </w:r>
      <w:r w:rsidR="00EB295B">
        <w:rPr>
          <w:rFonts w:ascii="Times New Roman" w:hAnsi="Times New Roman" w:cs="Times New Roman"/>
        </w:rPr>
        <w:t>, w</w:t>
      </w:r>
      <w:r w:rsidR="00947B1A">
        <w:rPr>
          <w:rFonts w:ascii="Times New Roman" w:hAnsi="Times New Roman" w:cs="Times New Roman"/>
        </w:rPr>
        <w:t xml:space="preserve">hile </w:t>
      </w:r>
      <w:r w:rsidR="00947B1A" w:rsidRPr="00947B1A">
        <w:rPr>
          <w:rFonts w:ascii="Times New Roman" w:hAnsi="Times New Roman" w:cs="Times New Roman"/>
          <w:i/>
        </w:rPr>
        <w:t>G</w:t>
      </w:r>
      <w:r w:rsidR="00947B1A">
        <w:rPr>
          <w:rFonts w:ascii="Times New Roman" w:hAnsi="Times New Roman" w:cs="Times New Roman"/>
        </w:rPr>
        <w:t xml:space="preserve"> values close to zero suggest that the stock is close to productive stock size. </w:t>
      </w:r>
      <w:r w:rsidR="00DF2A70">
        <w:rPr>
          <w:rFonts w:ascii="Times New Roman" w:hAnsi="Times New Roman" w:cs="Times New Roman"/>
        </w:rPr>
        <w:t xml:space="preserve">This concept </w:t>
      </w:r>
      <w:r w:rsidR="00EB295B">
        <w:rPr>
          <w:rFonts w:ascii="Times New Roman" w:hAnsi="Times New Roman" w:cs="Times New Roman"/>
        </w:rPr>
        <w:t xml:space="preserve">does not rely on the assumption of a </w:t>
      </w:r>
      <w:r w:rsidR="00DF2A70">
        <w:rPr>
          <w:rFonts w:ascii="Times New Roman" w:hAnsi="Times New Roman" w:cs="Times New Roman"/>
        </w:rPr>
        <w:t>fixed position of productive stock size relative to unfished levels and may be able to adapt to temporal shifts in productivity</w:t>
      </w:r>
      <w:r w:rsidR="0039665B">
        <w:rPr>
          <w:rFonts w:ascii="Times New Roman" w:hAnsi="Times New Roman" w:cs="Times New Roman"/>
        </w:rPr>
        <w:t xml:space="preserve">, though the degree to which this is possible will depend heavily on </w:t>
      </w:r>
      <w:r w:rsidR="00964424">
        <w:rPr>
          <w:rFonts w:ascii="Times New Roman" w:hAnsi="Times New Roman" w:cs="Times New Roman"/>
        </w:rPr>
        <w:t>the frequency and duration of</w:t>
      </w:r>
      <w:r w:rsidR="0039665B">
        <w:rPr>
          <w:rFonts w:ascii="Times New Roman" w:hAnsi="Times New Roman" w:cs="Times New Roman"/>
        </w:rPr>
        <w:t xml:space="preserve"> </w:t>
      </w:r>
      <w:r w:rsidR="00964424">
        <w:rPr>
          <w:rFonts w:ascii="Times New Roman" w:hAnsi="Times New Roman" w:cs="Times New Roman"/>
        </w:rPr>
        <w:t xml:space="preserve">productivity </w:t>
      </w:r>
      <w:r w:rsidR="0039665B">
        <w:rPr>
          <w:rFonts w:ascii="Times New Roman" w:hAnsi="Times New Roman" w:cs="Times New Roman"/>
        </w:rPr>
        <w:t>shifts and</w:t>
      </w:r>
      <w:r w:rsidR="00964424">
        <w:rPr>
          <w:rFonts w:ascii="Times New Roman" w:hAnsi="Times New Roman" w:cs="Times New Roman"/>
        </w:rPr>
        <w:t xml:space="preserve"> time lags caused by</w:t>
      </w:r>
      <w:r w:rsidR="0039665B">
        <w:rPr>
          <w:rFonts w:ascii="Times New Roman" w:hAnsi="Times New Roman" w:cs="Times New Roman"/>
        </w:rPr>
        <w:t xml:space="preserve"> specific life-history</w:t>
      </w:r>
      <w:r w:rsidR="00AA1259">
        <w:rPr>
          <w:rFonts w:ascii="Times New Roman" w:hAnsi="Times New Roman" w:cs="Times New Roman"/>
        </w:rPr>
        <w:t xml:space="preserve"> characteristics</w:t>
      </w:r>
      <w:r w:rsidR="00964424">
        <w:rPr>
          <w:rFonts w:ascii="Times New Roman" w:hAnsi="Times New Roman" w:cs="Times New Roman"/>
        </w:rPr>
        <w:t xml:space="preserve"> such as </w:t>
      </w:r>
      <w:r w:rsidR="00AA1259">
        <w:rPr>
          <w:rFonts w:ascii="Times New Roman" w:hAnsi="Times New Roman" w:cs="Times New Roman"/>
        </w:rPr>
        <w:t>age</w:t>
      </w:r>
      <w:r w:rsidR="00964424">
        <w:rPr>
          <w:rFonts w:ascii="Times New Roman" w:hAnsi="Times New Roman" w:cs="Times New Roman"/>
        </w:rPr>
        <w:t>-</w:t>
      </w:r>
      <w:r w:rsidR="00AA1259">
        <w:rPr>
          <w:rFonts w:ascii="Times New Roman" w:hAnsi="Times New Roman" w:cs="Times New Roman"/>
        </w:rPr>
        <w:t>at</w:t>
      </w:r>
      <w:r w:rsidR="00964424">
        <w:rPr>
          <w:rFonts w:ascii="Times New Roman" w:hAnsi="Times New Roman" w:cs="Times New Roman"/>
        </w:rPr>
        <w:t>-</w:t>
      </w:r>
      <w:commentRangeStart w:id="11"/>
      <w:r w:rsidR="00AA1259">
        <w:rPr>
          <w:rFonts w:ascii="Times New Roman" w:hAnsi="Times New Roman" w:cs="Times New Roman"/>
        </w:rPr>
        <w:t>maturity</w:t>
      </w:r>
      <w:commentRangeEnd w:id="11"/>
      <w:r w:rsidR="00AA1259">
        <w:rPr>
          <w:rStyle w:val="CommentReference"/>
        </w:rPr>
        <w:commentReference w:id="11"/>
      </w:r>
      <w:r w:rsidR="00DF2A70">
        <w:rPr>
          <w:rFonts w:ascii="Times New Roman" w:hAnsi="Times New Roman" w:cs="Times New Roman"/>
        </w:rPr>
        <w:t xml:space="preserve">. All of the </w:t>
      </w:r>
      <w:r w:rsidR="001E7577">
        <w:rPr>
          <w:rFonts w:ascii="Times New Roman" w:hAnsi="Times New Roman" w:cs="Times New Roman"/>
        </w:rPr>
        <w:t xml:space="preserve">generic </w:t>
      </w:r>
      <w:r w:rsidR="00DF2A70">
        <w:rPr>
          <w:rFonts w:ascii="Times New Roman" w:hAnsi="Times New Roman" w:cs="Times New Roman"/>
        </w:rPr>
        <w:t xml:space="preserve">MPs have parameters that may be tuned to </w:t>
      </w:r>
      <w:r w:rsidR="005D1CBC">
        <w:rPr>
          <w:rFonts w:ascii="Times New Roman" w:hAnsi="Times New Roman" w:cs="Times New Roman"/>
        </w:rPr>
        <w:t xml:space="preserve">specific </w:t>
      </w:r>
      <w:r w:rsidR="00DF2A70">
        <w:rPr>
          <w:rFonts w:ascii="Times New Roman" w:hAnsi="Times New Roman" w:cs="Times New Roman"/>
        </w:rPr>
        <w:t>case-studies</w:t>
      </w:r>
      <w:r w:rsidR="0039665B">
        <w:rPr>
          <w:rFonts w:ascii="Times New Roman" w:hAnsi="Times New Roman" w:cs="Times New Roman"/>
        </w:rPr>
        <w:t>,</w:t>
      </w:r>
      <w:r w:rsidR="00DF2A70">
        <w:rPr>
          <w:rFonts w:ascii="Times New Roman" w:hAnsi="Times New Roman" w:cs="Times New Roman"/>
        </w:rPr>
        <w:t xml:space="preserve"> such as the</w:t>
      </w:r>
      <w:r w:rsidR="00947B1A">
        <w:rPr>
          <w:rFonts w:ascii="Times New Roman" w:hAnsi="Times New Roman" w:cs="Times New Roman"/>
        </w:rPr>
        <w:t xml:space="preserve"> sensitivity of management updates</w:t>
      </w:r>
      <w:r w:rsidR="00DF2A70">
        <w:rPr>
          <w:rFonts w:ascii="Times New Roman" w:hAnsi="Times New Roman" w:cs="Times New Roman"/>
        </w:rPr>
        <w:t xml:space="preserve"> </w:t>
      </w:r>
      <w:r w:rsidR="00947B1A">
        <w:rPr>
          <w:rFonts w:ascii="Times New Roman" w:hAnsi="Times New Roman" w:cs="Times New Roman"/>
        </w:rPr>
        <w:t xml:space="preserve">to changes in </w:t>
      </w:r>
      <w:r w:rsidR="00947B1A" w:rsidRPr="00947B1A">
        <w:rPr>
          <w:rFonts w:ascii="Times New Roman" w:hAnsi="Times New Roman" w:cs="Times New Roman"/>
          <w:i/>
        </w:rPr>
        <w:t>G</w:t>
      </w:r>
      <w:r w:rsidR="00947B1A">
        <w:rPr>
          <w:rFonts w:ascii="Times New Roman" w:hAnsi="Times New Roman" w:cs="Times New Roman"/>
        </w:rPr>
        <w:t xml:space="preserve"> and the </w:t>
      </w:r>
      <w:r w:rsidR="00DF2A70">
        <w:rPr>
          <w:rFonts w:ascii="Times New Roman" w:hAnsi="Times New Roman" w:cs="Times New Roman"/>
        </w:rPr>
        <w:t xml:space="preserve">number of years of data used to calculate </w:t>
      </w:r>
      <w:r w:rsidR="00DF2A70" w:rsidRPr="00A86D6D">
        <w:rPr>
          <w:rFonts w:ascii="Times New Roman" w:hAnsi="Times New Roman" w:cs="Times New Roman"/>
          <w:i/>
        </w:rPr>
        <w:t>G</w:t>
      </w:r>
      <w:r w:rsidR="00DF2A70">
        <w:rPr>
          <w:rFonts w:ascii="Times New Roman" w:hAnsi="Times New Roman" w:cs="Times New Roman"/>
        </w:rPr>
        <w:t>. However</w:t>
      </w:r>
      <w:r w:rsidR="0039665B">
        <w:rPr>
          <w:rFonts w:ascii="Times New Roman" w:hAnsi="Times New Roman" w:cs="Times New Roman"/>
        </w:rPr>
        <w:t>,</w:t>
      </w:r>
      <w:r w:rsidR="00A86D6D">
        <w:rPr>
          <w:rFonts w:ascii="Times New Roman" w:hAnsi="Times New Roman" w:cs="Times New Roman"/>
        </w:rPr>
        <w:t xml:space="preserve"> in this application we adopt </w:t>
      </w:r>
      <w:r w:rsidR="00DF2A70">
        <w:rPr>
          <w:rFonts w:ascii="Times New Roman" w:hAnsi="Times New Roman" w:cs="Times New Roman"/>
        </w:rPr>
        <w:t xml:space="preserve">rules </w:t>
      </w:r>
      <w:r w:rsidR="00A86D6D">
        <w:rPr>
          <w:rFonts w:ascii="Times New Roman" w:hAnsi="Times New Roman" w:cs="Times New Roman"/>
        </w:rPr>
        <w:t xml:space="preserve">with fixed </w:t>
      </w:r>
      <w:r w:rsidR="00DF2A70">
        <w:rPr>
          <w:rFonts w:ascii="Times New Roman" w:hAnsi="Times New Roman" w:cs="Times New Roman"/>
        </w:rPr>
        <w:t>parameter levels</w:t>
      </w:r>
      <w:r w:rsidR="00A86D6D">
        <w:rPr>
          <w:rFonts w:ascii="Times New Roman" w:hAnsi="Times New Roman" w:cs="Times New Roman"/>
        </w:rPr>
        <w:t xml:space="preserve"> that are</w:t>
      </w:r>
      <w:r w:rsidR="00DF2A70">
        <w:rPr>
          <w:rFonts w:ascii="Times New Roman" w:hAnsi="Times New Roman" w:cs="Times New Roman"/>
        </w:rPr>
        <w:t xml:space="preserve"> intended to operate over a range of </w:t>
      </w:r>
      <w:r w:rsidR="00A86D6D">
        <w:rPr>
          <w:rFonts w:ascii="Times New Roman" w:hAnsi="Times New Roman" w:cs="Times New Roman"/>
        </w:rPr>
        <w:t xml:space="preserve">population </w:t>
      </w:r>
      <w:r w:rsidR="00A86D6D">
        <w:rPr>
          <w:rFonts w:ascii="Times New Roman" w:hAnsi="Times New Roman" w:cs="Times New Roman"/>
        </w:rPr>
        <w:lastRenderedPageBreak/>
        <w:t>and fishing scenarios</w:t>
      </w:r>
      <w:r w:rsidR="00DF2A70">
        <w:rPr>
          <w:rFonts w:ascii="Times New Roman" w:hAnsi="Times New Roman" w:cs="Times New Roman"/>
        </w:rPr>
        <w:t xml:space="preserve">. </w:t>
      </w:r>
      <w:r w:rsidR="00E02E97">
        <w:rPr>
          <w:rFonts w:ascii="Times New Roman" w:hAnsi="Times New Roman" w:cs="Times New Roman"/>
        </w:rPr>
        <w:t>All MPs tested in this paper are listed in</w:t>
      </w:r>
      <w:r w:rsidR="005E1788">
        <w:rPr>
          <w:rFonts w:ascii="Times New Roman" w:hAnsi="Times New Roman" w:cs="Times New Roman"/>
        </w:rPr>
        <w:t xml:space="preserve"> Table </w:t>
      </w:r>
      <w:r w:rsidR="00E02E97">
        <w:rPr>
          <w:rFonts w:ascii="Times New Roman" w:hAnsi="Times New Roman" w:cs="Times New Roman"/>
        </w:rPr>
        <w:t xml:space="preserve">1. The equations of the </w:t>
      </w:r>
      <w:r w:rsidR="001E7577">
        <w:rPr>
          <w:rFonts w:ascii="Times New Roman" w:hAnsi="Times New Roman" w:cs="Times New Roman"/>
        </w:rPr>
        <w:t xml:space="preserve">generic </w:t>
      </w:r>
      <w:r w:rsidR="00E02E97">
        <w:rPr>
          <w:rFonts w:ascii="Times New Roman" w:hAnsi="Times New Roman" w:cs="Times New Roman"/>
        </w:rPr>
        <w:t xml:space="preserve">MPs are presented in </w:t>
      </w:r>
      <w:r w:rsidR="005E1788">
        <w:rPr>
          <w:rFonts w:ascii="Times New Roman" w:hAnsi="Times New Roman" w:cs="Times New Roman"/>
        </w:rPr>
        <w:t xml:space="preserve">Table </w:t>
      </w:r>
      <w:r w:rsidR="00E02E97">
        <w:rPr>
          <w:rFonts w:ascii="Times New Roman" w:hAnsi="Times New Roman" w:cs="Times New Roman"/>
        </w:rPr>
        <w:t>2</w:t>
      </w:r>
      <w:r w:rsidR="005E1788">
        <w:rPr>
          <w:rFonts w:ascii="Times New Roman" w:hAnsi="Times New Roman" w:cs="Times New Roman"/>
        </w:rPr>
        <w:t xml:space="preserve">. </w:t>
      </w:r>
    </w:p>
    <w:p w:rsidR="00313232" w:rsidRDefault="00313232" w:rsidP="005E1788">
      <w:pPr>
        <w:spacing w:after="0" w:line="480" w:lineRule="auto"/>
        <w:rPr>
          <w:rFonts w:ascii="Times New Roman" w:hAnsi="Times New Roman" w:cs="Times New Roman"/>
        </w:rPr>
      </w:pPr>
    </w:p>
    <w:p w:rsidR="00313232" w:rsidRPr="005E0B71" w:rsidRDefault="00313232" w:rsidP="00313232">
      <w:pPr>
        <w:keepNext/>
        <w:keepLines/>
        <w:spacing w:after="0" w:line="480" w:lineRule="auto"/>
        <w:rPr>
          <w:rFonts w:ascii="Times New Roman" w:hAnsi="Times New Roman" w:cs="Times New Roman"/>
        </w:rPr>
      </w:pPr>
      <w:r w:rsidRPr="005E0B71">
        <w:rPr>
          <w:rFonts w:ascii="Times New Roman" w:hAnsi="Times New Roman" w:cs="Times New Roman"/>
        </w:rPr>
        <w:lastRenderedPageBreak/>
        <w:t xml:space="preserve">Table 1. </w:t>
      </w:r>
      <w:proofErr w:type="gramStart"/>
      <w:r>
        <w:rPr>
          <w:rFonts w:ascii="Times New Roman" w:hAnsi="Times New Roman" w:cs="Times New Roman"/>
        </w:rPr>
        <w:t xml:space="preserve">Overview of the candidate management procedures and their data </w:t>
      </w:r>
      <w:commentRangeStart w:id="12"/>
      <w:r>
        <w:rPr>
          <w:rFonts w:ascii="Times New Roman" w:hAnsi="Times New Roman" w:cs="Times New Roman"/>
        </w:rPr>
        <w:t>requirements.</w:t>
      </w:r>
      <w:proofErr w:type="gramEnd"/>
      <w:r>
        <w:rPr>
          <w:rFonts w:ascii="Times New Roman" w:hAnsi="Times New Roman" w:cs="Times New Roman"/>
        </w:rPr>
        <w:t xml:space="preserve"> </w:t>
      </w:r>
      <w:commentRangeEnd w:id="12"/>
      <w:r w:rsidR="0039665B">
        <w:rPr>
          <w:rStyle w:val="CommentReference"/>
        </w:rPr>
        <w:commentReference w:id="12"/>
      </w:r>
    </w:p>
    <w:p w:rsidR="00313232" w:rsidRDefault="007D4176" w:rsidP="00313232">
      <w:pPr>
        <w:keepNext/>
        <w:keepLines/>
        <w:spacing w:after="0" w:line="480" w:lineRule="auto"/>
        <w:rPr>
          <w:rFonts w:ascii="Times New Roman" w:hAnsi="Times New Roman" w:cs="Times New Roman"/>
        </w:rPr>
      </w:pPr>
      <w:ins w:id="13" w:author="TomFast" w:date="2015-01-12T13:29:00Z">
        <w:r w:rsidRPr="007D4176">
          <w:drawing>
            <wp:inline distT="0" distB="0" distL="0" distR="0" wp14:anchorId="717AC459" wp14:editId="0DCB86AD">
              <wp:extent cx="6120765" cy="835700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8357009"/>
                      </a:xfrm>
                      <a:prstGeom prst="rect">
                        <a:avLst/>
                      </a:prstGeom>
                      <a:noFill/>
                      <a:ln>
                        <a:noFill/>
                      </a:ln>
                    </pic:spPr>
                  </pic:pic>
                </a:graphicData>
              </a:graphic>
            </wp:inline>
          </w:drawing>
        </w:r>
      </w:ins>
    </w:p>
    <w:p w:rsidR="00932B0F" w:rsidRDefault="00932B0F" w:rsidP="00313232">
      <w:pPr>
        <w:spacing w:after="0" w:line="480" w:lineRule="auto"/>
        <w:rPr>
          <w:rFonts w:ascii="Times New Roman" w:hAnsi="Times New Roman" w:cs="Times New Roman"/>
        </w:rPr>
      </w:pPr>
    </w:p>
    <w:p w:rsidR="00313232" w:rsidRDefault="00313232" w:rsidP="00313232">
      <w:pPr>
        <w:spacing w:after="0" w:line="480" w:lineRule="auto"/>
        <w:rPr>
          <w:rFonts w:ascii="Times New Roman" w:hAnsi="Times New Roman" w:cs="Times New Roman"/>
          <w:sz w:val="24"/>
          <w:szCs w:val="24"/>
        </w:rPr>
      </w:pPr>
      <w:r w:rsidRPr="005E0B71">
        <w:rPr>
          <w:rFonts w:ascii="Times New Roman" w:hAnsi="Times New Roman" w:cs="Times New Roman"/>
        </w:rPr>
        <w:lastRenderedPageBreak/>
        <w:t xml:space="preserve">Table 2. </w:t>
      </w:r>
      <w:proofErr w:type="gramStart"/>
      <w:r w:rsidRPr="005E0B71">
        <w:rPr>
          <w:rFonts w:ascii="Times New Roman" w:hAnsi="Times New Roman" w:cs="Times New Roman"/>
        </w:rPr>
        <w:t xml:space="preserve">The equations of the </w:t>
      </w:r>
      <w:r w:rsidR="001E7577">
        <w:rPr>
          <w:rFonts w:ascii="Times New Roman" w:hAnsi="Times New Roman" w:cs="Times New Roman"/>
        </w:rPr>
        <w:t>generic</w:t>
      </w:r>
      <w:r w:rsidRPr="005E0B71">
        <w:rPr>
          <w:rFonts w:ascii="Times New Roman" w:hAnsi="Times New Roman" w:cs="Times New Roman"/>
        </w:rPr>
        <w:t xml:space="preserve"> management procedures.</w:t>
      </w:r>
      <w:proofErr w:type="gramEnd"/>
      <w:r w:rsidRPr="005E0B71">
        <w:rPr>
          <w:rFonts w:ascii="Times New Roman" w:hAnsi="Times New Roman" w:cs="Times New Roman"/>
        </w:rPr>
        <w:t xml:space="preserve"> </w:t>
      </w:r>
      <w:r w:rsidRPr="005E0B71">
        <w:rPr>
          <w:rFonts w:ascii="Times New Roman" w:hAnsi="Times New Roman" w:cs="Times New Roman"/>
          <w:i/>
        </w:rPr>
        <w:t>Q</w:t>
      </w:r>
      <w:r w:rsidR="005D1CBC">
        <w:rPr>
          <w:rFonts w:ascii="Times New Roman" w:hAnsi="Times New Roman" w:cs="Times New Roman"/>
        </w:rPr>
        <w:t xml:space="preserve">: a quota recommendation. </w:t>
      </w:r>
      <w:r w:rsidRPr="005E0B71">
        <w:rPr>
          <w:rFonts w:ascii="Times New Roman" w:hAnsi="Times New Roman" w:cs="Times New Roman"/>
        </w:rPr>
        <w:t xml:space="preserve"> </w:t>
      </w:r>
      <w:r w:rsidRPr="005E0B71">
        <w:rPr>
          <w:rFonts w:ascii="Times New Roman" w:hAnsi="Times New Roman" w:cs="Times New Roman"/>
          <w:i/>
        </w:rPr>
        <w:t>C</w:t>
      </w:r>
      <w:r w:rsidR="005D1CBC">
        <w:rPr>
          <w:rFonts w:ascii="Times New Roman" w:hAnsi="Times New Roman" w:cs="Times New Roman"/>
          <w:i/>
        </w:rPr>
        <w:t>:</w:t>
      </w:r>
      <w:r w:rsidRPr="005E0B71">
        <w:rPr>
          <w:rFonts w:ascii="Times New Roman" w:hAnsi="Times New Roman" w:cs="Times New Roman"/>
        </w:rPr>
        <w:t xml:space="preserve"> a </w:t>
      </w:r>
      <w:r w:rsidR="005D1CBC">
        <w:rPr>
          <w:rFonts w:ascii="Times New Roman" w:hAnsi="Times New Roman" w:cs="Times New Roman"/>
        </w:rPr>
        <w:t>total annual catch observation.</w:t>
      </w:r>
      <w:r w:rsidRPr="005E0B71">
        <w:rPr>
          <w:rFonts w:ascii="Times New Roman" w:hAnsi="Times New Roman" w:cs="Times New Roman"/>
        </w:rPr>
        <w:t xml:space="preserve"> </w:t>
      </w:r>
      <w:r w:rsidRPr="005E0B71">
        <w:rPr>
          <w:rFonts w:ascii="Times New Roman" w:hAnsi="Times New Roman" w:cs="Times New Roman"/>
          <w:i/>
        </w:rPr>
        <w:t>B</w:t>
      </w:r>
      <w:r w:rsidR="005D1CBC">
        <w:rPr>
          <w:rFonts w:ascii="Times New Roman" w:hAnsi="Times New Roman" w:cs="Times New Roman"/>
        </w:rPr>
        <w:t>:</w:t>
      </w:r>
      <w:r w:rsidRPr="005E0B71">
        <w:rPr>
          <w:rFonts w:ascii="Times New Roman" w:hAnsi="Times New Roman" w:cs="Times New Roman"/>
        </w:rPr>
        <w:t xml:space="preserve"> an absolute annual biomass estimate</w:t>
      </w:r>
      <w:r w:rsidR="009860CE">
        <w:rPr>
          <w:rFonts w:ascii="Times New Roman" w:hAnsi="Times New Roman" w:cs="Times New Roman"/>
        </w:rPr>
        <w:t xml:space="preserve">. </w:t>
      </w:r>
      <w:r w:rsidR="009860CE">
        <w:rPr>
          <w:rFonts w:ascii="Times New Roman" w:hAnsi="Times New Roman" w:cs="Times New Roman"/>
          <w:i/>
        </w:rPr>
        <w:t>D</w:t>
      </w:r>
      <w:r w:rsidR="009860CE">
        <w:rPr>
          <w:rFonts w:ascii="Times New Roman" w:hAnsi="Times New Roman" w:cs="Times New Roman"/>
        </w:rPr>
        <w:t>: an estimate of current stock depletion (biomass relative to unfished)</w:t>
      </w:r>
      <w:r w:rsidR="005D1CBC">
        <w:rPr>
          <w:rFonts w:ascii="Times New Roman" w:hAnsi="Times New Roman" w:cs="Times New Roman"/>
        </w:rPr>
        <w:t xml:space="preserve">. </w:t>
      </w:r>
      <w:r w:rsidRPr="005E0B71">
        <w:rPr>
          <w:rFonts w:ascii="Times New Roman" w:hAnsi="Times New Roman" w:cs="Times New Roman"/>
          <w:i/>
        </w:rPr>
        <w:t>B</w:t>
      </w:r>
      <w:r w:rsidRPr="005E0B71">
        <w:rPr>
          <w:rFonts w:ascii="Times New Roman" w:hAnsi="Times New Roman" w:cs="Times New Roman"/>
          <w:i/>
          <w:vertAlign w:val="subscript"/>
        </w:rPr>
        <w:t>0</w:t>
      </w:r>
      <w:r w:rsidR="005D1CBC">
        <w:rPr>
          <w:rFonts w:ascii="Times New Roman" w:hAnsi="Times New Roman" w:cs="Times New Roman"/>
          <w:i/>
        </w:rPr>
        <w:t>:</w:t>
      </w:r>
      <w:r w:rsidRPr="005E0B71">
        <w:rPr>
          <w:rFonts w:ascii="Times New Roman" w:hAnsi="Times New Roman" w:cs="Times New Roman"/>
        </w:rPr>
        <w:t xml:space="preserve"> unfished biomass</w:t>
      </w:r>
      <w:r w:rsidRPr="005E0B71">
        <w:rPr>
          <w:rFonts w:ascii="Times New Roman" w:hAnsi="Times New Roman" w:cs="Times New Roman"/>
          <w:i/>
        </w:rPr>
        <w:t>,</w:t>
      </w:r>
      <w:r w:rsidRPr="005E0B71">
        <w:rPr>
          <w:rFonts w:ascii="Times New Roman" w:hAnsi="Times New Roman" w:cs="Times New Roman"/>
        </w:rPr>
        <w:t xml:space="preserve"> </w:t>
      </w:r>
      <w:r w:rsidRPr="005E0B71">
        <w:rPr>
          <w:rFonts w:ascii="Times New Roman" w:hAnsi="Times New Roman" w:cs="Times New Roman"/>
          <w:i/>
        </w:rPr>
        <w:t>I</w:t>
      </w:r>
      <w:r w:rsidR="005D1CBC">
        <w:rPr>
          <w:rFonts w:ascii="Times New Roman" w:hAnsi="Times New Roman" w:cs="Times New Roman"/>
        </w:rPr>
        <w:t xml:space="preserve">: an </w:t>
      </w:r>
      <w:r w:rsidRPr="005E0B71">
        <w:rPr>
          <w:rFonts w:ascii="Times New Roman" w:hAnsi="Times New Roman" w:cs="Times New Roman"/>
        </w:rPr>
        <w:t xml:space="preserve">annual relative abundance </w:t>
      </w:r>
      <w:r w:rsidR="005D1CBC">
        <w:rPr>
          <w:rFonts w:ascii="Times New Roman" w:hAnsi="Times New Roman" w:cs="Times New Roman"/>
        </w:rPr>
        <w:t>index or catch rate observation.</w:t>
      </w:r>
      <w:r w:rsidRPr="005E0B71">
        <w:rPr>
          <w:rFonts w:ascii="Times New Roman" w:hAnsi="Times New Roman" w:cs="Times New Roman"/>
        </w:rPr>
        <w:t xml:space="preserve"> </w:t>
      </w:r>
      <w:r w:rsidRPr="005E0B71">
        <w:rPr>
          <w:rFonts w:ascii="Times New Roman" w:hAnsi="Times New Roman" w:cs="Times New Roman"/>
          <w:i/>
        </w:rPr>
        <w:t>M</w:t>
      </w:r>
      <w:r w:rsidRPr="005E0B71">
        <w:rPr>
          <w:rFonts w:ascii="Times New Roman" w:hAnsi="Times New Roman" w:cs="Times New Roman"/>
        </w:rPr>
        <w:t xml:space="preserve"> and </w:t>
      </w:r>
      <w:r w:rsidRPr="005E0B71">
        <w:rPr>
          <w:rFonts w:ascii="Times New Roman" w:hAnsi="Times New Roman" w:cs="Times New Roman"/>
          <w:i/>
        </w:rPr>
        <w:t>F</w:t>
      </w:r>
      <w:r w:rsidRPr="00743FDC">
        <w:rPr>
          <w:rFonts w:ascii="Times New Roman" w:hAnsi="Times New Roman" w:cs="Times New Roman"/>
          <w:i/>
          <w:vertAlign w:val="subscript"/>
        </w:rPr>
        <w:t>MSY</w:t>
      </w:r>
      <w:r w:rsidRPr="005E0B71">
        <w:rPr>
          <w:rFonts w:ascii="Times New Roman" w:hAnsi="Times New Roman" w:cs="Times New Roman"/>
          <w:i/>
        </w:rPr>
        <w:t>/M</w:t>
      </w:r>
      <w:r w:rsidRPr="005E0B71">
        <w:rPr>
          <w:rFonts w:ascii="Times New Roman" w:hAnsi="Times New Roman" w:cs="Times New Roman"/>
        </w:rPr>
        <w:t xml:space="preserve"> are imperfectly known simulated values of natural mortality rate and fishing rate at maximum sustainable yield relative to natural mortality </w:t>
      </w:r>
      <w:commentRangeStart w:id="14"/>
      <w:r w:rsidRPr="005E0B71">
        <w:rPr>
          <w:rFonts w:ascii="Times New Roman" w:hAnsi="Times New Roman" w:cs="Times New Roman"/>
        </w:rPr>
        <w:t>rate</w:t>
      </w:r>
      <w:commentRangeEnd w:id="14"/>
      <w:r w:rsidR="005E4900">
        <w:rPr>
          <w:rStyle w:val="CommentReference"/>
        </w:rPr>
        <w:commentReference w:id="14"/>
      </w:r>
      <w:r w:rsidRPr="005E0B71">
        <w:rPr>
          <w:rFonts w:ascii="Times New Roman" w:hAnsi="Times New Roman" w:cs="Times New Roman"/>
        </w:rPr>
        <w:t>.</w:t>
      </w:r>
      <w:r w:rsidRPr="00F54632">
        <w:rPr>
          <w:rFonts w:ascii="Times New Roman" w:hAnsi="Times New Roman" w:cs="Times New Roman"/>
          <w:sz w:val="24"/>
          <w:szCs w:val="24"/>
        </w:rPr>
        <w:t xml:space="preserve">   </w:t>
      </w:r>
    </w:p>
    <w:tbl>
      <w:tblPr>
        <w:tblW w:w="9606" w:type="dxa"/>
        <w:tblLook w:val="04A0" w:firstRow="1" w:lastRow="0" w:firstColumn="1" w:lastColumn="0" w:noHBand="0" w:noVBand="1"/>
      </w:tblPr>
      <w:tblGrid>
        <w:gridCol w:w="1101"/>
        <w:gridCol w:w="1842"/>
        <w:gridCol w:w="6663"/>
      </w:tblGrid>
      <w:tr w:rsidR="00313232" w:rsidRPr="00F54632" w:rsidTr="005D1CBC">
        <w:trPr>
          <w:trHeight w:hRule="exact" w:val="369"/>
        </w:trPr>
        <w:tc>
          <w:tcPr>
            <w:tcW w:w="1101" w:type="dxa"/>
            <w:tcBorders>
              <w:top w:val="single" w:sz="4" w:space="0" w:color="auto"/>
              <w:bottom w:val="single" w:sz="4" w:space="0" w:color="auto"/>
            </w:tcBorders>
          </w:tcPr>
          <w:p w:rsidR="00313232" w:rsidRPr="00F54632" w:rsidRDefault="00313232" w:rsidP="004603E5">
            <w:pPr>
              <w:rPr>
                <w:rFonts w:ascii="Times New Roman" w:hAnsi="Times New Roman" w:cs="Times New Roman"/>
                <w:b/>
                <w:sz w:val="20"/>
                <w:szCs w:val="20"/>
              </w:rPr>
            </w:pPr>
            <w:r w:rsidRPr="00F54632">
              <w:rPr>
                <w:rFonts w:ascii="Times New Roman" w:hAnsi="Times New Roman" w:cs="Times New Roman"/>
                <w:b/>
                <w:sz w:val="20"/>
                <w:szCs w:val="20"/>
              </w:rPr>
              <w:t>MP Name</w:t>
            </w:r>
          </w:p>
        </w:tc>
        <w:tc>
          <w:tcPr>
            <w:tcW w:w="1842" w:type="dxa"/>
            <w:tcBorders>
              <w:top w:val="single" w:sz="4" w:space="0" w:color="auto"/>
              <w:bottom w:val="single" w:sz="4" w:space="0" w:color="auto"/>
            </w:tcBorders>
          </w:tcPr>
          <w:p w:rsidR="00313232" w:rsidRPr="00F54632" w:rsidRDefault="00313232" w:rsidP="004603E5">
            <w:pPr>
              <w:rPr>
                <w:rFonts w:ascii="Times New Roman" w:hAnsi="Times New Roman" w:cs="Times New Roman"/>
                <w:b/>
                <w:sz w:val="20"/>
                <w:szCs w:val="20"/>
              </w:rPr>
            </w:pPr>
            <w:r w:rsidRPr="00F54632">
              <w:rPr>
                <w:rFonts w:ascii="Times New Roman" w:hAnsi="Times New Roman" w:cs="Times New Roman"/>
                <w:b/>
                <w:sz w:val="20"/>
                <w:szCs w:val="20"/>
              </w:rPr>
              <w:t>Parameter values</w:t>
            </w:r>
          </w:p>
        </w:tc>
        <w:tc>
          <w:tcPr>
            <w:tcW w:w="6663" w:type="dxa"/>
            <w:tcBorders>
              <w:top w:val="single" w:sz="4" w:space="0" w:color="auto"/>
              <w:bottom w:val="single" w:sz="4" w:space="0" w:color="auto"/>
            </w:tcBorders>
          </w:tcPr>
          <w:p w:rsidR="00313232" w:rsidRPr="00F54632" w:rsidRDefault="00313232" w:rsidP="004603E5">
            <w:pPr>
              <w:rPr>
                <w:rFonts w:ascii="Times New Roman" w:hAnsi="Times New Roman" w:cs="Times New Roman"/>
                <w:b/>
                <w:sz w:val="20"/>
                <w:szCs w:val="20"/>
              </w:rPr>
            </w:pPr>
            <w:r w:rsidRPr="00F54632">
              <w:rPr>
                <w:rFonts w:ascii="Times New Roman" w:hAnsi="Times New Roman" w:cs="Times New Roman"/>
                <w:b/>
                <w:sz w:val="20"/>
                <w:szCs w:val="20"/>
              </w:rPr>
              <w:t>Quota calculation</w:t>
            </w:r>
          </w:p>
        </w:tc>
      </w:tr>
      <w:tr w:rsidR="00313232" w:rsidRPr="00F54632" w:rsidTr="005D1CBC">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Gcontrol</w:t>
            </w:r>
            <w:proofErr w:type="spellEnd"/>
          </w:p>
        </w:tc>
        <w:tc>
          <w:tcPr>
            <w:tcW w:w="1842" w:type="dxa"/>
            <w:vMerge w:val="restart"/>
            <w:tcBorders>
              <w:top w:val="single" w:sz="4" w:space="0" w:color="auto"/>
            </w:tcBorders>
            <w:vAlign w:val="center"/>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i/>
                <w:sz w:val="20"/>
                <w:szCs w:val="20"/>
              </w:rPr>
              <w:t>g</w:t>
            </w:r>
            <w:r w:rsidRPr="00F54632">
              <w:rPr>
                <w:rFonts w:ascii="Times New Roman" w:hAnsi="Times New Roman" w:cs="Times New Roman"/>
                <w:i/>
                <w:sz w:val="20"/>
                <w:szCs w:val="20"/>
                <w:vertAlign w:val="superscript"/>
              </w:rPr>
              <w:t>U</w:t>
            </w:r>
            <w:proofErr w:type="spellEnd"/>
            <w:r w:rsidRPr="00F54632">
              <w:rPr>
                <w:rFonts w:ascii="Times New Roman" w:hAnsi="Times New Roman" w:cs="Times New Roman"/>
                <w:sz w:val="20"/>
                <w:szCs w:val="20"/>
                <w:vertAlign w:val="superscript"/>
              </w:rPr>
              <w:t xml:space="preserve"> </w:t>
            </w:r>
            <w:r w:rsidRPr="00F54632">
              <w:rPr>
                <w:rFonts w:ascii="Times New Roman" w:hAnsi="Times New Roman" w:cs="Times New Roman"/>
                <w:sz w:val="20"/>
                <w:szCs w:val="20"/>
              </w:rPr>
              <w:t>= 0.5</w:t>
            </w:r>
          </w:p>
          <w:p w:rsidR="00313232" w:rsidRPr="00F54632" w:rsidRDefault="00313232" w:rsidP="005D1CBC">
            <w:pPr>
              <w:spacing w:after="160"/>
              <w:rPr>
                <w:rFonts w:ascii="Times New Roman" w:hAnsi="Times New Roman" w:cs="Times New Roman"/>
                <w:sz w:val="20"/>
                <w:szCs w:val="20"/>
              </w:rPr>
            </w:pPr>
          </w:p>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i/>
                <w:sz w:val="20"/>
                <w:szCs w:val="20"/>
              </w:rPr>
              <w:t>g</w:t>
            </w:r>
            <w:r w:rsidRPr="00F54632">
              <w:rPr>
                <w:rFonts w:ascii="Times New Roman" w:hAnsi="Times New Roman" w:cs="Times New Roman"/>
                <w:i/>
                <w:sz w:val="20"/>
                <w:szCs w:val="20"/>
                <w:vertAlign w:val="superscript"/>
              </w:rPr>
              <w:t>L</w:t>
            </w:r>
            <w:proofErr w:type="spellEnd"/>
            <w:r w:rsidRPr="00F54632">
              <w:rPr>
                <w:rFonts w:ascii="Times New Roman" w:hAnsi="Times New Roman" w:cs="Times New Roman"/>
                <w:sz w:val="20"/>
                <w:szCs w:val="20"/>
                <w:vertAlign w:val="superscript"/>
              </w:rPr>
              <w:t xml:space="preserve"> </w:t>
            </w:r>
            <w:r w:rsidRPr="00F54632">
              <w:rPr>
                <w:rFonts w:ascii="Times New Roman" w:hAnsi="Times New Roman" w:cs="Times New Roman"/>
                <w:sz w:val="20"/>
                <w:szCs w:val="20"/>
              </w:rPr>
              <w:t>= 2</w:t>
            </w:r>
          </w:p>
        </w:tc>
        <w:tc>
          <w:tcPr>
            <w:tcW w:w="6663" w:type="dxa"/>
            <w:tcBorders>
              <w:top w:val="single" w:sz="4" w:space="0" w:color="auto"/>
              <w:bottom w:val="single" w:sz="4" w:space="0" w:color="auto"/>
            </w:tcBorders>
            <w:vAlign w:val="center"/>
          </w:tcPr>
          <w:p w:rsidR="00313232" w:rsidRPr="00F54632" w:rsidRDefault="00137404" w:rsidP="005D1CBC">
            <w:pPr>
              <w:spacing w:after="160"/>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e>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L</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U</m:t>
                              </m:r>
                            </m:sup>
                          </m:sSup>
                        </m:e>
                      </m:mr>
                      <m:mr>
                        <m:e>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L</m:t>
                              </m:r>
                            </m:sup>
                          </m:sSup>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m:t>
                              </m:r>
                            </m:sub>
                          </m:sSub>
                        </m:e>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L</m:t>
                              </m:r>
                            </m:sup>
                          </m:sSup>
                        </m:e>
                      </m:mr>
                      <m:mr>
                        <m:e>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U</m:t>
                              </m:r>
                            </m:sup>
                          </m:sSup>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m:t>
                              </m:r>
                            </m:sub>
                          </m:sSub>
                        </m:e>
                        <m:e>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U</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mr>
                    </m:m>
                  </m:e>
                </m:d>
                <m:r>
                  <w:rPr>
                    <w:rFonts w:ascii="Cambria Math" w:hAnsi="Cambria Math" w:cs="Times New Roman"/>
                    <w:sz w:val="20"/>
                    <w:szCs w:val="20"/>
                  </w:rPr>
                  <m:t xml:space="preserve">,     </m:t>
                </m:r>
                <m:sSub>
                  <m:sSubPr>
                    <m:ctrlPr>
                      <w:rPr>
                        <w:rFonts w:ascii="Cambria Math" w:hAnsi="Cambria Math" w:cs="Times New Roman"/>
                        <w:i/>
                        <w:sz w:val="20"/>
                        <w:szCs w:val="20"/>
                      </w:rPr>
                    </m:ctrlPr>
                  </m:sSubP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=S</m:t>
                    </m:r>
                  </m:e>
                  <m:sub>
                    <m:r>
                      <w:rPr>
                        <w:rFonts w:ascii="Cambria Math" w:hAnsi="Cambria Math" w:cs="Times New Roman"/>
                        <w:sz w:val="20"/>
                        <w:szCs w:val="20"/>
                      </w:rPr>
                      <m:t>y</m:t>
                    </m:r>
                  </m:sub>
                </m:sSub>
                <m:d>
                  <m:dPr>
                    <m:ctrlPr>
                      <w:rPr>
                        <w:rFonts w:ascii="Cambria Math" w:hAnsi="Cambria Math" w:cs="Times New Roman"/>
                        <w:i/>
                        <w:sz w:val="20"/>
                        <w:szCs w:val="20"/>
                      </w:rPr>
                    </m:ctrlPr>
                  </m:dPr>
                  <m:e>
                    <m:r>
                      <w:rPr>
                        <w:rFonts w:ascii="Cambria Math" w:hAnsi="Cambria Math" w:cs="Times New Roman"/>
                        <w:sz w:val="20"/>
                        <w:szCs w:val="20"/>
                      </w:rPr>
                      <m:t>1-2</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e>
                </m:d>
              </m:oMath>
            </m:oMathPara>
          </w:p>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i/>
                <w:sz w:val="20"/>
                <w:szCs w:val="20"/>
              </w:rPr>
              <w:t>G</w:t>
            </w:r>
            <w:r w:rsidRPr="00F54632">
              <w:rPr>
                <w:rFonts w:ascii="Times New Roman" w:hAnsi="Times New Roman" w:cs="Times New Roman"/>
                <w:i/>
                <w:sz w:val="20"/>
                <w:szCs w:val="20"/>
                <w:vertAlign w:val="subscript"/>
              </w:rPr>
              <w:t>y</w:t>
            </w:r>
            <w:proofErr w:type="spellEnd"/>
            <w:r w:rsidRPr="00F54632">
              <w:rPr>
                <w:rFonts w:ascii="Times New Roman" w:hAnsi="Times New Roman" w:cs="Times New Roman"/>
                <w:sz w:val="20"/>
                <w:szCs w:val="20"/>
              </w:rPr>
              <w:t xml:space="preserve"> is the slope in surplus production </w:t>
            </w:r>
            <w:r w:rsidRPr="00F54632">
              <w:rPr>
                <w:rFonts w:ascii="Times New Roman" w:hAnsi="Times New Roman" w:cs="Times New Roman"/>
                <w:i/>
                <w:sz w:val="20"/>
                <w:szCs w:val="20"/>
              </w:rPr>
              <w:t>S</w:t>
            </w:r>
            <w:r w:rsidRPr="00F54632">
              <w:rPr>
                <w:rFonts w:ascii="Times New Roman" w:hAnsi="Times New Roman" w:cs="Times New Roman"/>
                <w:sz w:val="20"/>
                <w:szCs w:val="20"/>
              </w:rPr>
              <w:t xml:space="preserve"> with biomass over the last ten years </w:t>
            </w:r>
          </w:p>
          <w:p w:rsidR="00313232" w:rsidRPr="00F54632" w:rsidRDefault="00137404" w:rsidP="005D1CBC">
            <w:pPr>
              <w:spacing w:after="160"/>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y-1</m:t>
                    </m:r>
                  </m:sub>
                </m:sSub>
              </m:oMath>
            </m:oMathPara>
          </w:p>
          <w:p w:rsidR="00313232" w:rsidRPr="00F54632" w:rsidRDefault="007B45CC" w:rsidP="007B45CC">
            <w:pPr>
              <w:spacing w:after="160"/>
              <w:rPr>
                <w:rFonts w:ascii="Times New Roman" w:eastAsiaTheme="minorEastAsia" w:hAnsi="Times New Roman" w:cs="Times New Roman"/>
                <w:sz w:val="20"/>
                <w:szCs w:val="20"/>
              </w:rPr>
            </w:pPr>
            <w:r>
              <w:rPr>
                <w:rFonts w:ascii="Times New Roman" w:eastAsiaTheme="minorEastAsia" w:hAnsi="Times New Roman" w:cs="Times New Roman"/>
                <w:sz w:val="20"/>
                <w:szCs w:val="20"/>
              </w:rPr>
              <w:t>w</w:t>
            </w:r>
            <w:r w:rsidR="00313232" w:rsidRPr="00F54632">
              <w:rPr>
                <w:rFonts w:ascii="Times New Roman" w:eastAsiaTheme="minorEastAsia" w:hAnsi="Times New Roman" w:cs="Times New Roman"/>
                <w:sz w:val="20"/>
                <w:szCs w:val="20"/>
              </w:rPr>
              <w:t>her</w:t>
            </w:r>
            <w:r>
              <w:rPr>
                <w:rFonts w:ascii="Times New Roman" w:eastAsiaTheme="minorEastAsia" w:hAnsi="Times New Roman" w:cs="Times New Roman"/>
                <w:sz w:val="20"/>
                <w:szCs w:val="20"/>
              </w:rPr>
              <w:t xml:space="preserve">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B</m:t>
                  </m:r>
                </m:e>
              </m:acc>
            </m:oMath>
            <w:r w:rsidR="00313232" w:rsidRPr="00F54632">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t>
            </w:r>
            <w:r w:rsidR="00313232" w:rsidRPr="00F54632">
              <w:rPr>
                <w:rFonts w:ascii="Times New Roman" w:eastAsiaTheme="minorEastAsia" w:hAnsi="Times New Roman" w:cs="Times New Roman"/>
                <w:sz w:val="20"/>
                <w:szCs w:val="20"/>
              </w:rPr>
              <w:t xml:space="preserve">are the biomass and catch predicted by a first degree </w:t>
            </w:r>
            <w:r w:rsidR="009860CE">
              <w:rPr>
                <w:rFonts w:ascii="Times New Roman" w:eastAsiaTheme="minorEastAsia" w:hAnsi="Times New Roman" w:cs="Times New Roman"/>
                <w:sz w:val="20"/>
                <w:szCs w:val="20"/>
              </w:rPr>
              <w:t>L</w:t>
            </w:r>
            <w:r w:rsidR="00313232" w:rsidRPr="00F54632">
              <w:rPr>
                <w:rFonts w:ascii="Times New Roman" w:eastAsiaTheme="minorEastAsia" w:hAnsi="Times New Roman" w:cs="Times New Roman"/>
                <w:sz w:val="20"/>
                <w:szCs w:val="20"/>
              </w:rPr>
              <w:t>oess smoother</w:t>
            </w:r>
            <w:r>
              <w:rPr>
                <w:rFonts w:ascii="Times New Roman" w:eastAsiaTheme="minorEastAsia" w:hAnsi="Times New Roman" w:cs="Times New Roman"/>
                <w:sz w:val="20"/>
                <w:szCs w:val="20"/>
              </w:rPr>
              <w:t xml:space="preserve"> with smoothing parameter alpha = 0.75,</w:t>
            </w:r>
            <w:r w:rsidR="00313232" w:rsidRPr="00F54632">
              <w:rPr>
                <w:rFonts w:ascii="Times New Roman" w:eastAsiaTheme="minorEastAsia" w:hAnsi="Times New Roman" w:cs="Times New Roman"/>
                <w:sz w:val="20"/>
                <w:szCs w:val="20"/>
              </w:rPr>
              <w:t xml:space="preserve"> fitted to absolute abundance and catch observations over the last ten years</w:t>
            </w:r>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Rcontrol</w:t>
            </w:r>
            <w:proofErr w:type="spellEnd"/>
          </w:p>
        </w:tc>
        <w:tc>
          <w:tcPr>
            <w:tcW w:w="1842" w:type="dxa"/>
            <w:vMerge/>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tcPr>
          <w:p w:rsidR="00313232" w:rsidRPr="00F54632" w:rsidRDefault="00313232" w:rsidP="005D1CBC">
            <w:pPr>
              <w:spacing w:after="160"/>
              <w:rPr>
                <w:rFonts w:ascii="Times New Roman" w:eastAsiaTheme="minorEastAsia" w:hAnsi="Times New Roman" w:cs="Times New Roman"/>
                <w:sz w:val="20"/>
                <w:szCs w:val="20"/>
              </w:rPr>
            </w:pPr>
            <w:r w:rsidRPr="00F54632">
              <w:rPr>
                <w:rFonts w:ascii="Times New Roman" w:hAnsi="Times New Roman" w:cs="Times New Roman"/>
                <w:sz w:val="20"/>
                <w:szCs w:val="20"/>
              </w:rPr>
              <w:t xml:space="preserve">As </w:t>
            </w:r>
            <w:proofErr w:type="spellStart"/>
            <w:r w:rsidRPr="00F54632">
              <w:rPr>
                <w:rFonts w:ascii="Times New Roman" w:hAnsi="Times New Roman" w:cs="Times New Roman"/>
                <w:sz w:val="20"/>
                <w:szCs w:val="20"/>
              </w:rPr>
              <w:t>Gcontrol</w:t>
            </w:r>
            <w:proofErr w:type="spellEnd"/>
            <w:r w:rsidRPr="00F54632">
              <w:rPr>
                <w:rFonts w:ascii="Times New Roman" w:hAnsi="Times New Roman" w:cs="Times New Roman"/>
                <w:sz w:val="20"/>
                <w:szCs w:val="20"/>
              </w:rPr>
              <w:t xml:space="preserve"> except: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=r</m:t>
              </m:r>
              <m:d>
                <m:dPr>
                  <m:ctrlPr>
                    <w:rPr>
                      <w:rFonts w:ascii="Cambria Math" w:hAnsi="Cambria Math" w:cs="Times New Roman"/>
                      <w:i/>
                      <w:sz w:val="20"/>
                      <w:szCs w:val="20"/>
                    </w:rPr>
                  </m:ctrlPr>
                </m:dPr>
                <m:e>
                  <m:r>
                    <w:rPr>
                      <w:rFonts w:ascii="Cambria Math" w:hAnsi="Cambria Math" w:cs="Times New Roman"/>
                      <w:sz w:val="20"/>
                      <w:szCs w:val="20"/>
                    </w:rPr>
                    <m:t>1-2</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y</m:t>
                      </m:r>
                    </m:sub>
                  </m:sSub>
                </m:e>
              </m:d>
            </m:oMath>
          </w:p>
          <w:p w:rsidR="00313232" w:rsidRPr="00F54632" w:rsidRDefault="00313232" w:rsidP="005D1CBC">
            <w:pPr>
              <w:spacing w:after="160"/>
              <w:rPr>
                <w:rFonts w:ascii="Times New Roman" w:hAnsi="Times New Roman" w:cs="Times New Roman"/>
                <w:sz w:val="20"/>
                <w:szCs w:val="20"/>
              </w:rPr>
            </w:pPr>
            <w:r>
              <w:rPr>
                <w:rFonts w:ascii="Times New Roman" w:eastAsiaTheme="minorEastAsia" w:hAnsi="Times New Roman" w:cs="Times New Roman"/>
                <w:sz w:val="20"/>
                <w:szCs w:val="20"/>
              </w:rPr>
              <w:t>w</w:t>
            </w:r>
            <w:r w:rsidRPr="00F54632">
              <w:rPr>
                <w:rFonts w:ascii="Times New Roman" w:eastAsiaTheme="minorEastAsia" w:hAnsi="Times New Roman" w:cs="Times New Roman"/>
                <w:sz w:val="20"/>
                <w:szCs w:val="20"/>
              </w:rPr>
              <w:t xml:space="preserve">here </w:t>
            </w:r>
            <w:r w:rsidRPr="00F54632">
              <w:rPr>
                <w:rFonts w:ascii="Times New Roman" w:eastAsiaTheme="minorEastAsia" w:hAnsi="Times New Roman" w:cs="Times New Roman"/>
                <w:i/>
                <w:sz w:val="20"/>
                <w:szCs w:val="20"/>
              </w:rPr>
              <w:t>r</w:t>
            </w:r>
            <w:r w:rsidRPr="00F54632">
              <w:rPr>
                <w:rFonts w:ascii="Times New Roman" w:eastAsiaTheme="minorEastAsia" w:hAnsi="Times New Roman" w:cs="Times New Roman"/>
                <w:sz w:val="20"/>
                <w:szCs w:val="20"/>
              </w:rPr>
              <w:t xml:space="preserve"> is the demographically derived prior for intrinsic rate of increase (McAllister et al. 2001) and </w:t>
            </w:r>
            <w:r w:rsidRPr="00F54632">
              <w:rPr>
                <w:rFonts w:ascii="Times New Roman" w:eastAsiaTheme="minorEastAsia" w:hAnsi="Times New Roman" w:cs="Times New Roman"/>
                <w:i/>
                <w:sz w:val="20"/>
                <w:szCs w:val="20"/>
              </w:rPr>
              <w:t>D</w:t>
            </w:r>
            <w:r w:rsidRPr="00F54632">
              <w:rPr>
                <w:rFonts w:ascii="Times New Roman" w:eastAsiaTheme="minorEastAsia" w:hAnsi="Times New Roman" w:cs="Times New Roman"/>
                <w:sz w:val="20"/>
                <w:szCs w:val="20"/>
              </w:rPr>
              <w:t xml:space="preserve"> is stock depletion</w:t>
            </w:r>
            <w:r>
              <w:rPr>
                <w:rFonts w:ascii="Times New Roman" w:eastAsiaTheme="minorEastAsia" w:hAnsi="Times New Roman" w:cs="Times New Roman"/>
                <w:sz w:val="20"/>
                <w:szCs w:val="20"/>
              </w:rPr>
              <w:t xml:space="preserve"> (</w:t>
            </w:r>
            <w:r w:rsidRPr="005E0B71">
              <w:rPr>
                <w:rFonts w:ascii="Times New Roman" w:eastAsiaTheme="minorEastAsia" w:hAnsi="Times New Roman" w:cs="Times New Roman"/>
                <w:i/>
                <w:sz w:val="20"/>
                <w:szCs w:val="20"/>
              </w:rPr>
              <w:t>B</w:t>
            </w:r>
            <w:r w:rsidRPr="005E0B71">
              <w:rPr>
                <w:rFonts w:ascii="Times New Roman" w:eastAsiaTheme="minorEastAsia" w:hAnsi="Times New Roman" w:cs="Times New Roman"/>
                <w:i/>
                <w:sz w:val="20"/>
                <w:szCs w:val="20"/>
                <w:vertAlign w:val="subscript"/>
              </w:rPr>
              <w:t>y</w:t>
            </w:r>
            <w:r w:rsidRPr="005E0B71">
              <w:rPr>
                <w:rFonts w:ascii="Times New Roman" w:eastAsiaTheme="minorEastAsia" w:hAnsi="Times New Roman" w:cs="Times New Roman"/>
                <w:sz w:val="20"/>
                <w:szCs w:val="20"/>
                <w:vertAlign w:val="subscript"/>
              </w:rPr>
              <w:t xml:space="preserve"> </w:t>
            </w:r>
            <w:r>
              <w:rPr>
                <w:rFonts w:ascii="Times New Roman" w:eastAsiaTheme="minorEastAsia" w:hAnsi="Times New Roman" w:cs="Times New Roman"/>
                <w:sz w:val="20"/>
                <w:szCs w:val="20"/>
              </w:rPr>
              <w:t xml:space="preserve">/ </w:t>
            </w:r>
            <w:r w:rsidRPr="005E0B71">
              <w:rPr>
                <w:rFonts w:ascii="Times New Roman" w:eastAsiaTheme="minorEastAsia" w:hAnsi="Times New Roman" w:cs="Times New Roman"/>
                <w:i/>
                <w:sz w:val="20"/>
                <w:szCs w:val="20"/>
              </w:rPr>
              <w:t>B</w:t>
            </w:r>
            <w:r w:rsidRPr="005E0B71">
              <w:rPr>
                <w:rFonts w:ascii="Times New Roman" w:eastAsiaTheme="minorEastAsia" w:hAnsi="Times New Roman" w:cs="Times New Roman"/>
                <w:i/>
                <w:sz w:val="20"/>
                <w:szCs w:val="20"/>
                <w:vertAlign w:val="subscript"/>
              </w:rPr>
              <w:t>0</w:t>
            </w:r>
            <w:r>
              <w:rPr>
                <w:rFonts w:ascii="Times New Roman" w:eastAsiaTheme="minorEastAsia" w:hAnsi="Times New Roman" w:cs="Times New Roman"/>
                <w:sz w:val="20"/>
                <w:szCs w:val="20"/>
              </w:rPr>
              <w:t>)</w:t>
            </w:r>
          </w:p>
        </w:tc>
      </w:tr>
      <w:tr w:rsidR="00313232" w:rsidRPr="00F54632" w:rsidTr="005D1CBC">
        <w:trPr>
          <w:trHeight w:hRule="exact" w:val="794"/>
        </w:trPr>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r w:rsidRPr="00F54632">
              <w:rPr>
                <w:rFonts w:ascii="Times New Roman" w:hAnsi="Times New Roman" w:cs="Times New Roman"/>
                <w:sz w:val="20"/>
                <w:szCs w:val="20"/>
              </w:rPr>
              <w:t>Rcontrol2</w:t>
            </w:r>
          </w:p>
        </w:tc>
        <w:tc>
          <w:tcPr>
            <w:tcW w:w="1842" w:type="dxa"/>
            <w:vMerge/>
            <w:tcBorders>
              <w:bottom w:val="single" w:sz="4" w:space="0" w:color="auto"/>
            </w:tcBorders>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r w:rsidRPr="00F54632">
              <w:rPr>
                <w:rFonts w:ascii="Times New Roman" w:hAnsi="Times New Roman" w:cs="Times New Roman"/>
                <w:sz w:val="20"/>
                <w:szCs w:val="20"/>
              </w:rPr>
              <w:t xml:space="preserve">As </w:t>
            </w:r>
            <w:proofErr w:type="spellStart"/>
            <w:r w:rsidR="009860CE">
              <w:rPr>
                <w:rFonts w:ascii="Times New Roman" w:hAnsi="Times New Roman" w:cs="Times New Roman"/>
                <w:sz w:val="20"/>
                <w:szCs w:val="20"/>
              </w:rPr>
              <w:t>R</w:t>
            </w:r>
            <w:r w:rsidR="009860CE" w:rsidRPr="00F54632">
              <w:rPr>
                <w:rFonts w:ascii="Times New Roman" w:hAnsi="Times New Roman" w:cs="Times New Roman"/>
                <w:sz w:val="20"/>
                <w:szCs w:val="20"/>
              </w:rPr>
              <w:t>control</w:t>
            </w:r>
            <w:proofErr w:type="spellEnd"/>
            <w:r w:rsidR="009860CE" w:rsidRPr="00F54632">
              <w:rPr>
                <w:rFonts w:ascii="Times New Roman" w:hAnsi="Times New Roman" w:cs="Times New Roman"/>
                <w:sz w:val="20"/>
                <w:szCs w:val="20"/>
              </w:rPr>
              <w:t xml:space="preserve"> </w:t>
            </w:r>
            <w:r w:rsidRPr="00F54632">
              <w:rPr>
                <w:rFonts w:ascii="Times New Roman" w:hAnsi="Times New Roman" w:cs="Times New Roman"/>
                <w:sz w:val="20"/>
                <w:szCs w:val="20"/>
              </w:rPr>
              <w:t>except:</w:t>
            </w:r>
          </w:p>
          <w:p w:rsidR="00313232" w:rsidRPr="00F54632" w:rsidRDefault="00313232" w:rsidP="005D1CBC">
            <w:pPr>
              <w:spacing w:after="160"/>
              <w:rPr>
                <w:rFonts w:ascii="Times New Roman" w:hAnsi="Times New Roman" w:cs="Times New Roman"/>
                <w:sz w:val="20"/>
                <w:szCs w:val="20"/>
              </w:rPr>
            </w:pPr>
            <w:r w:rsidRPr="00F5463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m:t>
              </m:r>
              <m:d>
                <m:dPr>
                  <m:ctrlPr>
                    <w:rPr>
                      <w:rFonts w:ascii="Cambria Math" w:hAnsi="Cambria Math" w:cs="Times New Roman"/>
                      <w:i/>
                      <w:sz w:val="20"/>
                      <w:szCs w:val="20"/>
                    </w:rPr>
                  </m:ctrlPr>
                </m:dPr>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t</m:t>
                          </m:r>
                        </m:sub>
                      </m:sSub>
                      <m:r>
                        <w:rPr>
                          <w:rFonts w:ascii="Cambria Math" w:hAnsi="Cambria Math" w:cs="Times New Roman"/>
                          <w:sz w:val="20"/>
                          <w:szCs w:val="20"/>
                        </w:rPr>
                        <m:t>-r</m:t>
                      </m:r>
                    </m:e>
                  </m:nary>
                </m:e>
              </m:d>
              <m:d>
                <m:dPr>
                  <m:ctrlPr>
                    <w:rPr>
                      <w:rFonts w:ascii="Cambria Math" w:hAnsi="Cambria Math" w:cs="Times New Roman"/>
                      <w:i/>
                      <w:sz w:val="20"/>
                      <w:szCs w:val="20"/>
                    </w:rPr>
                  </m:ctrlPr>
                </m:dPr>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t</m:t>
                          </m:r>
                        </m:sub>
                      </m:sSub>
                    </m:e>
                  </m:nary>
                </m:e>
              </m:d>
              <m:r>
                <w:rPr>
                  <w:rFonts w:ascii="Cambria Math" w:hAnsi="Cambria Math" w:cs="Times New Roman"/>
                  <w:sz w:val="20"/>
                  <w:szCs w:val="20"/>
                </w:rPr>
                <m:t>/</m:t>
              </m:r>
              <m:d>
                <m:dPr>
                  <m:ctrlPr>
                    <w:rPr>
                      <w:rFonts w:ascii="Cambria Math" w:hAnsi="Cambria Math" w:cs="Times New Roman"/>
                      <w:i/>
                      <w:sz w:val="20"/>
                      <w:szCs w:val="20"/>
                    </w:rPr>
                  </m:ctrlPr>
                </m:dPr>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Sup>
                        <m:sSubSupPr>
                          <m:ctrlPr>
                            <w:rPr>
                              <w:rFonts w:ascii="Cambria Math" w:hAnsi="Cambria Math" w:cs="Times New Roman"/>
                              <w:i/>
                              <w:sz w:val="20"/>
                              <w:szCs w:val="20"/>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t</m:t>
                          </m:r>
                        </m:sub>
                        <m:sup>
                          <m:r>
                            <w:rPr>
                              <w:rFonts w:ascii="Cambria Math" w:hAnsi="Cambria Math" w:cs="Times New Roman"/>
                              <w:sz w:val="20"/>
                              <w:szCs w:val="20"/>
                            </w:rPr>
                            <m:t>2</m:t>
                          </m:r>
                        </m:sup>
                      </m:sSubSup>
                    </m:e>
                  </m:nary>
                </m:e>
              </m:d>
            </m:oMath>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DynF</w:t>
            </w:r>
            <w:proofErr w:type="spellEnd"/>
          </w:p>
        </w:tc>
        <w:tc>
          <w:tcPr>
            <w:tcW w:w="1842" w:type="dxa"/>
            <w:vMerge w:val="restart"/>
            <w:tcBorders>
              <w:top w:val="single" w:sz="4" w:space="0" w:color="auto"/>
              <w:bottom w:val="single" w:sz="4" w:space="0" w:color="auto"/>
            </w:tcBorders>
            <w:vAlign w:val="center"/>
          </w:tcPr>
          <w:p w:rsidR="00313232" w:rsidRPr="00EA2111" w:rsidRDefault="00137404" w:rsidP="005D1CBC">
            <w:pPr>
              <w:spacing w:after="160"/>
              <w:jc w:val="center"/>
              <w:rPr>
                <w:rFonts w:ascii="Times New Roman" w:eastAsiaTheme="minorEastAsia" w:hAnsi="Times New Roman" w:cs="Times New Roman"/>
                <w:i/>
                <w:sz w:val="20"/>
                <w:szCs w:val="20"/>
              </w:rPr>
            </w:pPr>
            <m:oMathPara>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FMSY</m:t>
                    </m:r>
                  </m:num>
                  <m:den>
                    <m:r>
                      <w:rPr>
                        <w:rFonts w:ascii="Cambria Math" w:eastAsiaTheme="minorEastAsia" w:hAnsi="Cambria Math" w:cs="Times New Roman"/>
                        <w:sz w:val="20"/>
                        <w:szCs w:val="20"/>
                      </w:rPr>
                      <m:t>2</m:t>
                    </m:r>
                  </m:den>
                </m:f>
              </m:oMath>
            </m:oMathPara>
          </w:p>
          <w:p w:rsidR="00313232" w:rsidRPr="00EA2111" w:rsidRDefault="00EA2111" w:rsidP="005D1CBC">
            <w:pPr>
              <w:spacing w:after="160"/>
              <w:jc w:val="center"/>
              <w:rPr>
                <w:rFonts w:ascii="Times New Roman" w:hAnsi="Times New Roman" w:cs="Times New Roman"/>
                <w:i/>
                <w:sz w:val="20"/>
                <w:szCs w:val="20"/>
              </w:rPr>
            </w:pPr>
            <m:oMathPara>
              <m:oMath>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U</m:t>
                    </m:r>
                  </m:sup>
                </m:sSup>
                <m:r>
                  <w:rPr>
                    <w:rFonts w:ascii="Cambria Math" w:eastAsiaTheme="minorEastAsia" w:hAnsi="Cambria Math" w:cs="Times New Roman"/>
                    <w:sz w:val="20"/>
                    <w:szCs w:val="20"/>
                  </w:rPr>
                  <m:t>=2FMSY</m:t>
                </m:r>
              </m:oMath>
            </m:oMathPara>
          </w:p>
          <w:p w:rsidR="00313232" w:rsidRPr="00F54632" w:rsidRDefault="00EA2111" w:rsidP="005D1CBC">
            <w:pPr>
              <w:spacing w:after="160"/>
              <w:jc w:val="center"/>
              <w:rPr>
                <w:rFonts w:ascii="Times New Roman" w:hAnsi="Times New Roman" w:cs="Times New Roman"/>
                <w:sz w:val="20"/>
                <w:szCs w:val="20"/>
              </w:rPr>
            </w:pPr>
            <m:oMathPara>
              <m:oMath>
                <m:r>
                  <w:rPr>
                    <w:rFonts w:ascii="Cambria Math" w:eastAsiaTheme="minorEastAsia" w:hAnsi="Cambria Math" w:cs="Times New Roman"/>
                    <w:sz w:val="20"/>
                    <w:szCs w:val="20"/>
                  </w:rPr>
                  <m:t>FMSY=M</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FMSY</m:t>
                    </m:r>
                  </m:num>
                  <m:den>
                    <m:r>
                      <w:rPr>
                        <w:rFonts w:ascii="Cambria Math" w:eastAsiaTheme="minorEastAsia" w:hAnsi="Cambria Math" w:cs="Times New Roman"/>
                        <w:sz w:val="20"/>
                        <w:szCs w:val="20"/>
                      </w:rPr>
                      <m:t>M</m:t>
                    </m:r>
                  </m:den>
                </m:f>
              </m:oMath>
            </m:oMathPara>
          </w:p>
        </w:tc>
        <w:tc>
          <w:tcPr>
            <w:tcW w:w="6663" w:type="dxa"/>
            <w:tcBorders>
              <w:top w:val="single" w:sz="4" w:space="0" w:color="auto"/>
              <w:bottom w:val="single" w:sz="4" w:space="0" w:color="auto"/>
            </w:tcBorders>
          </w:tcPr>
          <w:p w:rsidR="00313232" w:rsidRDefault="00137404" w:rsidP="005D1CBC">
            <w:pPr>
              <w:spacing w:after="160"/>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F</m:t>
                      </m:r>
                    </m:e>
                  </m:acc>
                </m:e>
                <m:sub>
                  <m:r>
                    <w:rPr>
                      <w:rFonts w:ascii="Cambria Math" w:hAnsi="Cambria Math" w:cs="Times New Roman"/>
                      <w:sz w:val="20"/>
                      <w:szCs w:val="20"/>
                    </w:rPr>
                    <m:t>y</m:t>
                  </m:r>
                </m:sub>
              </m:sSub>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oMath>
            <w:r w:rsidR="00313232" w:rsidRPr="00F54632">
              <w:rPr>
                <w:rFonts w:ascii="Times New Roman" w:eastAsiaTheme="minorEastAsia" w:hAnsi="Times New Roman" w:cs="Times New Roman"/>
                <w:sz w:val="20"/>
                <w:szCs w:val="20"/>
              </w:rPr>
              <w:t xml:space="preserve">   </w:t>
            </w:r>
            <w:r w:rsidR="00313232">
              <w:rPr>
                <w:rFonts w:ascii="Times New Roman" w:eastAsiaTheme="minorEastAsia" w:hAnsi="Times New Roman" w:cs="Times New Roman"/>
                <w:sz w:val="20"/>
                <w:szCs w:val="20"/>
              </w:rPr>
              <w:t xml:space="preserve"> </w:t>
            </w:r>
            <w:r w:rsidR="00313232" w:rsidRPr="00F54632">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F</m:t>
                      </m:r>
                    </m:e>
                  </m:acc>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e>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e>
                    </m:mr>
                    <m:mr>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e>
                      <m:e>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e>
                    </m:mr>
                    <m:mr>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e>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e>
                    </m:mr>
                  </m:m>
                </m:e>
              </m:d>
              <m:r>
                <w:rPr>
                  <w:rFonts w:ascii="Cambria Math" w:eastAsiaTheme="minorEastAsia" w:hAnsi="Cambria Math" w:cs="Times New Roman"/>
                  <w:sz w:val="20"/>
                  <w:szCs w:val="20"/>
                </w:rPr>
                <m:t xml:space="preserve">  </m:t>
              </m:r>
              <m:r>
                <w:rPr>
                  <w:rFonts w:ascii="Cambria Math" w:hAnsi="Cambria Math" w:cs="Times New Roman"/>
                  <w:sz w:val="20"/>
                  <w:szCs w:val="20"/>
                </w:rPr>
                <m:t xml:space="preserve">,     </m:t>
              </m:r>
              <m:sSub>
                <m:sSubPr>
                  <m:ctrlPr>
                    <w:rPr>
                      <w:rFonts w:ascii="Cambria Math" w:hAnsi="Cambria Math" w:cs="Times New Roman"/>
                      <w:i/>
                      <w:sz w:val="20"/>
                      <w:szCs w:val="20"/>
                    </w:rPr>
                  </m:ctrlPr>
                </m:sSubPr>
                <m:e>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=F</m:t>
                  </m:r>
                </m:e>
                <m:sub>
                  <m:r>
                    <w:rPr>
                      <w:rFonts w:ascii="Cambria Math" w:hAnsi="Cambria Math" w:cs="Times New Roman"/>
                      <w:sz w:val="20"/>
                      <w:szCs w:val="20"/>
                    </w:rPr>
                    <m:t>y-1</m:t>
                  </m:r>
                </m:sub>
              </m:sSub>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sup>
              </m:sSup>
            </m:oMath>
            <w:r w:rsidR="00313232" w:rsidRPr="00F54632">
              <w:rPr>
                <w:rFonts w:ascii="Times New Roman" w:eastAsiaTheme="minorEastAsia" w:hAnsi="Times New Roman" w:cs="Times New Roman"/>
                <w:sz w:val="20"/>
                <w:szCs w:val="20"/>
              </w:rPr>
              <w:t xml:space="preserve">     </w:t>
            </w:r>
          </w:p>
          <w:p w:rsidR="00313232" w:rsidRPr="00F54632" w:rsidRDefault="00313232" w:rsidP="005D1CBC">
            <w:pPr>
              <w:spacing w:after="160"/>
              <w:rPr>
                <w:rFonts w:ascii="Times New Roman" w:hAnsi="Times New Roman" w:cs="Times New Roman"/>
                <w:sz w:val="20"/>
                <w:szCs w:val="20"/>
              </w:rPr>
            </w:pPr>
            <w:r>
              <w:rPr>
                <w:rFonts w:ascii="Times New Roman" w:eastAsiaTheme="minorEastAsia" w:hAnsi="Times New Roman" w:cs="Times New Roman"/>
                <w:sz w:val="20"/>
                <w:szCs w:val="20"/>
              </w:rPr>
              <w:t>As</w:t>
            </w:r>
            <w:r w:rsidRPr="00F54632">
              <w:rPr>
                <w:rFonts w:ascii="Times New Roman" w:eastAsiaTheme="minorEastAsia" w:hAnsi="Times New Roman" w:cs="Times New Roman"/>
                <w:sz w:val="20"/>
                <w:szCs w:val="20"/>
              </w:rPr>
              <w:t xml:space="preserve"> </w:t>
            </w:r>
            <w:proofErr w:type="spellStart"/>
            <w:r w:rsidRPr="00F54632">
              <w:rPr>
                <w:rFonts w:ascii="Times New Roman" w:eastAsiaTheme="minorEastAsia" w:hAnsi="Times New Roman" w:cs="Times New Roman"/>
                <w:sz w:val="20"/>
                <w:szCs w:val="20"/>
              </w:rPr>
              <w:t>Gcontrol</w:t>
            </w:r>
            <w:proofErr w:type="spellEnd"/>
            <w:r w:rsidRPr="00F54632">
              <w:rPr>
                <w:rFonts w:ascii="Times New Roman" w:eastAsiaTheme="minorEastAsia" w:hAnsi="Times New Roman" w:cs="Times New Roman"/>
                <w:sz w:val="20"/>
                <w:szCs w:val="20"/>
              </w:rPr>
              <w:t xml:space="preserve">, </w:t>
            </w:r>
            <w:proofErr w:type="spellStart"/>
            <w:r w:rsidRPr="00F54632">
              <w:rPr>
                <w:rFonts w:ascii="Times New Roman" w:eastAsiaTheme="minorEastAsia" w:hAnsi="Times New Roman" w:cs="Times New Roman"/>
                <w:i/>
                <w:sz w:val="20"/>
                <w:szCs w:val="20"/>
              </w:rPr>
              <w:t>G</w:t>
            </w:r>
            <w:r w:rsidRPr="00F54632">
              <w:rPr>
                <w:rFonts w:ascii="Times New Roman" w:eastAsiaTheme="minorEastAsia" w:hAnsi="Times New Roman" w:cs="Times New Roman"/>
                <w:i/>
                <w:sz w:val="20"/>
                <w:szCs w:val="20"/>
                <w:vertAlign w:val="subscript"/>
              </w:rPr>
              <w:t>y</w:t>
            </w:r>
            <w:proofErr w:type="spellEnd"/>
            <w:r w:rsidRPr="00F54632">
              <w:rPr>
                <w:rFonts w:ascii="Times New Roman" w:eastAsiaTheme="minorEastAsia" w:hAnsi="Times New Roman" w:cs="Times New Roman"/>
                <w:sz w:val="20"/>
                <w:szCs w:val="20"/>
              </w:rPr>
              <w:t xml:space="preserve"> is the </w:t>
            </w:r>
            <w:r>
              <w:rPr>
                <w:rFonts w:ascii="Times New Roman" w:hAnsi="Times New Roman" w:cs="Times New Roman"/>
                <w:sz w:val="20"/>
                <w:szCs w:val="20"/>
              </w:rPr>
              <w:t xml:space="preserve">gradient in </w:t>
            </w:r>
            <w:r w:rsidRPr="00F54632">
              <w:rPr>
                <w:rFonts w:ascii="Times New Roman" w:hAnsi="Times New Roman" w:cs="Times New Roman"/>
                <w:i/>
                <w:sz w:val="20"/>
                <w:szCs w:val="20"/>
              </w:rPr>
              <w:t>S,</w:t>
            </w:r>
            <w:r w:rsidRPr="00F54632">
              <w:rPr>
                <w:rFonts w:ascii="Times New Roman" w:hAnsi="Times New Roman" w:cs="Times New Roman"/>
                <w:sz w:val="20"/>
                <w:szCs w:val="20"/>
              </w:rPr>
              <w:t xml:space="preserve"> with biomass over the last 7 years.</w:t>
            </w:r>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Fadapt</w:t>
            </w:r>
            <w:proofErr w:type="spellEnd"/>
          </w:p>
        </w:tc>
        <w:tc>
          <w:tcPr>
            <w:tcW w:w="1842" w:type="dxa"/>
            <w:vMerge/>
            <w:tcBorders>
              <w:bottom w:val="single" w:sz="4" w:space="0" w:color="auto"/>
            </w:tcBorders>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vAlign w:val="center"/>
          </w:tcPr>
          <w:p w:rsidR="00313232" w:rsidRPr="00F54632" w:rsidRDefault="00137404" w:rsidP="005D1CBC">
            <w:pPr>
              <w:spacing w:after="160"/>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F</m:t>
                      </m:r>
                    </m:e>
                  </m:acc>
                </m:e>
                <m:sub>
                  <m:r>
                    <w:rPr>
                      <w:rFonts w:ascii="Cambria Math" w:hAnsi="Cambria Math" w:cs="Times New Roman"/>
                      <w:sz w:val="20"/>
                      <w:szCs w:val="20"/>
                    </w:rPr>
                    <m:t>y</m:t>
                  </m:r>
                </m:sub>
              </m:sSub>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oMath>
            <w:r w:rsidR="00313232" w:rsidRPr="00F54632">
              <w:rPr>
                <w:rFonts w:ascii="Times New Roman" w:eastAsiaTheme="minorEastAsia" w:hAnsi="Times New Roman" w:cs="Times New Roman"/>
                <w:sz w:val="20"/>
                <w:szCs w:val="20"/>
              </w:rPr>
              <w:t xml:space="preserve">  </w:t>
            </w:r>
            <w:r w:rsidR="00313232">
              <w:rPr>
                <w:rFonts w:ascii="Times New Roman" w:eastAsiaTheme="minorEastAsia" w:hAnsi="Times New Roman" w:cs="Times New Roman"/>
                <w:sz w:val="20"/>
                <w:szCs w:val="20"/>
              </w:rPr>
              <w:t xml:space="preserve">  </w:t>
            </w:r>
            <w:r w:rsidR="00313232" w:rsidRPr="00F54632">
              <w:rPr>
                <w:rFonts w:ascii="Times New Roman" w:eastAsiaTheme="minorEastAsia" w:hAnsi="Times New Roman" w:cs="Times New Roman"/>
                <w:sz w:val="20"/>
                <w:szCs w:val="20"/>
              </w:rPr>
              <w:t xml:space="preserve"> , </w:t>
            </w:r>
            <w:r w:rsidR="00313232">
              <w:rPr>
                <w:rFonts w:ascii="Times New Roman" w:eastAsiaTheme="minorEastAsia" w:hAnsi="Times New Roman" w:cs="Times New Roman"/>
                <w:sz w:val="20"/>
                <w:szCs w:val="20"/>
              </w:rPr>
              <w:t xml:space="preserve">  </w:t>
            </w:r>
            <w:r w:rsidR="00313232" w:rsidRPr="00F54632">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try</m:t>
                  </m:r>
                </m:sup>
              </m:sSub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logit</m:t>
                  </m:r>
                </m:e>
                <m:sup>
                  <m:r>
                    <w:rPr>
                      <w:rFonts w:ascii="Cambria Math" w:eastAsiaTheme="minorEastAsia" w:hAnsi="Cambria Math" w:cs="Times New Roman"/>
                      <w:sz w:val="20"/>
                      <w:szCs w:val="20"/>
                    </w:rPr>
                    <m:t>-1</m:t>
                  </m:r>
                </m:sup>
              </m:sSup>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y</m:t>
                      </m:r>
                    </m:sub>
                  </m:sSub>
                </m:e>
              </m:d>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U</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e>
              </m:d>
            </m:oMath>
          </w:p>
          <w:p w:rsidR="00313232" w:rsidRPr="00F54632" w:rsidRDefault="00313232" w:rsidP="005D1CBC">
            <w:pPr>
              <w:spacing w:after="160"/>
              <w:rPr>
                <w:rFonts w:ascii="Times New Roman" w:eastAsiaTheme="minorEastAsia" w:hAnsi="Times New Roman" w:cs="Times New Roman"/>
                <w:sz w:val="20"/>
                <w:szCs w:val="20"/>
              </w:rPr>
            </w:pPr>
            <w:r w:rsidRPr="00F54632">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eastAsiaTheme="minorEastAsia" w:hAnsi="Cambria Math" w:cs="Times New Roman"/>
                            <w:sz w:val="20"/>
                            <w:szCs w:val="20"/>
                          </w:rPr>
                          <m:t>logit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U</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F</m:t>
                                    </m:r>
                                  </m:e>
                                  <m:sup>
                                    <m:r>
                                      <w:rPr>
                                        <w:rFonts w:ascii="Cambria Math" w:eastAsiaTheme="minorEastAsia" w:hAnsi="Cambria Math" w:cs="Times New Roman"/>
                                        <w:sz w:val="20"/>
                                        <w:szCs w:val="20"/>
                                      </w:rPr>
                                      <m:t>L</m:t>
                                    </m:r>
                                  </m:sup>
                                </m:sSup>
                              </m:den>
                            </m:f>
                          </m:e>
                        </m:d>
                      </m:e>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e>
                    </m:mr>
                    <m:mr>
                      <m:e>
                        <m:r>
                          <w:rPr>
                            <w:rFonts w:ascii="Cambria Math" w:hAnsi="Cambria Math" w:cs="Times New Roman"/>
                            <w:sz w:val="20"/>
                            <w:szCs w:val="20"/>
                          </w:rPr>
                          <m:t>-2</m:t>
                        </m:r>
                      </m:e>
                      <m:e>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L</m:t>
                            </m:r>
                          </m:sup>
                        </m:sSup>
                      </m:e>
                    </m:mr>
                    <m:mr>
                      <m:e>
                        <m:r>
                          <w:rPr>
                            <w:rFonts w:ascii="Cambria Math" w:hAnsi="Cambria Math" w:cs="Times New Roman"/>
                            <w:sz w:val="20"/>
                            <w:szCs w:val="20"/>
                          </w:rPr>
                          <m:t>2</m:t>
                        </m:r>
                      </m:e>
                      <m:e>
                        <m:sSup>
                          <m:sSupPr>
                            <m:ctrlPr>
                              <w:rPr>
                                <w:rFonts w:ascii="Cambria Math" w:hAnsi="Cambria Math" w:cs="Times New Roman"/>
                                <w:i/>
                                <w:sz w:val="20"/>
                                <w:szCs w:val="20"/>
                              </w:rPr>
                            </m:ctrlPr>
                          </m:sSupPr>
                          <m:e>
                            <m:r>
                              <w:rPr>
                                <w:rFonts w:ascii="Cambria Math" w:hAnsi="Cambria Math" w:cs="Times New Roman"/>
                                <w:sz w:val="20"/>
                                <w:szCs w:val="20"/>
                              </w:rPr>
                              <m:t>F</m:t>
                            </m:r>
                          </m:e>
                          <m:sup>
                            <m:r>
                              <w:rPr>
                                <w:rFonts w:ascii="Cambria Math" w:hAnsi="Cambria Math" w:cs="Times New Roman"/>
                                <w:sz w:val="20"/>
                                <w:szCs w:val="20"/>
                              </w:rPr>
                              <m:t>U</m:t>
                            </m:r>
                          </m:sup>
                        </m:s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ave</m:t>
                            </m:r>
                          </m:sup>
                        </m:sSubSup>
                      </m:e>
                    </m:mr>
                  </m:m>
                </m:e>
              </m:d>
            </m:oMath>
          </w:p>
          <w:p w:rsidR="00313232" w:rsidRPr="00F54632" w:rsidRDefault="00313232" w:rsidP="005D1CBC">
            <w:pPr>
              <w:spacing w:after="160"/>
              <w:rPr>
                <w:rFonts w:ascii="Times New Roman" w:hAnsi="Times New Roman" w:cs="Times New Roman"/>
                <w:sz w:val="20"/>
                <w:szCs w:val="20"/>
              </w:rPr>
            </w:pPr>
            <w:r>
              <w:rPr>
                <w:rFonts w:ascii="Times New Roman" w:eastAsiaTheme="minorEastAsia" w:hAnsi="Times New Roman" w:cs="Times New Roman"/>
                <w:sz w:val="20"/>
                <w:szCs w:val="20"/>
              </w:rPr>
              <w:t>As</w:t>
            </w:r>
            <w:r w:rsidRPr="00F54632">
              <w:rPr>
                <w:rFonts w:ascii="Times New Roman" w:eastAsiaTheme="minorEastAsia" w:hAnsi="Times New Roman" w:cs="Times New Roman"/>
                <w:sz w:val="20"/>
                <w:szCs w:val="20"/>
              </w:rPr>
              <w:t xml:space="preserve"> </w:t>
            </w:r>
            <w:proofErr w:type="spellStart"/>
            <w:r w:rsidRPr="00F54632">
              <w:rPr>
                <w:rFonts w:ascii="Times New Roman" w:eastAsiaTheme="minorEastAsia" w:hAnsi="Times New Roman" w:cs="Times New Roman"/>
                <w:sz w:val="20"/>
                <w:szCs w:val="20"/>
              </w:rPr>
              <w:t>Gcontrol</w:t>
            </w:r>
            <w:proofErr w:type="spellEnd"/>
            <w:r w:rsidRPr="00F54632">
              <w:rPr>
                <w:rFonts w:ascii="Times New Roman" w:eastAsiaTheme="minorEastAsia" w:hAnsi="Times New Roman" w:cs="Times New Roman"/>
                <w:sz w:val="20"/>
                <w:szCs w:val="20"/>
              </w:rPr>
              <w:t xml:space="preserve">, </w:t>
            </w:r>
            <w:r w:rsidRPr="00F54632">
              <w:rPr>
                <w:rFonts w:ascii="Times New Roman" w:eastAsiaTheme="minorEastAsia" w:hAnsi="Times New Roman" w:cs="Times New Roman"/>
                <w:i/>
                <w:sz w:val="20"/>
                <w:szCs w:val="20"/>
              </w:rPr>
              <w:t xml:space="preserve">G </w:t>
            </w:r>
            <w:r w:rsidRPr="00F54632">
              <w:rPr>
                <w:rFonts w:ascii="Times New Roman" w:eastAsiaTheme="minorEastAsia" w:hAnsi="Times New Roman" w:cs="Times New Roman"/>
                <w:sz w:val="20"/>
                <w:szCs w:val="20"/>
              </w:rPr>
              <w:t xml:space="preserve">is the slope in </w:t>
            </w:r>
            <w:r w:rsidRPr="00F54632">
              <w:rPr>
                <w:rFonts w:ascii="Times New Roman" w:eastAsiaTheme="minorEastAsia" w:hAnsi="Times New Roman" w:cs="Times New Roman"/>
                <w:i/>
                <w:sz w:val="20"/>
                <w:szCs w:val="20"/>
              </w:rPr>
              <w:t>S</w:t>
            </w:r>
            <w:r w:rsidRPr="00F54632">
              <w:rPr>
                <w:rFonts w:ascii="Times New Roman" w:eastAsiaTheme="minorEastAsia" w:hAnsi="Times New Roman" w:cs="Times New Roman"/>
                <w:sz w:val="20"/>
                <w:szCs w:val="20"/>
              </w:rPr>
              <w:t>, with biomass over the last 7 years.</w:t>
            </w:r>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SPslope</w:t>
            </w:r>
            <w:proofErr w:type="spellEnd"/>
          </w:p>
        </w:tc>
        <w:tc>
          <w:tcPr>
            <w:tcW w:w="1842"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vAlign w:val="center"/>
          </w:tcPr>
          <w:p w:rsidR="00313232" w:rsidRPr="00F54632" w:rsidRDefault="00137404" w:rsidP="005D1CBC">
            <w:pPr>
              <w:spacing w:after="160"/>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d>
                            <m:dPr>
                              <m:begChr m:val="["/>
                              <m:endChr m:val="]"/>
                              <m:ctrlPr>
                                <w:rPr>
                                  <w:rFonts w:ascii="Cambria Math" w:hAnsi="Cambria Math" w:cs="Times New Roman"/>
                                  <w:i/>
                                  <w:sz w:val="20"/>
                                  <w:szCs w:val="20"/>
                                </w:rPr>
                              </m:ctrlPr>
                            </m:dPr>
                            <m:e>
                              <m:r>
                                <w:rPr>
                                  <w:rFonts w:ascii="Cambria Math" w:hAnsi="Cambria Math" w:cs="Times New Roman"/>
                                  <w:sz w:val="20"/>
                                  <w:szCs w:val="20"/>
                                </w:rPr>
                                <m:t>-0.5</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y-4</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e>
                              </m:d>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y-4</m:t>
                                  </m:r>
                                </m:sub>
                              </m:sSub>
                            </m:e>
                          </m:d>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y</m:t>
                              </m:r>
                            </m:sub>
                            <m:sup>
                              <m:r>
                                <w:rPr>
                                  <w:rFonts w:ascii="Cambria Math" w:hAnsi="Cambria Math" w:cs="Times New Roman"/>
                                  <w:sz w:val="20"/>
                                  <w:szCs w:val="20"/>
                                </w:rPr>
                                <m:t>ave</m:t>
                              </m:r>
                            </m:sup>
                          </m:sSubSup>
                        </m:e>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&lt;9/10</m:t>
                          </m:r>
                        </m:e>
                      </m:mr>
                      <m:mr>
                        <m:e>
                          <m:f>
                            <m:fPr>
                              <m:ctrlPr>
                                <w:rPr>
                                  <w:rFonts w:ascii="Cambria Math" w:hAnsi="Cambria Math" w:cs="Times New Roman"/>
                                  <w:i/>
                                  <w:sz w:val="20"/>
                                  <w:szCs w:val="20"/>
                                </w:rPr>
                              </m:ctrlPr>
                            </m:fPr>
                            <m:num>
                              <m:r>
                                <w:rPr>
                                  <w:rFonts w:ascii="Cambria Math" w:hAnsi="Cambria Math" w:cs="Times New Roman"/>
                                  <w:sz w:val="20"/>
                                  <w:szCs w:val="20"/>
                                </w:rPr>
                                <m:t>9</m:t>
                              </m:r>
                            </m:num>
                            <m:den>
                              <m:r>
                                <w:rPr>
                                  <w:rFonts w:ascii="Cambria Math" w:hAnsi="Cambria Math" w:cs="Times New Roman"/>
                                  <w:sz w:val="20"/>
                                  <w:szCs w:val="20"/>
                                </w:rPr>
                                <m:t>10</m:t>
                              </m:r>
                            </m:den>
                          </m:f>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y-1</m:t>
                              </m:r>
                            </m:sub>
                          </m:sSub>
                        </m:e>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&gt;11/10</m:t>
                          </m:r>
                        </m:e>
                      </m:mr>
                      <m:mr>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e>
                        <m:e>
                          <m:r>
                            <w:rPr>
                              <w:rFonts w:ascii="Cambria Math" w:hAnsi="Cambria Math" w:cs="Times New Roman"/>
                              <w:sz w:val="20"/>
                              <w:szCs w:val="20"/>
                            </w:rPr>
                            <m:t>9/10&lt;</m:t>
                          </m:r>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&lt;11/10</m:t>
                          </m:r>
                        </m:e>
                      </m:mr>
                    </m:m>
                  </m:e>
                </m:d>
              </m:oMath>
            </m:oMathPara>
          </w:p>
          <w:p w:rsidR="00313232" w:rsidRPr="00F54632" w:rsidRDefault="00137404" w:rsidP="005D1CBC">
            <w:pPr>
              <w:spacing w:after="160"/>
              <w:rPr>
                <w:rFonts w:ascii="Times New Roman" w:hAnsi="Times New Roman" w:cs="Times New Roman"/>
                <w:sz w:val="20"/>
                <w:szCs w:val="20"/>
              </w:rPr>
            </w:pPr>
            <m:oMath>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y-4</m:t>
                  </m:r>
                </m:sub>
              </m:sSub>
            </m:oMath>
            <w:r w:rsidR="00313232" w:rsidRPr="00F54632">
              <w:rPr>
                <w:rFonts w:ascii="Times New Roman" w:eastAsiaTheme="minorEastAsia"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y-1</m:t>
                  </m:r>
                </m:sub>
              </m:sSub>
            </m:oMath>
            <w:r w:rsidR="00313232" w:rsidRPr="00F54632">
              <w:rPr>
                <w:rFonts w:ascii="Times New Roman" w:eastAsiaTheme="minorEastAsia" w:hAnsi="Times New Roman" w:cs="Times New Roman"/>
                <w:sz w:val="20"/>
                <w:szCs w:val="20"/>
              </w:rPr>
              <w:t xml:space="preserve"> </w:t>
            </w:r>
            <w:r w:rsidR="00313232">
              <w:rPr>
                <w:rFonts w:ascii="Times New Roman" w:eastAsiaTheme="minorEastAsia" w:hAnsi="Times New Roman" w:cs="Times New Roman"/>
                <w:sz w:val="20"/>
                <w:szCs w:val="20"/>
              </w:rPr>
              <w:t xml:space="preserve">    ,   </w:t>
            </w:r>
            <w:r w:rsidR="00313232" w:rsidRPr="00F54632">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r>
                <w:rPr>
                  <w:rFonts w:ascii="Cambria Math" w:eastAsiaTheme="minorEastAsia" w:hAnsi="Cambria Math" w:cs="Times New Roman"/>
                  <w:sz w:val="20"/>
                  <w:szCs w:val="20"/>
                </w:rPr>
                <m:t>=1/4</m:t>
              </m:r>
              <m:nary>
                <m:naryPr>
                  <m:chr m:val="∑"/>
                  <m:limLoc m:val="subSup"/>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t=y-3</m:t>
                  </m:r>
                </m:sub>
                <m:sup>
                  <m:r>
                    <w:rPr>
                      <w:rFonts w:ascii="Cambria Math" w:eastAsiaTheme="minorEastAsia" w:hAnsi="Cambria Math" w:cs="Times New Roman"/>
                      <w:sz w:val="20"/>
                      <w:szCs w:val="20"/>
                    </w:rPr>
                    <m:t>y</m:t>
                  </m:r>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t</m:t>
                      </m:r>
                    </m:sub>
                  </m:sSub>
                </m:e>
              </m:nary>
            </m:oMath>
          </w:p>
        </w:tc>
      </w:tr>
      <w:tr w:rsidR="00313232" w:rsidRPr="00F54632" w:rsidTr="004603E5">
        <w:tc>
          <w:tcPr>
            <w:tcW w:w="1101"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roofErr w:type="spellStart"/>
            <w:r w:rsidRPr="00F54632">
              <w:rPr>
                <w:rFonts w:ascii="Times New Roman" w:hAnsi="Times New Roman" w:cs="Times New Roman"/>
                <w:sz w:val="20"/>
                <w:szCs w:val="20"/>
              </w:rPr>
              <w:t>SPmod</w:t>
            </w:r>
            <w:proofErr w:type="spellEnd"/>
          </w:p>
        </w:tc>
        <w:tc>
          <w:tcPr>
            <w:tcW w:w="1842" w:type="dxa"/>
            <w:tcBorders>
              <w:top w:val="single" w:sz="4" w:space="0" w:color="auto"/>
              <w:bottom w:val="single" w:sz="4" w:space="0" w:color="auto"/>
            </w:tcBorders>
          </w:tcPr>
          <w:p w:rsidR="00313232" w:rsidRPr="00F54632" w:rsidRDefault="00313232" w:rsidP="005D1CBC">
            <w:pPr>
              <w:spacing w:after="160"/>
              <w:rPr>
                <w:rFonts w:ascii="Times New Roman" w:hAnsi="Times New Roman" w:cs="Times New Roman"/>
                <w:sz w:val="20"/>
                <w:szCs w:val="20"/>
              </w:rPr>
            </w:pPr>
          </w:p>
        </w:tc>
        <w:tc>
          <w:tcPr>
            <w:tcW w:w="6663" w:type="dxa"/>
            <w:tcBorders>
              <w:top w:val="single" w:sz="4" w:space="0" w:color="auto"/>
              <w:bottom w:val="single" w:sz="4" w:space="0" w:color="auto"/>
            </w:tcBorders>
            <w:vAlign w:val="center"/>
          </w:tcPr>
          <w:p w:rsidR="00313232" w:rsidRPr="00F54632" w:rsidRDefault="00137404" w:rsidP="007935E8">
            <w:pPr>
              <w:spacing w:after="16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4</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y</m:t>
                            </m:r>
                          </m:sub>
                        </m:sSub>
                        <m:r>
                          <w:rPr>
                            <w:rFonts w:ascii="Cambria Math" w:hAnsi="Cambria Math" w:cs="Times New Roman"/>
                            <w:sz w:val="20"/>
                            <w:szCs w:val="20"/>
                          </w:rPr>
                          <m:t>/5</m:t>
                        </m:r>
                      </m:e>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&lt;4/5</m:t>
                        </m:r>
                      </m:e>
                    </m:mr>
                    <m:mr>
                      <m:e>
                        <m:r>
                          <w:rPr>
                            <w:rFonts w:ascii="Cambria Math" w:hAnsi="Cambria Math" w:cs="Times New Roman"/>
                            <w:sz w:val="20"/>
                            <w:szCs w:val="20"/>
                          </w:rPr>
                          <m:t>6</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y-1</m:t>
                            </m:r>
                          </m:sub>
                        </m:sSub>
                        <m:r>
                          <w:rPr>
                            <w:rFonts w:ascii="Cambria Math" w:hAnsi="Cambria Math" w:cs="Times New Roman"/>
                            <w:sz w:val="20"/>
                            <w:szCs w:val="20"/>
                          </w:rPr>
                          <m:t>/5</m:t>
                        </m:r>
                      </m:e>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&gt;6/5</m:t>
                        </m:r>
                      </m:e>
                    </m:mr>
                    <m:m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y-1</m:t>
                            </m:r>
                          </m:sub>
                        </m:sSub>
                      </m:e>
                      <m:e>
                        <m:r>
                          <w:rPr>
                            <w:rFonts w:ascii="Cambria Math" w:hAnsi="Cambria Math" w:cs="Times New Roman"/>
                            <w:sz w:val="20"/>
                            <w:szCs w:val="20"/>
                          </w:rPr>
                          <m:t>4/5&lt;</m:t>
                        </m:r>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&lt;6/5</m:t>
                        </m:r>
                      </m:e>
                    </m:mr>
                  </m:m>
                  <m:r>
                    <w:rPr>
                      <w:rFonts w:ascii="Cambria Math" w:hAnsi="Cambria Math" w:cs="Times New Roman"/>
                      <w:sz w:val="20"/>
                      <w:szCs w:val="20"/>
                    </w:rPr>
                    <m:t xml:space="preserve">       ,     </m:t>
                  </m:r>
                </m:e>
              </m:d>
              <m:m>
                <m:mPr>
                  <m:mcs>
                    <m:mc>
                      <m:mcPr>
                        <m:count m:val="1"/>
                        <m:mcJc m:val="center"/>
                      </m:mcPr>
                    </m:mc>
                  </m:mcs>
                  <m:ctrlPr>
                    <w:rPr>
                      <w:rFonts w:ascii="Cambria Math" w:hAnsi="Cambria Math" w:cs="Times New Roman"/>
                      <w:sz w:val="20"/>
                      <w:szCs w:val="20"/>
                    </w:rPr>
                  </m:ctrlPr>
                </m:mPr>
                <m:mr>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B</m:t>
                        </m:r>
                      </m:sup>
                    </m:sSup>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m:t>
                            </m:r>
                          </m:sub>
                        </m:sSub>
                      </m:num>
                      <m:den>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y-1</m:t>
                            </m:r>
                          </m:sub>
                        </m:sSub>
                      </m:den>
                    </m:f>
                    <m:r>
                      <w:rPr>
                        <w:rFonts w:ascii="Cambria Math" w:hAnsi="Cambria Math" w:cs="Times New Roman"/>
                        <w:sz w:val="20"/>
                        <w:szCs w:val="20"/>
                      </w:rPr>
                      <m:t xml:space="preserve">  ,</m:t>
                    </m:r>
                  </m:e>
                </m:mr>
                <m:m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y-1</m:t>
                        </m:r>
                      </m:sub>
                    </m:sSub>
                  </m:e>
                </m:mr>
              </m:m>
            </m:oMath>
            <w:r w:rsidR="00313232" w:rsidRPr="00F54632">
              <w:rPr>
                <w:rFonts w:ascii="Times New Roman" w:eastAsiaTheme="minorEastAsia" w:hAnsi="Times New Roman" w:cs="Times New Roman"/>
                <w:sz w:val="20"/>
                <w:szCs w:val="20"/>
              </w:rPr>
              <w:t xml:space="preserve"> </w:t>
            </w:r>
            <w:r w:rsidR="00313232">
              <w:rPr>
                <w:rFonts w:ascii="Times New Roman" w:eastAsiaTheme="minorEastAsia" w:hAnsi="Times New Roman" w:cs="Times New Roman"/>
                <w:sz w:val="20"/>
                <w:szCs w:val="20"/>
              </w:rPr>
              <w:t xml:space="preserve">   </w:t>
            </w:r>
            <w:r w:rsidR="00313232" w:rsidRPr="00F54632">
              <w:rPr>
                <w:rFonts w:ascii="Times New Roman" w:eastAsiaTheme="minorEastAsia" w:hAnsi="Times New Roman" w:cs="Times New Roman"/>
                <w:sz w:val="20"/>
                <w:szCs w:val="20"/>
              </w:rPr>
              <w:t xml:space="preserve">  </w:t>
            </w:r>
          </w:p>
        </w:tc>
      </w:tr>
    </w:tbl>
    <w:p w:rsidR="00B63D1B" w:rsidRDefault="00B63D1B" w:rsidP="004901D8">
      <w:pPr>
        <w:spacing w:after="0" w:line="480" w:lineRule="auto"/>
        <w:rPr>
          <w:rFonts w:ascii="Times New Roman" w:hAnsi="Times New Roman" w:cs="Times New Roman"/>
        </w:rPr>
      </w:pPr>
    </w:p>
    <w:p w:rsidR="005E1788" w:rsidRDefault="005E1788" w:rsidP="004901D8">
      <w:pPr>
        <w:spacing w:after="0" w:line="480" w:lineRule="auto"/>
        <w:rPr>
          <w:rFonts w:ascii="Times New Roman" w:hAnsi="Times New Roman" w:cs="Times New Roman"/>
          <w:b/>
        </w:rPr>
      </w:pPr>
      <w:r w:rsidRPr="005E1788">
        <w:rPr>
          <w:rFonts w:ascii="Times New Roman" w:hAnsi="Times New Roman" w:cs="Times New Roman"/>
          <w:b/>
        </w:rPr>
        <w:lastRenderedPageBreak/>
        <w:t>2.</w:t>
      </w:r>
      <w:r w:rsidR="00B90480">
        <w:rPr>
          <w:rFonts w:ascii="Times New Roman" w:hAnsi="Times New Roman" w:cs="Times New Roman"/>
          <w:b/>
        </w:rPr>
        <w:t>2</w:t>
      </w:r>
      <w:r w:rsidR="00843A53">
        <w:rPr>
          <w:rFonts w:ascii="Times New Roman" w:hAnsi="Times New Roman" w:cs="Times New Roman"/>
          <w:b/>
        </w:rPr>
        <w:t>.</w:t>
      </w:r>
      <w:r w:rsidRPr="005E1788">
        <w:rPr>
          <w:rFonts w:ascii="Times New Roman" w:hAnsi="Times New Roman" w:cs="Times New Roman"/>
          <w:b/>
        </w:rPr>
        <w:t xml:space="preserve"> Tuned management procedures</w:t>
      </w:r>
    </w:p>
    <w:p w:rsidR="002079F8" w:rsidRDefault="00646CCA" w:rsidP="004901D8">
      <w:pPr>
        <w:spacing w:after="0" w:line="480" w:lineRule="auto"/>
        <w:rPr>
          <w:rFonts w:ascii="Times New Roman" w:hAnsi="Times New Roman" w:cs="Times New Roman"/>
        </w:rPr>
      </w:pPr>
      <w:r>
        <w:rPr>
          <w:rFonts w:ascii="Times New Roman" w:hAnsi="Times New Roman" w:cs="Times New Roman"/>
        </w:rPr>
        <w:t>In many</w:t>
      </w:r>
      <w:r w:rsidR="005E1788">
        <w:rPr>
          <w:rFonts w:ascii="Times New Roman" w:hAnsi="Times New Roman" w:cs="Times New Roman"/>
        </w:rPr>
        <w:t xml:space="preserve"> MSE</w:t>
      </w:r>
      <w:r>
        <w:rPr>
          <w:rFonts w:ascii="Times New Roman" w:hAnsi="Times New Roman" w:cs="Times New Roman"/>
        </w:rPr>
        <w:t xml:space="preserve"> applications MPs</w:t>
      </w:r>
      <w:r w:rsidR="005E1788">
        <w:rPr>
          <w:rFonts w:ascii="Times New Roman" w:hAnsi="Times New Roman" w:cs="Times New Roman"/>
        </w:rPr>
        <w:t xml:space="preserve"> are tuned </w:t>
      </w:r>
      <w:r w:rsidR="00EF78E9">
        <w:rPr>
          <w:rFonts w:ascii="Times New Roman" w:hAnsi="Times New Roman" w:cs="Times New Roman"/>
        </w:rPr>
        <w:t>through</w:t>
      </w:r>
      <w:r w:rsidR="006047F8">
        <w:rPr>
          <w:rFonts w:ascii="Times New Roman" w:hAnsi="Times New Roman" w:cs="Times New Roman"/>
        </w:rPr>
        <w:t xml:space="preserve"> </w:t>
      </w:r>
      <w:r w:rsidR="005E1788">
        <w:rPr>
          <w:rFonts w:ascii="Times New Roman" w:hAnsi="Times New Roman" w:cs="Times New Roman"/>
        </w:rPr>
        <w:t xml:space="preserve">simulation </w:t>
      </w:r>
      <w:r w:rsidR="00EF78E9">
        <w:rPr>
          <w:rFonts w:ascii="Times New Roman" w:hAnsi="Times New Roman" w:cs="Times New Roman"/>
        </w:rPr>
        <w:t xml:space="preserve">testing </w:t>
      </w:r>
      <w:r w:rsidR="008B5536">
        <w:rPr>
          <w:rFonts w:ascii="Times New Roman" w:hAnsi="Times New Roman" w:cs="Times New Roman"/>
        </w:rPr>
        <w:t xml:space="preserve">to </w:t>
      </w:r>
      <w:r w:rsidR="00EF78E9">
        <w:rPr>
          <w:rFonts w:ascii="Times New Roman" w:hAnsi="Times New Roman" w:cs="Times New Roman"/>
        </w:rPr>
        <w:t>achieve</w:t>
      </w:r>
      <w:r w:rsidR="000E48EF">
        <w:rPr>
          <w:rFonts w:ascii="Times New Roman" w:hAnsi="Times New Roman" w:cs="Times New Roman"/>
        </w:rPr>
        <w:t xml:space="preserve"> the pre-specified management objectives</w:t>
      </w:r>
      <w:r w:rsidR="005E2D73">
        <w:rPr>
          <w:rFonts w:ascii="Times New Roman" w:hAnsi="Times New Roman" w:cs="Times New Roman"/>
        </w:rPr>
        <w:t xml:space="preserve">. The tuning is carried out over all OMS or a reference OM (CCSBT, 2011). </w:t>
      </w:r>
      <w:r w:rsidR="005E1788">
        <w:rPr>
          <w:rFonts w:ascii="Times New Roman" w:hAnsi="Times New Roman" w:cs="Times New Roman"/>
        </w:rPr>
        <w:t>In this simulation evaluation we</w:t>
      </w:r>
      <w:r w:rsidR="00313232">
        <w:rPr>
          <w:rFonts w:ascii="Times New Roman" w:hAnsi="Times New Roman" w:cs="Times New Roman"/>
        </w:rPr>
        <w:t xml:space="preserve"> choose not to</w:t>
      </w:r>
      <w:r w:rsidR="005E1788">
        <w:rPr>
          <w:rFonts w:ascii="Times New Roman" w:hAnsi="Times New Roman" w:cs="Times New Roman"/>
        </w:rPr>
        <w:t xml:space="preserve"> re-tune these MPs to new simulated data. Rather we test the methods </w:t>
      </w:r>
      <w:r w:rsidR="00313232">
        <w:rPr>
          <w:rFonts w:ascii="Times New Roman" w:hAnsi="Times New Roman" w:cs="Times New Roman"/>
        </w:rPr>
        <w:t>with their</w:t>
      </w:r>
      <w:r w:rsidR="005E1788">
        <w:rPr>
          <w:rFonts w:ascii="Times New Roman" w:hAnsi="Times New Roman" w:cs="Times New Roman"/>
        </w:rPr>
        <w:t xml:space="preserve"> published </w:t>
      </w:r>
      <w:r w:rsidR="00313232">
        <w:rPr>
          <w:rFonts w:ascii="Times New Roman" w:hAnsi="Times New Roman" w:cs="Times New Roman"/>
        </w:rPr>
        <w:t>parameter values</w:t>
      </w:r>
      <w:r w:rsidR="005E1788">
        <w:rPr>
          <w:rFonts w:ascii="Times New Roman" w:hAnsi="Times New Roman" w:cs="Times New Roman"/>
        </w:rPr>
        <w:t xml:space="preserve"> and where possible choose </w:t>
      </w:r>
      <w:r>
        <w:rPr>
          <w:rFonts w:ascii="Times New Roman" w:hAnsi="Times New Roman" w:cs="Times New Roman"/>
        </w:rPr>
        <w:t>more than one parameterization</w:t>
      </w:r>
      <w:r w:rsidR="005E1788">
        <w:rPr>
          <w:rFonts w:ascii="Times New Roman" w:hAnsi="Times New Roman" w:cs="Times New Roman"/>
        </w:rPr>
        <w:t xml:space="preserve"> </w:t>
      </w:r>
      <w:r w:rsidR="00E02E97">
        <w:rPr>
          <w:rFonts w:ascii="Times New Roman" w:hAnsi="Times New Roman" w:cs="Times New Roman"/>
        </w:rPr>
        <w:t>to</w:t>
      </w:r>
      <w:r w:rsidR="005E1788">
        <w:rPr>
          <w:rFonts w:ascii="Times New Roman" w:hAnsi="Times New Roman" w:cs="Times New Roman"/>
        </w:rPr>
        <w:t xml:space="preserve"> span a range of biological precaution. In this way we aim to evaluate the structure of the MP rather than its exact parameterization</w:t>
      </w:r>
      <w:r w:rsidR="000E48EF">
        <w:rPr>
          <w:rFonts w:ascii="Times New Roman" w:hAnsi="Times New Roman" w:cs="Times New Roman"/>
        </w:rPr>
        <w:t>, though we note that it is not always possible to treat these factors in such an independent manner</w:t>
      </w:r>
      <w:r w:rsidR="005E1788">
        <w:rPr>
          <w:rFonts w:ascii="Times New Roman" w:hAnsi="Times New Roman" w:cs="Times New Roman"/>
        </w:rPr>
        <w:t xml:space="preserve">. </w:t>
      </w:r>
      <w:r w:rsidR="00313232">
        <w:rPr>
          <w:rFonts w:ascii="Times New Roman" w:hAnsi="Times New Roman" w:cs="Times New Roman"/>
        </w:rPr>
        <w:t xml:space="preserve">The tuned </w:t>
      </w:r>
      <w:r w:rsidR="005E1788">
        <w:rPr>
          <w:rFonts w:ascii="Times New Roman" w:hAnsi="Times New Roman" w:cs="Times New Roman"/>
        </w:rPr>
        <w:t xml:space="preserve">MPs </w:t>
      </w:r>
      <w:r w:rsidR="00313232">
        <w:rPr>
          <w:rFonts w:ascii="Times New Roman" w:hAnsi="Times New Roman" w:cs="Times New Roman"/>
        </w:rPr>
        <w:t xml:space="preserve">of our analysis come </w:t>
      </w:r>
      <w:r w:rsidR="005E1788">
        <w:rPr>
          <w:rFonts w:ascii="Times New Roman" w:hAnsi="Times New Roman" w:cs="Times New Roman"/>
        </w:rPr>
        <w:t xml:space="preserve">from three sources: the MSE </w:t>
      </w:r>
      <w:r w:rsidR="002079F8">
        <w:rPr>
          <w:rFonts w:ascii="Times New Roman" w:hAnsi="Times New Roman" w:cs="Times New Roman"/>
        </w:rPr>
        <w:t>for</w:t>
      </w:r>
      <w:r w:rsidR="005E1788">
        <w:rPr>
          <w:rFonts w:ascii="Times New Roman" w:hAnsi="Times New Roman" w:cs="Times New Roman"/>
        </w:rPr>
        <w:t xml:space="preserve"> Southern Bluefin Tuna (CCSBT, 2011) and two recent papers by </w:t>
      </w:r>
      <w:proofErr w:type="spellStart"/>
      <w:r w:rsidR="005E1788">
        <w:rPr>
          <w:rFonts w:ascii="Times New Roman" w:hAnsi="Times New Roman" w:cs="Times New Roman"/>
        </w:rPr>
        <w:t>Geromont</w:t>
      </w:r>
      <w:proofErr w:type="spellEnd"/>
      <w:r w:rsidR="005E1788">
        <w:rPr>
          <w:rFonts w:ascii="Times New Roman" w:hAnsi="Times New Roman" w:cs="Times New Roman"/>
        </w:rPr>
        <w:t xml:space="preserve"> and Butterworth (2014a,</w:t>
      </w:r>
      <w:r>
        <w:rPr>
          <w:rFonts w:ascii="Times New Roman" w:hAnsi="Times New Roman" w:cs="Times New Roman"/>
        </w:rPr>
        <w:t xml:space="preserve"> </w:t>
      </w:r>
      <w:r w:rsidR="005E1788">
        <w:rPr>
          <w:rFonts w:ascii="Times New Roman" w:hAnsi="Times New Roman" w:cs="Times New Roman"/>
        </w:rPr>
        <w:t xml:space="preserve">b) that seek to identify </w:t>
      </w:r>
      <w:r w:rsidR="00664912">
        <w:rPr>
          <w:rFonts w:ascii="Times New Roman" w:hAnsi="Times New Roman" w:cs="Times New Roman"/>
        </w:rPr>
        <w:t xml:space="preserve">generic </w:t>
      </w:r>
      <w:r w:rsidR="005E1788">
        <w:rPr>
          <w:rFonts w:ascii="Times New Roman" w:hAnsi="Times New Roman" w:cs="Times New Roman"/>
        </w:rPr>
        <w:t xml:space="preserve">MPs for data-limited </w:t>
      </w:r>
      <w:r w:rsidR="00664912">
        <w:rPr>
          <w:rFonts w:ascii="Times New Roman" w:hAnsi="Times New Roman" w:cs="Times New Roman"/>
        </w:rPr>
        <w:t xml:space="preserve">fisheries </w:t>
      </w:r>
      <w:r w:rsidR="005E1788">
        <w:rPr>
          <w:rFonts w:ascii="Times New Roman" w:hAnsi="Times New Roman" w:cs="Times New Roman"/>
        </w:rPr>
        <w:t xml:space="preserve">and </w:t>
      </w:r>
      <w:r w:rsidR="00664912">
        <w:rPr>
          <w:rFonts w:ascii="Times New Roman" w:hAnsi="Times New Roman" w:cs="Times New Roman"/>
        </w:rPr>
        <w:t>stock-specific MPs</w:t>
      </w:r>
      <w:r w:rsidR="005558FB">
        <w:rPr>
          <w:rFonts w:ascii="Times New Roman" w:hAnsi="Times New Roman" w:cs="Times New Roman"/>
        </w:rPr>
        <w:t xml:space="preserve"> for some</w:t>
      </w:r>
      <w:r w:rsidR="00664912">
        <w:rPr>
          <w:rFonts w:ascii="Times New Roman" w:hAnsi="Times New Roman" w:cs="Times New Roman"/>
        </w:rPr>
        <w:t xml:space="preserve"> </w:t>
      </w:r>
      <w:r w:rsidR="005E1788">
        <w:rPr>
          <w:rFonts w:ascii="Times New Roman" w:hAnsi="Times New Roman" w:cs="Times New Roman"/>
        </w:rPr>
        <w:t xml:space="preserve">data-rich fisheries, </w:t>
      </w:r>
      <w:r w:rsidR="005D1CBC">
        <w:rPr>
          <w:rFonts w:ascii="Times New Roman" w:hAnsi="Times New Roman" w:cs="Times New Roman"/>
        </w:rPr>
        <w:t>respectively. These</w:t>
      </w:r>
      <w:r w:rsidR="002079F8">
        <w:rPr>
          <w:rFonts w:ascii="Times New Roman" w:hAnsi="Times New Roman" w:cs="Times New Roman"/>
        </w:rPr>
        <w:t xml:space="preserve"> tuned-MPs</w:t>
      </w:r>
      <w:r w:rsidR="005D1CBC">
        <w:rPr>
          <w:rFonts w:ascii="Times New Roman" w:hAnsi="Times New Roman" w:cs="Times New Roman"/>
        </w:rPr>
        <w:t xml:space="preserve"> </w:t>
      </w:r>
      <w:r w:rsidR="00983934">
        <w:rPr>
          <w:rFonts w:ascii="Times New Roman" w:hAnsi="Times New Roman" w:cs="Times New Roman"/>
        </w:rPr>
        <w:t>may be</w:t>
      </w:r>
      <w:r w:rsidR="005D1CBC">
        <w:rPr>
          <w:rFonts w:ascii="Times New Roman" w:hAnsi="Times New Roman" w:cs="Times New Roman"/>
        </w:rPr>
        <w:t xml:space="preserve"> particularly appropriate for data-limited settings as they require only recent relative abundance data (or catch rate d</w:t>
      </w:r>
      <w:r w:rsidR="00E02E97">
        <w:rPr>
          <w:rFonts w:ascii="Times New Roman" w:hAnsi="Times New Roman" w:cs="Times New Roman"/>
        </w:rPr>
        <w:t xml:space="preserve">ata) and recent annual catches (the equations for these methods can be found in Table 3). </w:t>
      </w:r>
    </w:p>
    <w:p w:rsidR="002079F8" w:rsidRDefault="002079F8" w:rsidP="004901D8">
      <w:pPr>
        <w:spacing w:after="0" w:line="480" w:lineRule="auto"/>
        <w:rPr>
          <w:rFonts w:ascii="Times New Roman" w:hAnsi="Times New Roman" w:cs="Times New Roman"/>
        </w:rPr>
      </w:pPr>
    </w:p>
    <w:p w:rsidR="000610A6" w:rsidRPr="004C3ED0" w:rsidRDefault="00932B0F" w:rsidP="00F06DB5">
      <w:pPr>
        <w:spacing w:after="0" w:line="480" w:lineRule="auto"/>
        <w:rPr>
          <w:rFonts w:ascii="Times New Roman" w:hAnsi="Times New Roman" w:cs="Times New Roman"/>
        </w:rPr>
      </w:pPr>
      <w:r>
        <w:rPr>
          <w:rFonts w:ascii="Times New Roman" w:hAnsi="Times New Roman" w:cs="Times New Roman"/>
        </w:rPr>
        <w:t xml:space="preserve">In this paper we evaluate a simplified version of the second Southern Bluefin Tuna MP (SBT2) </w:t>
      </w:r>
      <w:r w:rsidR="00A74A6F">
        <w:rPr>
          <w:rFonts w:ascii="Times New Roman" w:hAnsi="Times New Roman" w:cs="Times New Roman"/>
        </w:rPr>
        <w:t>that modifies</w:t>
      </w:r>
      <w:r>
        <w:rPr>
          <w:rFonts w:ascii="Times New Roman" w:hAnsi="Times New Roman" w:cs="Times New Roman"/>
        </w:rPr>
        <w:t xml:space="preserve"> quotas to reach a</w:t>
      </w:r>
      <w:r w:rsidR="00264F6F">
        <w:rPr>
          <w:rFonts w:ascii="Times New Roman" w:hAnsi="Times New Roman" w:cs="Times New Roman"/>
        </w:rPr>
        <w:t xml:space="preserve"> predefined</w:t>
      </w:r>
      <w:r>
        <w:rPr>
          <w:rFonts w:ascii="Times New Roman" w:hAnsi="Times New Roman" w:cs="Times New Roman"/>
        </w:rPr>
        <w:t xml:space="preserve"> </w:t>
      </w:r>
      <w:r w:rsidR="00EB295B">
        <w:rPr>
          <w:rFonts w:ascii="Times New Roman" w:hAnsi="Times New Roman" w:cs="Times New Roman"/>
        </w:rPr>
        <w:t>target catch level. The published rule derives</w:t>
      </w:r>
      <w:r>
        <w:rPr>
          <w:rFonts w:ascii="Times New Roman" w:hAnsi="Times New Roman" w:cs="Times New Roman"/>
        </w:rPr>
        <w:t xml:space="preserve"> target catches from an equation with parameters tuned to the spe</w:t>
      </w:r>
      <w:r w:rsidR="00EB295B">
        <w:rPr>
          <w:rFonts w:ascii="Times New Roman" w:hAnsi="Times New Roman" w:cs="Times New Roman"/>
        </w:rPr>
        <w:t>cific SBT simulations</w:t>
      </w:r>
      <w:r w:rsidR="000E48EF">
        <w:rPr>
          <w:rFonts w:ascii="Times New Roman" w:hAnsi="Times New Roman" w:cs="Times New Roman"/>
        </w:rPr>
        <w:t>, and involves both filtering of the two MP input indices via a two-stage relative abundance population model and both trend and target characteristics</w:t>
      </w:r>
      <w:r w:rsidR="002079F8">
        <w:rPr>
          <w:rFonts w:ascii="Times New Roman" w:hAnsi="Times New Roman" w:cs="Times New Roman"/>
        </w:rPr>
        <w:t>(CCSBT, 2011)</w:t>
      </w:r>
      <w:r w:rsidR="00EB295B">
        <w:rPr>
          <w:rFonts w:ascii="Times New Roman" w:hAnsi="Times New Roman" w:cs="Times New Roman"/>
        </w:rPr>
        <w:t>. In order to make the rule operate in this simulation framework</w:t>
      </w:r>
      <w:r>
        <w:rPr>
          <w:rFonts w:ascii="Times New Roman" w:hAnsi="Times New Roman" w:cs="Times New Roman"/>
        </w:rPr>
        <w:t xml:space="preserve"> we assume</w:t>
      </w:r>
      <w:r w:rsidR="00EB295B">
        <w:rPr>
          <w:rFonts w:ascii="Times New Roman" w:hAnsi="Times New Roman" w:cs="Times New Roman"/>
        </w:rPr>
        <w:t>d</w:t>
      </w:r>
      <w:r>
        <w:rPr>
          <w:rFonts w:ascii="Times New Roman" w:hAnsi="Times New Roman" w:cs="Times New Roman"/>
        </w:rPr>
        <w:t xml:space="preserve"> that</w:t>
      </w:r>
      <w:r w:rsidR="00264F6F">
        <w:rPr>
          <w:rFonts w:ascii="Times New Roman" w:hAnsi="Times New Roman" w:cs="Times New Roman"/>
        </w:rPr>
        <w:t xml:space="preserve"> the target catch</w:t>
      </w:r>
      <w:r>
        <w:rPr>
          <w:rFonts w:ascii="Times New Roman" w:hAnsi="Times New Roman" w:cs="Times New Roman"/>
        </w:rPr>
        <w:t xml:space="preserve"> </w:t>
      </w:r>
      <w:r w:rsidR="00264F6F">
        <w:rPr>
          <w:rFonts w:ascii="Times New Roman" w:hAnsi="Times New Roman" w:cs="Times New Roman"/>
        </w:rPr>
        <w:t>was</w:t>
      </w:r>
      <w:r>
        <w:rPr>
          <w:rFonts w:ascii="Times New Roman" w:hAnsi="Times New Roman" w:cs="Times New Roman"/>
        </w:rPr>
        <w:t xml:space="preserve"> </w:t>
      </w:r>
      <w:r w:rsidR="00264F6F">
        <w:rPr>
          <w:rFonts w:ascii="Times New Roman" w:hAnsi="Times New Roman" w:cs="Times New Roman"/>
        </w:rPr>
        <w:t xml:space="preserve">MSY. To simulate imperfect knowledge in MSY as the target catch level we added bias to the true simulated MSY level. </w:t>
      </w:r>
      <w:r>
        <w:rPr>
          <w:rFonts w:ascii="Times New Roman" w:hAnsi="Times New Roman" w:cs="Times New Roman"/>
        </w:rPr>
        <w:t>In this way we evaluate</w:t>
      </w:r>
      <w:r w:rsidR="00EB295B">
        <w:rPr>
          <w:rFonts w:ascii="Times New Roman" w:hAnsi="Times New Roman" w:cs="Times New Roman"/>
        </w:rPr>
        <w:t>d</w:t>
      </w:r>
      <w:r>
        <w:rPr>
          <w:rFonts w:ascii="Times New Roman" w:hAnsi="Times New Roman" w:cs="Times New Roman"/>
        </w:rPr>
        <w:t xml:space="preserve"> a more general version of the SBT2 MP.</w:t>
      </w:r>
    </w:p>
    <w:p w:rsidR="00F06DB5" w:rsidRPr="005E0B71" w:rsidRDefault="00F06DB5" w:rsidP="005E0B71">
      <w:pPr>
        <w:keepNext/>
        <w:keepLines/>
        <w:spacing w:after="0" w:line="480" w:lineRule="auto"/>
        <w:rPr>
          <w:rFonts w:ascii="Times New Roman" w:hAnsi="Times New Roman" w:cs="Times New Roman"/>
        </w:rPr>
      </w:pPr>
      <w:r w:rsidRPr="005E0B71">
        <w:rPr>
          <w:rFonts w:ascii="Times New Roman" w:hAnsi="Times New Roman" w:cs="Times New Roman"/>
        </w:rPr>
        <w:lastRenderedPageBreak/>
        <w:t xml:space="preserve">Table 3. </w:t>
      </w:r>
      <w:proofErr w:type="gramStart"/>
      <w:r w:rsidRPr="005E0B71">
        <w:rPr>
          <w:rFonts w:ascii="Times New Roman" w:hAnsi="Times New Roman" w:cs="Times New Roman"/>
        </w:rPr>
        <w:t>The equations of the tuned management procedures.</w:t>
      </w:r>
      <w:proofErr w:type="gramEnd"/>
      <w:r w:rsidRPr="005E0B71">
        <w:rPr>
          <w:rFonts w:ascii="Times New Roman" w:hAnsi="Times New Roman" w:cs="Times New Roman"/>
        </w:rPr>
        <w:t xml:space="preserve"> </w:t>
      </w:r>
      <w:r w:rsidRPr="005E0B71">
        <w:rPr>
          <w:rFonts w:ascii="Times New Roman" w:hAnsi="Times New Roman" w:cs="Times New Roman"/>
          <w:i/>
        </w:rPr>
        <w:t>Q</w:t>
      </w:r>
      <w:r w:rsidRPr="005E0B71">
        <w:rPr>
          <w:rFonts w:ascii="Times New Roman" w:hAnsi="Times New Roman" w:cs="Times New Roman"/>
        </w:rPr>
        <w:t xml:space="preserve"> is a quota recommendation, </w:t>
      </w:r>
      <w:r w:rsidRPr="005E0B71">
        <w:rPr>
          <w:rFonts w:ascii="Times New Roman" w:hAnsi="Times New Roman" w:cs="Times New Roman"/>
          <w:i/>
        </w:rPr>
        <w:t>C</w:t>
      </w:r>
      <w:r w:rsidRPr="005E0B71">
        <w:rPr>
          <w:rFonts w:ascii="Times New Roman" w:hAnsi="Times New Roman" w:cs="Times New Roman"/>
        </w:rPr>
        <w:t xml:space="preserve"> is a total annual catch observation, </w:t>
      </w:r>
      <w:r w:rsidRPr="005E0B71">
        <w:rPr>
          <w:rFonts w:ascii="Times New Roman" w:hAnsi="Times New Roman" w:cs="Times New Roman"/>
          <w:i/>
        </w:rPr>
        <w:t>B</w:t>
      </w:r>
      <w:r w:rsidRPr="005E0B71">
        <w:rPr>
          <w:rFonts w:ascii="Times New Roman" w:hAnsi="Times New Roman" w:cs="Times New Roman"/>
        </w:rPr>
        <w:t xml:space="preserve"> is an absolute annual biomass estimate, </w:t>
      </w:r>
      <w:r w:rsidRPr="005E0B71">
        <w:rPr>
          <w:rFonts w:ascii="Times New Roman" w:hAnsi="Times New Roman" w:cs="Times New Roman"/>
          <w:i/>
        </w:rPr>
        <w:t>I</w:t>
      </w:r>
      <w:r w:rsidRPr="005E0B71">
        <w:rPr>
          <w:rFonts w:ascii="Times New Roman" w:hAnsi="Times New Roman" w:cs="Times New Roman"/>
        </w:rPr>
        <w:t xml:space="preserve"> is an annual relative abundance index or catch rate (CPUE) observation, </w:t>
      </w:r>
      <w:r w:rsidRPr="005E0B71">
        <w:rPr>
          <w:rFonts w:ascii="Times New Roman" w:hAnsi="Times New Roman" w:cs="Times New Roman"/>
          <w:i/>
        </w:rPr>
        <w:t>R</w:t>
      </w:r>
      <w:r w:rsidRPr="005E0B71">
        <w:rPr>
          <w:rFonts w:ascii="Times New Roman" w:hAnsi="Times New Roman" w:cs="Times New Roman"/>
        </w:rPr>
        <w:t xml:space="preserve"> is an estimate of recruitment strength, </w:t>
      </w:r>
      <w:r w:rsidRPr="005E0B71">
        <w:rPr>
          <w:rFonts w:ascii="Times New Roman" w:hAnsi="Times New Roman" w:cs="Times New Roman"/>
          <w:i/>
        </w:rPr>
        <w:t>y*</w:t>
      </w:r>
      <w:r w:rsidRPr="005E0B71">
        <w:rPr>
          <w:rFonts w:ascii="Times New Roman" w:hAnsi="Times New Roman" w:cs="Times New Roman"/>
        </w:rPr>
        <w:t xml:space="preserve"> refers to the first year in which the MP was implemented, </w:t>
      </w:r>
      <w:proofErr w:type="spellStart"/>
      <w:r w:rsidRPr="005E0B71">
        <w:rPr>
          <w:rFonts w:ascii="Times New Roman" w:hAnsi="Times New Roman" w:cs="Times New Roman"/>
          <w:i/>
        </w:rPr>
        <w:t>n</w:t>
      </w:r>
      <w:r w:rsidRPr="005E0B71">
        <w:rPr>
          <w:rFonts w:ascii="Times New Roman" w:hAnsi="Times New Roman" w:cs="Times New Roman"/>
          <w:i/>
          <w:vertAlign w:val="subscript"/>
        </w:rPr>
        <w:t>t</w:t>
      </w:r>
      <w:proofErr w:type="spellEnd"/>
      <w:r w:rsidRPr="005E0B71">
        <w:rPr>
          <w:rFonts w:ascii="Times New Roman" w:hAnsi="Times New Roman" w:cs="Times New Roman"/>
          <w:i/>
        </w:rPr>
        <w:t xml:space="preserve"> </w:t>
      </w:r>
      <w:r w:rsidRPr="005E0B71">
        <w:rPr>
          <w:rFonts w:ascii="Times New Roman" w:hAnsi="Times New Roman" w:cs="Times New Roman"/>
        </w:rPr>
        <w:t xml:space="preserve">is the number of length observations in a particular year </w:t>
      </w:r>
      <w:r w:rsidRPr="005E0B71">
        <w:rPr>
          <w:rFonts w:ascii="Times New Roman" w:hAnsi="Times New Roman" w:cs="Times New Roman"/>
          <w:i/>
        </w:rPr>
        <w:t>t</w:t>
      </w:r>
      <w:r w:rsidRPr="005E0B71">
        <w:rPr>
          <w:rFonts w:ascii="Times New Roman" w:hAnsi="Times New Roman" w:cs="Times New Roman"/>
        </w:rPr>
        <w:t xml:space="preserve">, </w:t>
      </w:r>
      <w:r w:rsidRPr="005E0B71">
        <w:rPr>
          <w:rFonts w:ascii="Times New Roman" w:hAnsi="Times New Roman" w:cs="Times New Roman"/>
          <w:i/>
        </w:rPr>
        <w:t>L</w:t>
      </w:r>
      <w:r w:rsidRPr="005E0B71">
        <w:rPr>
          <w:rFonts w:ascii="Times New Roman" w:hAnsi="Times New Roman" w:cs="Times New Roman"/>
          <w:i/>
          <w:vertAlign w:val="superscript"/>
        </w:rPr>
        <w:t>obs</w:t>
      </w:r>
      <w:r w:rsidRPr="005E0B71">
        <w:rPr>
          <w:rFonts w:ascii="Times New Roman" w:hAnsi="Times New Roman" w:cs="Times New Roman"/>
        </w:rPr>
        <w:t xml:space="preserve"> is a length observation of a caught fish</w:t>
      </w:r>
      <w:r w:rsidR="00FF6EA0">
        <w:rPr>
          <w:rFonts w:ascii="Times New Roman" w:hAnsi="Times New Roman" w:cs="Times New Roman"/>
        </w:rPr>
        <w:t xml:space="preserve"> and</w:t>
      </w:r>
      <w:r w:rsidRPr="005E0B71">
        <w:rPr>
          <w:rFonts w:ascii="Times New Roman" w:hAnsi="Times New Roman" w:cs="Times New Roman"/>
        </w:rPr>
        <w:t xml:space="preserve"> </w:t>
      </w:r>
      <w:r w:rsidRPr="005E0B71">
        <w:rPr>
          <w:rFonts w:ascii="Times New Roman" w:hAnsi="Times New Roman" w:cs="Times New Roman"/>
          <w:i/>
        </w:rPr>
        <w:t>MSY</w:t>
      </w:r>
      <w:r w:rsidRPr="005E0B71">
        <w:rPr>
          <w:rFonts w:ascii="Times New Roman" w:hAnsi="Times New Roman" w:cs="Times New Roman"/>
        </w:rPr>
        <w:t xml:space="preserve"> is </w:t>
      </w:r>
      <w:r w:rsidR="00EB295B">
        <w:rPr>
          <w:rFonts w:ascii="Times New Roman" w:hAnsi="Times New Roman" w:cs="Times New Roman"/>
        </w:rPr>
        <w:t>Maximum Sustainable Yield</w:t>
      </w:r>
      <w:ins w:id="15" w:author="TomFast" w:date="2015-01-12T13:38:00Z">
        <w:r w:rsidR="007B45CC">
          <w:rPr>
            <w:rFonts w:ascii="Times New Roman" w:hAnsi="Times New Roman" w:cs="Times New Roman"/>
          </w:rPr>
          <w:t xml:space="preserve"> </w:t>
        </w:r>
      </w:ins>
      <w:r w:rsidR="005E2D73">
        <w:rPr>
          <w:rFonts w:ascii="Times New Roman" w:hAnsi="Times New Roman" w:cs="Times New Roman"/>
        </w:rPr>
        <w:t>(though this is not know</w:t>
      </w:r>
      <w:ins w:id="16" w:author="TomFast" w:date="2015-01-12T12:39:00Z">
        <w:r w:rsidR="005E2D73">
          <w:rPr>
            <w:rFonts w:ascii="Times New Roman" w:hAnsi="Times New Roman" w:cs="Times New Roman"/>
          </w:rPr>
          <w:t>n</w:t>
        </w:r>
      </w:ins>
      <w:r w:rsidR="005E2D73">
        <w:rPr>
          <w:rFonts w:ascii="Times New Roman" w:hAnsi="Times New Roman" w:cs="Times New Roman"/>
        </w:rPr>
        <w:t xml:space="preserve"> perfectly)</w:t>
      </w:r>
      <w:r w:rsidR="00EB295B">
        <w:rPr>
          <w:rFonts w:ascii="Times New Roman" w:hAnsi="Times New Roman" w:cs="Times New Roman"/>
        </w:rPr>
        <w:t xml:space="preserve">. </w:t>
      </w:r>
      <w:r w:rsidRPr="005E0B71">
        <w:rPr>
          <w:rFonts w:ascii="Times New Roman" w:hAnsi="Times New Roman" w:cs="Times New Roman"/>
        </w:rPr>
        <w:t xml:space="preserve"> </w:t>
      </w:r>
    </w:p>
    <w:tbl>
      <w:tblPr>
        <w:tblW w:w="8330" w:type="dxa"/>
        <w:tblLook w:val="04A0" w:firstRow="1" w:lastRow="0" w:firstColumn="1" w:lastColumn="0" w:noHBand="0" w:noVBand="1"/>
      </w:tblPr>
      <w:tblGrid>
        <w:gridCol w:w="1242"/>
        <w:gridCol w:w="7088"/>
      </w:tblGrid>
      <w:tr w:rsidR="000610A6" w:rsidRPr="00F54632" w:rsidTr="000610A6">
        <w:tc>
          <w:tcPr>
            <w:tcW w:w="1242" w:type="dxa"/>
            <w:tcBorders>
              <w:top w:val="single" w:sz="4" w:space="0" w:color="auto"/>
              <w:bottom w:val="single" w:sz="4" w:space="0" w:color="auto"/>
            </w:tcBorders>
          </w:tcPr>
          <w:p w:rsidR="000610A6" w:rsidRPr="004901D8" w:rsidRDefault="000610A6"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MP Name</w:t>
            </w:r>
          </w:p>
        </w:tc>
        <w:tc>
          <w:tcPr>
            <w:tcW w:w="7088" w:type="dxa"/>
            <w:tcBorders>
              <w:top w:val="single" w:sz="4" w:space="0" w:color="auto"/>
              <w:bottom w:val="single" w:sz="4" w:space="0" w:color="auto"/>
            </w:tcBorders>
          </w:tcPr>
          <w:p w:rsidR="000610A6" w:rsidRPr="004901D8" w:rsidRDefault="000610A6"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Quota calculation</w:t>
            </w:r>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r w:rsidRPr="004901D8">
              <w:rPr>
                <w:rFonts w:ascii="Times New Roman" w:hAnsi="Times New Roman" w:cs="Times New Roman"/>
                <w:sz w:val="20"/>
                <w:szCs w:val="20"/>
              </w:rPr>
              <w:t>SBT1</w:t>
            </w:r>
          </w:p>
        </w:tc>
        <w:tc>
          <w:tcPr>
            <w:tcW w:w="7088" w:type="dxa"/>
            <w:tcBorders>
              <w:top w:val="single" w:sz="4" w:space="0" w:color="auto"/>
              <w:bottom w:val="single" w:sz="4" w:space="0" w:color="auto"/>
            </w:tcBorders>
            <w:vAlign w:val="center"/>
          </w:tcPr>
          <w:p w:rsidR="000610A6" w:rsidRPr="004901D8" w:rsidRDefault="00137404" w:rsidP="00646CCA">
            <w:pPr>
              <w:keepNext/>
              <w:keepLines/>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r>
                      <w:del w:id="17" w:author="TomFast" w:date="2015-01-12T12:40:00Z">
                        <w:rPr>
                          <w:rFonts w:ascii="Cambria Math" w:hAnsi="Cambria Math" w:cs="Times New Roman"/>
                          <w:sz w:val="20"/>
                          <w:szCs w:val="20"/>
                        </w:rPr>
                        <m:t>C</m:t>
                      </w:del>
                    </m:r>
                    <m:r>
                      <w:ins w:id="18" w:author="TomFast" w:date="2015-01-12T12:40:00Z">
                        <w:rPr>
                          <w:rFonts w:ascii="Cambria Math" w:hAnsi="Cambria Math" w:cs="Times New Roman"/>
                          <w:sz w:val="20"/>
                          <w:szCs w:val="20"/>
                        </w:rPr>
                        <m:t>Q</m:t>
                      </w:ins>
                    </m:r>
                  </m:e>
                  <m:sub>
                    <m:r>
                      <w:rPr>
                        <w:rFonts w:ascii="Cambria Math" w:hAnsi="Cambria Math" w:cs="Times New Roman"/>
                        <w:sz w:val="20"/>
                        <w:szCs w:val="20"/>
                      </w:rPr>
                      <m:t>y-1</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1+2</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/3</m:t>
                          </m:r>
                        </m:e>
                        <m:e>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&lt;0</m:t>
                          </m:r>
                        </m:e>
                      </m:mr>
                      <m:mr>
                        <m:e>
                          <m:r>
                            <w:rPr>
                              <w:rFonts w:ascii="Cambria Math" w:hAnsi="Cambria Math" w:cs="Times New Roman"/>
                              <w:sz w:val="20"/>
                              <w:szCs w:val="20"/>
                            </w:rPr>
                            <m:t>1+</m:t>
                          </m:r>
                          <w:commentRangeStart w:id="19"/>
                          <m:r>
                            <w:rPr>
                              <w:rFonts w:ascii="Cambria Math" w:hAnsi="Cambria Math" w:cs="Times New Roman"/>
                              <w:sz w:val="20"/>
                              <w:szCs w:val="20"/>
                            </w:rPr>
                            <m:t>3</m:t>
                          </m:r>
                          <w:commentRangeEnd w:id="19"/>
                          <m:r>
                            <m:rPr>
                              <m:sty m:val="p"/>
                            </m:rPr>
                            <w:rPr>
                              <w:rStyle w:val="CommentReference"/>
                            </w:rPr>
                            <w:commentReference w:id="19"/>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e>
                        <m:e>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r>
                            <w:rPr>
                              <w:rFonts w:ascii="Cambria Math" w:hAnsi="Cambria Math" w:cs="Times New Roman"/>
                              <w:sz w:val="20"/>
                              <w:szCs w:val="20"/>
                            </w:rPr>
                            <m:t>≥0</m:t>
                          </m:r>
                          <m:r>
                            <m:rPr>
                              <m:sty m:val="p"/>
                            </m:rPr>
                            <w:rPr>
                              <w:rStyle w:val="CommentReference"/>
                            </w:rPr>
                            <w:commentReference w:id="20"/>
                          </m:r>
                        </m:e>
                      </m:mr>
                    </m:m>
                  </m:e>
                </m:d>
              </m:oMath>
            </m:oMathPara>
          </w:p>
          <w:p w:rsidR="000610A6" w:rsidRPr="004901D8" w:rsidRDefault="000610A6" w:rsidP="00646CCA">
            <w:pPr>
              <w:keepNext/>
              <w:keepLines/>
              <w:rPr>
                <w:rFonts w:ascii="Times New Roman" w:hAnsi="Times New Roman" w:cs="Times New Roman"/>
                <w:sz w:val="20"/>
                <w:szCs w:val="20"/>
              </w:rPr>
            </w:pPr>
            <w:r w:rsidRPr="004901D8">
              <w:rPr>
                <w:rFonts w:ascii="Times New Roman" w:eastAsiaTheme="minorEastAsia" w:hAnsi="Times New Roman" w:cs="Times New Roman"/>
                <w:sz w:val="20"/>
                <w:szCs w:val="20"/>
              </w:rPr>
              <w:t xml:space="preserve">where </w:t>
            </w:r>
            <w:proofErr w:type="spellStart"/>
            <w:r w:rsidRPr="004901D8">
              <w:rPr>
                <w:rFonts w:ascii="Times New Roman" w:eastAsiaTheme="minorEastAsia" w:hAnsi="Times New Roman" w:cs="Times New Roman"/>
                <w:i/>
                <w:sz w:val="20"/>
                <w:szCs w:val="20"/>
              </w:rPr>
              <w:t>G</w:t>
            </w:r>
            <w:r w:rsidRPr="004901D8">
              <w:rPr>
                <w:rFonts w:ascii="Times New Roman" w:eastAsiaTheme="minorEastAsia" w:hAnsi="Times New Roman" w:cs="Times New Roman"/>
                <w:i/>
                <w:sz w:val="20"/>
                <w:szCs w:val="20"/>
                <w:vertAlign w:val="subscript"/>
              </w:rPr>
              <w:t>y</w:t>
            </w:r>
            <w:proofErr w:type="spellEnd"/>
            <w:r w:rsidRPr="004901D8">
              <w:rPr>
                <w:rFonts w:ascii="Times New Roman" w:eastAsiaTheme="minorEastAsia" w:hAnsi="Times New Roman" w:cs="Times New Roman"/>
                <w:sz w:val="20"/>
                <w:szCs w:val="20"/>
              </w:rPr>
              <w:t xml:space="preserve"> is the gradient of log CPUE over the last 10 years</w:t>
            </w:r>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r w:rsidRPr="004901D8">
              <w:rPr>
                <w:rFonts w:ascii="Times New Roman" w:hAnsi="Times New Roman" w:cs="Times New Roman"/>
                <w:sz w:val="20"/>
                <w:szCs w:val="20"/>
              </w:rPr>
              <w:t>SBT2</w:t>
            </w:r>
          </w:p>
        </w:tc>
        <w:tc>
          <w:tcPr>
            <w:tcW w:w="7088" w:type="dxa"/>
            <w:tcBorders>
              <w:top w:val="single" w:sz="4" w:space="0" w:color="auto"/>
              <w:bottom w:val="single" w:sz="4" w:space="0" w:color="auto"/>
            </w:tcBorders>
            <w:vAlign w:val="center"/>
          </w:tcPr>
          <w:p w:rsidR="000610A6" w:rsidRPr="004901D8" w:rsidRDefault="00137404" w:rsidP="00646CCA">
            <w:pPr>
              <w:keepNext/>
              <w:keepLines/>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r>
                    <w:del w:id="21" w:author="TomFast" w:date="2015-01-12T12:40:00Z">
                      <w:rPr>
                        <w:rFonts w:ascii="Cambria Math" w:hAnsi="Cambria Math" w:cs="Times New Roman"/>
                        <w:sz w:val="20"/>
                        <w:szCs w:val="20"/>
                      </w:rPr>
                      <m:t>C</m:t>
                    </w:del>
                  </m:r>
                  <m:r>
                    <w:ins w:id="22" w:author="TomFast" w:date="2015-01-12T12:40:00Z">
                      <w:rPr>
                        <w:rFonts w:ascii="Cambria Math" w:hAnsi="Cambria Math" w:cs="Times New Roman"/>
                        <w:sz w:val="20"/>
                        <w:szCs w:val="20"/>
                      </w:rPr>
                      <m:t>Q</m:t>
                    </w:ins>
                  </m:r>
                </m:e>
                <m:sub>
                  <m:r>
                    <w:rPr>
                      <w:rFonts w:ascii="Cambria Math" w:hAnsi="Cambria Math" w:cs="Times New Roman"/>
                      <w:sz w:val="20"/>
                      <w:szCs w:val="20"/>
                    </w:rPr>
                    <m:t>y-1</m:t>
                  </m:r>
                </m:sub>
              </m:sSub>
              <m:r>
                <w:rPr>
                  <w:rFonts w:ascii="Cambria Math" w:hAnsi="Cambria Math" w:cs="Times New Roman"/>
                  <w:sz w:val="20"/>
                  <w:szCs w:val="20"/>
                </w:rPr>
                <m:t>+δMSY</m:t>
              </m:r>
            </m:oMath>
            <w:r w:rsidR="000610A6" w:rsidRPr="004901D8">
              <w:rPr>
                <w:rFonts w:ascii="Times New Roman" w:eastAsiaTheme="minorEastAsia" w:hAnsi="Times New Roman" w:cs="Times New Roman"/>
                <w:sz w:val="20"/>
                <w:szCs w:val="20"/>
              </w:rPr>
              <w:t xml:space="preserve">   ,      </w:t>
            </w:r>
            <m:oMath>
              <m:r>
                <w:rPr>
                  <w:rFonts w:ascii="Cambria Math" w:hAnsi="Cambria Math" w:cs="Times New Roman"/>
                  <w:sz w:val="20"/>
                  <w:szCs w:val="20"/>
                </w:rPr>
                <m:t>δ=</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7/4</m:t>
                            </m:r>
                          </m:sup>
                        </m:sSup>
                      </m:e>
                      <m:e>
                        <m:r>
                          <m:rPr>
                            <m:sty m:val="p"/>
                          </m:rPr>
                          <w:rPr>
                            <w:rFonts w:ascii="Cambria Math" w:hAnsi="Cambria Math" w:cs="Times New Roman"/>
                            <w:sz w:val="20"/>
                            <w:szCs w:val="20"/>
                          </w:rPr>
                          <m:t>Δ</m:t>
                        </m:r>
                        <m:r>
                          <w:rPr>
                            <w:rFonts w:ascii="Cambria Math" w:hAnsi="Cambria Math" w:cs="Times New Roman"/>
                            <w:sz w:val="20"/>
                            <w:szCs w:val="20"/>
                          </w:rPr>
                          <m:t>&lt;1</m:t>
                        </m:r>
                      </m:e>
                    </m:mr>
                    <m:mr>
                      <m:e>
                        <m:sSup>
                          <m:sSupPr>
                            <m:ctrlPr>
                              <w:rPr>
                                <w:rFonts w:ascii="Cambria Math" w:hAnsi="Cambria Math" w:cs="Times New Roman"/>
                                <w:sz w:val="20"/>
                                <w:szCs w:val="20"/>
                              </w:rPr>
                            </m:ctrlPr>
                          </m:sSupPr>
                          <m:e>
                            <m:r>
                              <m:rPr>
                                <m:sty m:val="p"/>
                              </m:rPr>
                              <w:rPr>
                                <w:rFonts w:ascii="Cambria Math" w:hAnsi="Cambria Math" w:cs="Times New Roman"/>
                                <w:sz w:val="20"/>
                                <w:szCs w:val="20"/>
                              </w:rPr>
                              <m:t>Δ</m:t>
                            </m:r>
                          </m:e>
                          <m:sup>
                            <m:r>
                              <w:rPr>
                                <w:rFonts w:ascii="Cambria Math" w:hAnsi="Cambria Math" w:cs="Times New Roman"/>
                                <w:sz w:val="20"/>
                                <w:szCs w:val="20"/>
                              </w:rPr>
                              <m:t>1/4</m:t>
                            </m:r>
                          </m:sup>
                        </m:sSup>
                      </m:e>
                      <m:e>
                        <m:r>
                          <m:rPr>
                            <m:sty m:val="p"/>
                          </m:rPr>
                          <w:rPr>
                            <w:rFonts w:ascii="Cambria Math" w:hAnsi="Cambria Math" w:cs="Times New Roman"/>
                            <w:sz w:val="20"/>
                            <w:szCs w:val="20"/>
                          </w:rPr>
                          <m:t>Δ</m:t>
                        </m:r>
                        <m:r>
                          <w:rPr>
                            <w:rFonts w:ascii="Cambria Math" w:hAnsi="Cambria Math" w:cs="Times New Roman"/>
                            <w:sz w:val="20"/>
                            <w:szCs w:val="20"/>
                          </w:rPr>
                          <m:t>&gt;1</m:t>
                        </m:r>
                      </m:e>
                    </m:mr>
                  </m:m>
                </m:e>
              </m:d>
            </m:oMath>
            <w:r w:rsidR="000610A6" w:rsidRPr="004901D8">
              <w:rPr>
                <w:rFonts w:ascii="Times New Roman" w:eastAsiaTheme="minorEastAsia" w:hAnsi="Times New Roman" w:cs="Times New Roman"/>
                <w:sz w:val="20"/>
                <w:szCs w:val="20"/>
              </w:rPr>
              <w:t xml:space="preserve">    ,     </w:t>
            </w:r>
            <m:oMath>
              <m:r>
                <m:rPr>
                  <m:sty m:val="p"/>
                </m:rPr>
                <w:rPr>
                  <w:rFonts w:ascii="Cambria Math" w:eastAsiaTheme="minorEastAsia" w:hAnsi="Cambria Math" w:cs="Times New Roman"/>
                  <w:sz w:val="20"/>
                  <w:szCs w:val="20"/>
                </w:rPr>
                <m:t>Δ</m:t>
              </m:r>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R</m:t>
                  </m:r>
                </m:e>
                <m:sup>
                  <m:r>
                    <w:rPr>
                      <w:rFonts w:ascii="Cambria Math" w:eastAsiaTheme="minorEastAsia" w:hAnsi="Cambria Math" w:cs="Times New Roman"/>
                      <w:sz w:val="20"/>
                      <w:szCs w:val="20"/>
                    </w:rPr>
                    <m:t>ave</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R</m:t>
                  </m:r>
                </m:e>
                <m:sup>
                  <m:r>
                    <w:rPr>
                      <w:rFonts w:ascii="Cambria Math" w:eastAsiaTheme="minorEastAsia" w:hAnsi="Cambria Math" w:cs="Times New Roman"/>
                      <w:sz w:val="20"/>
                      <w:szCs w:val="20"/>
                    </w:rPr>
                    <m:t>hist</m:t>
                  </m:r>
                </m:sup>
              </m:sSup>
            </m:oMath>
          </w:p>
          <w:p w:rsidR="000610A6" w:rsidRPr="004901D8" w:rsidRDefault="00137404" w:rsidP="00646CCA">
            <w:pPr>
              <w:keepNext/>
              <w:keepLines/>
              <w:rPr>
                <w:rFonts w:ascii="Times New Roman" w:hAnsi="Times New Roman"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m:t>
                      </m:r>
                    </m:sub>
                  </m:sSub>
                </m:e>
              </m:nary>
            </m:oMath>
            <w:r w:rsidR="000610A6" w:rsidRPr="004901D8">
              <w:rPr>
                <w:rFonts w:ascii="Times New Roman" w:eastAsiaTheme="minorEastAsia" w:hAnsi="Times New Roman" w:cs="Times New Roman"/>
                <w:sz w:val="20"/>
                <w:szCs w:val="20"/>
              </w:rPr>
              <w:t xml:space="preserve">    ,       </w:t>
            </w:r>
            <m:oMath>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y</m:t>
                  </m:r>
                </m:sub>
                <m:sup>
                  <m:r>
                    <w:rPr>
                      <w:rFonts w:ascii="Cambria Math" w:hAnsi="Cambria Math" w:cs="Times New Roman"/>
                      <w:sz w:val="20"/>
                      <w:szCs w:val="20"/>
                    </w:rPr>
                    <m:t>hist</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10</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m:t>
                      </m:r>
                    </m:sub>
                  </m:sSub>
                </m:e>
              </m:nary>
            </m:oMath>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r w:rsidRPr="004901D8">
              <w:rPr>
                <w:rFonts w:ascii="Times New Roman" w:hAnsi="Times New Roman" w:cs="Times New Roman"/>
                <w:sz w:val="20"/>
                <w:szCs w:val="20"/>
              </w:rPr>
              <w:t>GB_CC</w:t>
            </w:r>
          </w:p>
        </w:tc>
        <w:tc>
          <w:tcPr>
            <w:tcW w:w="7088" w:type="dxa"/>
            <w:tcBorders>
              <w:top w:val="single" w:sz="4" w:space="0" w:color="auto"/>
              <w:bottom w:val="single" w:sz="4" w:space="0" w:color="auto"/>
            </w:tcBorders>
            <w:vAlign w:val="center"/>
          </w:tcPr>
          <w:p w:rsidR="000610A6" w:rsidRPr="004901D8" w:rsidRDefault="00137404" w:rsidP="00646CCA">
            <w:pPr>
              <w:keepNext/>
              <w:keepLines/>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r>
                            <w:rPr>
                              <w:rFonts w:ascii="Cambria Math" w:hAnsi="Cambria Math" w:cs="Times New Roman"/>
                              <w:sz w:val="20"/>
                              <w:szCs w:val="20"/>
                            </w:rPr>
                            <m:t>MSY&lt;4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e>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/5&lt;MSY&lt;6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/5&lt;MSY</m:t>
                          </m:r>
                        </m:e>
                      </m:mr>
                    </m:m>
                  </m:e>
                </m:d>
              </m:oMath>
            </m:oMathPara>
          </w:p>
          <w:p w:rsidR="000610A6" w:rsidRPr="004901D8" w:rsidRDefault="000610A6" w:rsidP="00646CCA">
            <w:pPr>
              <w:keepNext/>
              <w:keepLines/>
              <w:rPr>
                <w:rFonts w:ascii="Times New Roman" w:hAnsi="Times New Roman" w:cs="Times New Roman"/>
                <w:sz w:val="20"/>
                <w:szCs w:val="20"/>
              </w:rPr>
            </w:pPr>
            <w:r w:rsidRPr="004901D8">
              <w:rPr>
                <w:rFonts w:ascii="Times New Roman" w:eastAsiaTheme="minorEastAsia" w:hAnsi="Times New Roman" w:cs="Times New Roman"/>
                <w:sz w:val="20"/>
                <w:szCs w:val="20"/>
              </w:rPr>
              <w:t xml:space="preserve">where </w:t>
            </w:r>
            <w:r w:rsidRPr="004901D8">
              <w:rPr>
                <w:rFonts w:ascii="Times New Roman" w:eastAsiaTheme="minorEastAsia" w:hAnsi="Times New Roman" w:cs="Times New Roman"/>
                <w:i/>
                <w:sz w:val="20"/>
                <w:szCs w:val="20"/>
              </w:rPr>
              <w:t>C</w:t>
            </w:r>
            <w:r w:rsidRPr="004901D8">
              <w:rPr>
                <w:rFonts w:ascii="Times New Roman" w:eastAsiaTheme="minorEastAsia" w:hAnsi="Times New Roman" w:cs="Times New Roman"/>
                <w:i/>
                <w:sz w:val="20"/>
                <w:szCs w:val="20"/>
                <w:vertAlign w:val="superscript"/>
              </w:rPr>
              <w:t>ave</w:t>
            </w:r>
            <w:r w:rsidRPr="004901D8">
              <w:rPr>
                <w:rFonts w:ascii="Times New Roman" w:eastAsiaTheme="minorEastAsia" w:hAnsi="Times New Roman" w:cs="Times New Roman"/>
                <w:sz w:val="20"/>
                <w:szCs w:val="20"/>
              </w:rPr>
              <w:t xml:space="preserve"> is the mean historical annual catch</w:t>
            </w:r>
            <w:del w:id="23" w:author="Doug Butterworth" w:date="2014-12-29T23:21:00Z">
              <w:r w:rsidRPr="004901D8" w:rsidDel="00002548">
                <w:rPr>
                  <w:rFonts w:ascii="Times New Roman" w:eastAsiaTheme="minorEastAsia" w:hAnsi="Times New Roman" w:cs="Times New Roman"/>
                  <w:sz w:val="20"/>
                  <w:szCs w:val="20"/>
                </w:rPr>
                <w:delText>es</w:delText>
              </w:r>
            </w:del>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proofErr w:type="spellStart"/>
            <w:r w:rsidRPr="004901D8">
              <w:rPr>
                <w:rFonts w:ascii="Times New Roman" w:hAnsi="Times New Roman" w:cs="Times New Roman"/>
                <w:sz w:val="20"/>
                <w:szCs w:val="20"/>
              </w:rPr>
              <w:t>GB_slope</w:t>
            </w:r>
            <w:proofErr w:type="spellEnd"/>
          </w:p>
        </w:tc>
        <w:tc>
          <w:tcPr>
            <w:tcW w:w="7088" w:type="dxa"/>
            <w:tcBorders>
              <w:top w:val="single" w:sz="4" w:space="0" w:color="auto"/>
              <w:bottom w:val="single" w:sz="4" w:space="0" w:color="auto"/>
            </w:tcBorders>
            <w:vAlign w:val="center"/>
          </w:tcPr>
          <w:p w:rsidR="000610A6" w:rsidRPr="004901D8" w:rsidRDefault="00137404" w:rsidP="00646CCA">
            <w:pPr>
              <w:keepNext/>
              <w:keepLines/>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r>
                      <m:rPr>
                        <m:sty m:val="p"/>
                      </m:rPr>
                      <w:rPr>
                        <w:rStyle w:val="CommentReference"/>
                      </w:rPr>
                      <w:annotationRef/>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mr>
                    </m:m>
                  </m:e>
                </m:d>
                <m:r>
                  <w:rPr>
                    <w:rFonts w:ascii="Cambria Math" w:hAnsi="Cambria Math" w:cs="Times New Roman"/>
                    <w:sz w:val="20"/>
                    <w:szCs w:val="20"/>
                  </w:rPr>
                  <m:t xml:space="preserve">   ,    </m:t>
                </m:r>
                <m:sSup>
                  <m:sSupPr>
                    <m:ctrlPr>
                      <w:rPr>
                        <w:rFonts w:ascii="Cambria Math" w:hAnsi="Cambria Math" w:cs="Times New Roman"/>
                        <w:i/>
                        <w:sz w:val="20"/>
                        <w:szCs w:val="20"/>
                      </w:rPr>
                    </m:ctrlPr>
                  </m:sSupP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=C</m:t>
                    </m:r>
                  </m:e>
                  <m:sup>
                    <m:r>
                      <w:rPr>
                        <w:rFonts w:ascii="Cambria Math" w:hAnsi="Cambria Math" w:cs="Times New Roman"/>
                        <w:sz w:val="20"/>
                        <w:szCs w:val="20"/>
                      </w:rPr>
                      <m:t>ave</m:t>
                    </m:r>
                  </m:sup>
                </m:sSup>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e>
                </m:d>
              </m:oMath>
            </m:oMathPara>
          </w:p>
          <w:p w:rsidR="000610A6" w:rsidRPr="004901D8" w:rsidRDefault="00002548" w:rsidP="00646CCA">
            <w:pPr>
              <w:keepNext/>
              <w:keepLines/>
              <w:rPr>
                <w:rFonts w:ascii="Times New Roman" w:hAnsi="Times New Roman" w:cs="Times New Roman"/>
                <w:sz w:val="20"/>
                <w:szCs w:val="20"/>
              </w:rPr>
            </w:pPr>
            <w:proofErr w:type="gramStart"/>
            <w:ins w:id="24" w:author="Doug Butterworth" w:date="2014-12-29T23:21:00Z">
              <w:r>
                <w:rPr>
                  <w:rFonts w:ascii="Times New Roman" w:eastAsiaTheme="minorEastAsia" w:hAnsi="Times New Roman" w:cs="Times New Roman"/>
                  <w:sz w:val="20"/>
                  <w:szCs w:val="20"/>
                </w:rPr>
                <w:t>w</w:t>
              </w:r>
            </w:ins>
            <w:proofErr w:type="gramEnd"/>
            <w:del w:id="25" w:author="Doug Butterworth" w:date="2014-12-29T23:21:00Z">
              <w:r w:rsidR="000610A6" w:rsidRPr="004901D8" w:rsidDel="00002548">
                <w:rPr>
                  <w:rFonts w:ascii="Times New Roman" w:eastAsiaTheme="minorEastAsia" w:hAnsi="Times New Roman" w:cs="Times New Roman"/>
                  <w:sz w:val="20"/>
                  <w:szCs w:val="20"/>
                </w:rPr>
                <w:delText>W</w:delText>
              </w:r>
            </w:del>
            <w:r w:rsidR="000610A6" w:rsidRPr="004901D8">
              <w:rPr>
                <w:rFonts w:ascii="Times New Roman" w:eastAsiaTheme="minorEastAsia" w:hAnsi="Times New Roman" w:cs="Times New Roman"/>
                <w:sz w:val="20"/>
                <w:szCs w:val="20"/>
              </w:rPr>
              <w:t xml:space="preserve">here </w:t>
            </w:r>
            <w:r w:rsidR="000610A6" w:rsidRPr="004901D8">
              <w:rPr>
                <w:rFonts w:ascii="Times New Roman" w:eastAsiaTheme="minorEastAsia" w:hAnsi="Times New Roman" w:cs="Times New Roman"/>
                <w:i/>
                <w:sz w:val="20"/>
                <w:szCs w:val="20"/>
              </w:rPr>
              <w:t>C</w:t>
            </w:r>
            <w:r w:rsidR="000610A6" w:rsidRPr="004901D8">
              <w:rPr>
                <w:rFonts w:ascii="Times New Roman" w:eastAsiaTheme="minorEastAsia" w:hAnsi="Times New Roman" w:cs="Times New Roman"/>
                <w:i/>
                <w:sz w:val="20"/>
                <w:szCs w:val="20"/>
                <w:vertAlign w:val="superscript"/>
              </w:rPr>
              <w:t>ave</w:t>
            </w:r>
            <w:r w:rsidR="000610A6" w:rsidRPr="004901D8">
              <w:rPr>
                <w:rFonts w:ascii="Times New Roman" w:eastAsiaTheme="minorEastAsia" w:hAnsi="Times New Roman" w:cs="Times New Roman"/>
                <w:sz w:val="20"/>
                <w:szCs w:val="20"/>
                <w:vertAlign w:val="superscript"/>
              </w:rPr>
              <w:t xml:space="preserve"> </w:t>
            </w:r>
            <w:r w:rsidR="000610A6" w:rsidRPr="004901D8">
              <w:rPr>
                <w:rFonts w:ascii="Times New Roman" w:eastAsiaTheme="minorEastAsia" w:hAnsi="Times New Roman" w:cs="Times New Roman"/>
                <w:sz w:val="20"/>
                <w:szCs w:val="20"/>
              </w:rPr>
              <w:t>is the mean historical annual catch</w:t>
            </w:r>
            <w:del w:id="26" w:author="Doug Butterworth" w:date="2014-12-29T23:21:00Z">
              <w:r w:rsidR="000610A6" w:rsidRPr="004901D8" w:rsidDel="00002548">
                <w:rPr>
                  <w:rFonts w:ascii="Times New Roman" w:eastAsiaTheme="minorEastAsia" w:hAnsi="Times New Roman" w:cs="Times New Roman"/>
                  <w:sz w:val="20"/>
                  <w:szCs w:val="20"/>
                </w:rPr>
                <w:delText>es</w:delText>
              </w:r>
            </w:del>
            <w:r w:rsidR="000610A6" w:rsidRPr="004901D8">
              <w:rPr>
                <w:rFonts w:ascii="Times New Roman" w:eastAsiaTheme="minorEastAsia" w:hAnsi="Times New Roman" w:cs="Times New Roman"/>
                <w:sz w:val="20"/>
                <w:szCs w:val="20"/>
              </w:rPr>
              <w:t xml:space="preserve"> and </w:t>
            </w:r>
            <w:r w:rsidR="000610A6" w:rsidRPr="004901D8">
              <w:rPr>
                <w:rFonts w:ascii="Times New Roman" w:eastAsiaTheme="minorEastAsia" w:hAnsi="Times New Roman" w:cs="Times New Roman"/>
                <w:i/>
                <w:sz w:val="20"/>
                <w:szCs w:val="20"/>
              </w:rPr>
              <w:t>G</w:t>
            </w:r>
            <w:r w:rsidR="000610A6" w:rsidRPr="004901D8">
              <w:rPr>
                <w:rFonts w:ascii="Times New Roman" w:eastAsiaTheme="minorEastAsia" w:hAnsi="Times New Roman" w:cs="Times New Roman"/>
                <w:sz w:val="20"/>
                <w:szCs w:val="20"/>
              </w:rPr>
              <w:t xml:space="preserve"> is the gradient of log CPUE over the last 5 years. </w:t>
            </w:r>
          </w:p>
        </w:tc>
      </w:tr>
      <w:tr w:rsidR="000610A6" w:rsidRPr="00F54632" w:rsidTr="00646CCA">
        <w:tc>
          <w:tcPr>
            <w:tcW w:w="1242" w:type="dxa"/>
            <w:tcBorders>
              <w:top w:val="single" w:sz="4" w:space="0" w:color="auto"/>
              <w:bottom w:val="single" w:sz="4" w:space="0" w:color="auto"/>
            </w:tcBorders>
            <w:vAlign w:val="center"/>
          </w:tcPr>
          <w:p w:rsidR="000610A6" w:rsidRPr="004901D8" w:rsidRDefault="000610A6" w:rsidP="00646CCA">
            <w:pPr>
              <w:keepNext/>
              <w:keepLines/>
              <w:rPr>
                <w:rFonts w:ascii="Times New Roman" w:hAnsi="Times New Roman" w:cs="Times New Roman"/>
                <w:sz w:val="20"/>
                <w:szCs w:val="20"/>
              </w:rPr>
            </w:pPr>
            <w:proofErr w:type="spellStart"/>
            <w:r w:rsidRPr="004901D8">
              <w:rPr>
                <w:rFonts w:ascii="Times New Roman" w:hAnsi="Times New Roman" w:cs="Times New Roman"/>
                <w:sz w:val="20"/>
                <w:szCs w:val="20"/>
              </w:rPr>
              <w:t>GB_target</w:t>
            </w:r>
            <w:proofErr w:type="spellEnd"/>
          </w:p>
        </w:tc>
        <w:tc>
          <w:tcPr>
            <w:tcW w:w="7088" w:type="dxa"/>
            <w:tcBorders>
              <w:top w:val="single" w:sz="4" w:space="0" w:color="auto"/>
              <w:bottom w:val="single" w:sz="4" w:space="0" w:color="auto"/>
            </w:tcBorders>
            <w:vAlign w:val="center"/>
          </w:tcPr>
          <w:p w:rsidR="000610A6" w:rsidRPr="004901D8" w:rsidRDefault="00137404" w:rsidP="00646CCA">
            <w:pPr>
              <w:keepNext/>
              <w:keepLines/>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m:rPr>
                              <m:sty m:val="p"/>
                            </m:rPr>
                            <w:rPr>
                              <w:rStyle w:val="CommentReference"/>
                            </w:rPr>
                            <w:annotationRef/>
                          </m:r>
                        </m:e>
                        <m:e>
                          <m:r>
                            <w:rPr>
                              <w:rFonts w:ascii="Cambria Math" w:hAnsi="Cambria Math" w:cs="Times New Roman"/>
                              <w:sz w:val="20"/>
                              <w:szCs w:val="20"/>
                            </w:rPr>
                            <m:t>4</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&lt;6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mr>
                      <m:mr>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m:t>
                          </m:r>
                        </m:e>
                        <m:e>
                          <m:r>
                            <w:rPr>
                              <w:rFonts w:ascii="Cambria Math" w:hAnsi="Cambria Math" w:cs="Times New Roman"/>
                              <w:sz w:val="20"/>
                              <w:szCs w:val="20"/>
                            </w:rPr>
                            <m:t>6</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ave</m:t>
                              </m:r>
                            </m:sup>
                          </m:sSup>
                          <m:r>
                            <w:rPr>
                              <w:rFonts w:ascii="Cambria Math" w:hAnsi="Cambria Math" w:cs="Times New Roman"/>
                              <w:sz w:val="20"/>
                              <w:szCs w:val="20"/>
                            </w:rPr>
                            <m:t>/5&lt;</m:t>
                          </m:r>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e>
                      </m:mr>
                    </m:m>
                  </m:e>
                </m:d>
              </m:oMath>
            </m:oMathPara>
          </w:p>
          <w:p w:rsidR="000610A6" w:rsidRPr="004901D8" w:rsidRDefault="00137404" w:rsidP="00646CCA">
            <w:pPr>
              <w:keepNext/>
              <w:keepLines/>
              <w:rPr>
                <w:rFonts w:ascii="Times New Roman" w:eastAsiaTheme="minorEastAsia" w:hAnsi="Times New Roman" w:cs="Times New Roman"/>
                <w:sz w:val="20"/>
                <w:szCs w:val="20"/>
              </w:rPr>
            </w:pPr>
            <m:oMath>
              <m:sSubSup>
                <m:sSubSupPr>
                  <m:ctrlPr>
                    <w:rPr>
                      <w:rFonts w:ascii="Cambria Math" w:hAnsi="Cambria Math" w:cs="Times New Roman"/>
                      <w:i/>
                      <w:sz w:val="20"/>
                      <w:szCs w:val="20"/>
                    </w:rPr>
                  </m:ctrlPr>
                </m:sSubSupPr>
                <m:e>
                  <m:r>
                    <m:rPr>
                      <m:sty m:val="p"/>
                    </m:rPr>
                    <w:rPr>
                      <w:rStyle w:val="CommentReference"/>
                    </w:rPr>
                    <w:annotationRef/>
                  </m:r>
                  <m:r>
                    <w:rPr>
                      <w:rFonts w:ascii="Cambria Math" w:hAnsi="Cambria Math" w:cs="Times New Roman"/>
                      <w:sz w:val="20"/>
                      <w:szCs w:val="20"/>
                    </w:rPr>
                    <m:t>Q</m:t>
                  </m:r>
                </m:e>
                <m:sub>
                  <m:r>
                    <w:rPr>
                      <w:rFonts w:ascii="Cambria Math" w:hAnsi="Cambria Math" w:cs="Times New Roman"/>
                      <w:sz w:val="20"/>
                      <w:szCs w:val="20"/>
                    </w:rPr>
                    <m:t>y</m:t>
                  </m:r>
                </m:sub>
                <m:sup>
                  <m:r>
                    <w:rPr>
                      <w:rFonts w:ascii="Cambria Math" w:hAnsi="Cambria Math" w:cs="Times New Roman"/>
                      <w:sz w:val="20"/>
                      <w:szCs w:val="20"/>
                    </w:rPr>
                    <m:t>try</m:t>
                  </m:r>
                </m:sup>
              </m:sSubSup>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MSY</m:t>
                            </m:r>
                          </m:num>
                          <m:den>
                            <m:r>
                              <w:rPr>
                                <w:rFonts w:ascii="Cambria Math" w:hAnsi="Cambria Math" w:cs="Times New Roman"/>
                                <w:sz w:val="20"/>
                                <w:szCs w:val="20"/>
                              </w:rPr>
                              <m:t>2</m:t>
                            </m:r>
                          </m:den>
                        </m:f>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num>
                          <m:den>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targ</m:t>
                                </m:r>
                              </m:sup>
                            </m:s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den>
                        </m:f>
                      </m:e>
                      <m:e>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r>
                          <w:rPr>
                            <w:rFonts w:ascii="Cambria Math" w:hAnsi="Cambria Math" w:cs="Times New Roman"/>
                            <w:sz w:val="20"/>
                            <w:szCs w:val="20"/>
                          </w:rPr>
                          <m:t>≤</m:t>
                        </m:r>
                        <m:r>
                          <m:rPr>
                            <m:sty m:val="p"/>
                          </m:rPr>
                          <w:rPr>
                            <w:rStyle w:val="CommentReference"/>
                          </w:rPr>
                          <w:commentReference w:id="27"/>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e>
                    </m:mr>
                    <m:mr>
                      <m:e>
                        <m:f>
                          <m:fPr>
                            <m:ctrlPr>
                              <w:rPr>
                                <w:rFonts w:ascii="Cambria Math" w:hAnsi="Cambria Math" w:cs="Times New Roman"/>
                                <w:i/>
                                <w:sz w:val="20"/>
                                <w:szCs w:val="20"/>
                              </w:rPr>
                            </m:ctrlPr>
                          </m:fPr>
                          <m:num>
                            <m:r>
                              <w:rPr>
                                <w:rFonts w:ascii="Cambria Math" w:hAnsi="Cambria Math" w:cs="Times New Roman"/>
                                <w:sz w:val="20"/>
                                <w:szCs w:val="20"/>
                              </w:rPr>
                              <m:t>MSY</m:t>
                            </m:r>
                          </m:num>
                          <m:den>
                            <m:r>
                              <w:rPr>
                                <w:rFonts w:ascii="Cambria Math" w:hAnsi="Cambria Math" w:cs="Times New Roman"/>
                                <w:sz w:val="20"/>
                                <w:szCs w:val="20"/>
                              </w:rPr>
                              <m:t>2</m:t>
                            </m:r>
                          </m:den>
                        </m:f>
                        <m:sSup>
                          <m:sSupPr>
                            <m:ctrlPr>
                              <w:rPr>
                                <w:rFonts w:ascii="Cambria Math" w:hAnsi="Cambria Math" w:cs="Times New Roman"/>
                                <w:i/>
                                <w:sz w:val="20"/>
                                <w:szCs w:val="20"/>
                              </w:rPr>
                            </m:ctrlPr>
                          </m:sSupPr>
                          <m:e>
                            <m:d>
                              <m:dPr>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num>
                                  <m:den>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den>
                                </m:f>
                              </m:e>
                            </m:d>
                          </m:e>
                          <m:sup>
                            <m:r>
                              <w:rPr>
                                <w:rFonts w:ascii="Cambria Math" w:hAnsi="Cambria Math" w:cs="Times New Roman"/>
                                <w:sz w:val="20"/>
                                <w:szCs w:val="20"/>
                              </w:rPr>
                              <m:t>2</m:t>
                            </m:r>
                          </m:sup>
                        </m:sSup>
                      </m:e>
                      <m:e>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&lt;</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0</m:t>
                            </m:r>
                          </m:sup>
                        </m:sSubSup>
                      </m:e>
                    </m:mr>
                  </m:m>
                </m:e>
              </m:d>
            </m:oMath>
            <w:r w:rsidR="000610A6" w:rsidRPr="004901D8">
              <w:rPr>
                <w:rFonts w:ascii="Times New Roman" w:eastAsiaTheme="minorEastAsia" w:hAnsi="Times New Roman" w:cs="Times New Roman"/>
                <w:sz w:val="20"/>
                <w:szCs w:val="20"/>
              </w:rPr>
              <w:t xml:space="preserve"> ,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0</m:t>
                  </m:r>
                </m:sup>
              </m:sSub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25</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t=y-4</m:t>
                  </m:r>
                </m:sub>
                <m:sup>
                  <m:r>
                    <w:rPr>
                      <w:rFonts w:ascii="Cambria Math" w:eastAsiaTheme="minorEastAsia" w:hAnsi="Cambria Math" w:cs="Times New Roman"/>
                      <w:sz w:val="20"/>
                      <w:szCs w:val="20"/>
                    </w:rPr>
                    <m:t>y</m:t>
                  </m:r>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t</m:t>
                      </m:r>
                    </m:sub>
                  </m:sSub>
                </m:e>
              </m:nary>
            </m:oMath>
            <w:r w:rsidR="000610A6" w:rsidRPr="004901D8">
              <w:rPr>
                <w:rFonts w:ascii="Times New Roman" w:eastAsiaTheme="minorEastAsia" w:hAnsi="Times New Roman" w:cs="Times New Roman"/>
                <w:sz w:val="20"/>
                <w:szCs w:val="20"/>
              </w:rPr>
              <w:t xml:space="preserve">  ,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rec</m:t>
                  </m:r>
                </m:sup>
              </m:sSub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4</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t=y-3</m:t>
                  </m:r>
                </m:sub>
                <m:sup>
                  <m:r>
                    <w:rPr>
                      <w:rFonts w:ascii="Cambria Math" w:eastAsiaTheme="minorEastAsia" w:hAnsi="Cambria Math" w:cs="Times New Roman"/>
                      <w:sz w:val="20"/>
                      <w:szCs w:val="20"/>
                    </w:rPr>
                    <m:t>y</m:t>
                  </m:r>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t</m:t>
                      </m:r>
                    </m:sub>
                  </m:sSub>
                </m:e>
              </m:nary>
            </m:oMath>
          </w:p>
          <w:p w:rsidR="000610A6" w:rsidRPr="004901D8" w:rsidRDefault="00002548" w:rsidP="006E6454">
            <w:pPr>
              <w:keepNext/>
              <w:keepLines/>
              <w:rPr>
                <w:rFonts w:ascii="Times New Roman" w:hAnsi="Times New Roman" w:cs="Times New Roman"/>
                <w:sz w:val="20"/>
                <w:szCs w:val="20"/>
              </w:rPr>
            </w:pPr>
            <w:proofErr w:type="gramStart"/>
            <w:r>
              <w:rPr>
                <w:rFonts w:ascii="Times New Roman" w:eastAsiaTheme="minorEastAsia" w:hAnsi="Times New Roman" w:cs="Times New Roman"/>
                <w:sz w:val="20"/>
                <w:szCs w:val="20"/>
              </w:rPr>
              <w:t>w</w:t>
            </w:r>
            <w:r w:rsidR="000610A6" w:rsidRPr="004901D8">
              <w:rPr>
                <w:rFonts w:ascii="Times New Roman" w:eastAsiaTheme="minorEastAsia" w:hAnsi="Times New Roman" w:cs="Times New Roman"/>
                <w:sz w:val="20"/>
                <w:szCs w:val="20"/>
              </w:rPr>
              <w:t>here</w:t>
            </w:r>
            <w:proofErr w:type="gramEnd"/>
            <w:r w:rsidR="000610A6" w:rsidRPr="004901D8">
              <w:rPr>
                <w:rFonts w:ascii="Times New Roman" w:eastAsiaTheme="minorEastAsia" w:hAnsi="Times New Roman" w:cs="Times New Roman"/>
                <w:sz w:val="20"/>
                <w:szCs w:val="20"/>
              </w:rPr>
              <w:t xml:space="preserve"> </w:t>
            </w:r>
            <w:r w:rsidR="000610A6" w:rsidRPr="004901D8">
              <w:rPr>
                <w:rFonts w:ascii="Times New Roman" w:eastAsiaTheme="minorEastAsia" w:hAnsi="Times New Roman" w:cs="Times New Roman"/>
                <w:i/>
                <w:sz w:val="20"/>
                <w:szCs w:val="20"/>
              </w:rPr>
              <w:t>C</w:t>
            </w:r>
            <w:r w:rsidR="000610A6" w:rsidRPr="004901D8">
              <w:rPr>
                <w:rFonts w:ascii="Times New Roman" w:eastAsiaTheme="minorEastAsia" w:hAnsi="Times New Roman" w:cs="Times New Roman"/>
                <w:i/>
                <w:sz w:val="20"/>
                <w:szCs w:val="20"/>
                <w:vertAlign w:val="superscript"/>
              </w:rPr>
              <w:t>ave</w:t>
            </w:r>
            <w:r w:rsidR="000610A6" w:rsidRPr="004901D8">
              <w:rPr>
                <w:rFonts w:ascii="Times New Roman" w:eastAsiaTheme="minorEastAsia" w:hAnsi="Times New Roman" w:cs="Times New Roman"/>
                <w:sz w:val="20"/>
                <w:szCs w:val="20"/>
                <w:vertAlign w:val="superscript"/>
              </w:rPr>
              <w:t xml:space="preserve"> </w:t>
            </w:r>
            <w:r w:rsidR="000610A6" w:rsidRPr="004901D8">
              <w:rPr>
                <w:rFonts w:ascii="Times New Roman" w:eastAsiaTheme="minorEastAsia" w:hAnsi="Times New Roman" w:cs="Times New Roman"/>
                <w:sz w:val="20"/>
                <w:szCs w:val="20"/>
              </w:rPr>
              <w:t xml:space="preserve">is the mean historical annual catches and </w:t>
            </w:r>
            <w:proofErr w:type="spellStart"/>
            <w:r w:rsidR="000610A6" w:rsidRPr="004901D8">
              <w:rPr>
                <w:rFonts w:ascii="Times New Roman" w:eastAsiaTheme="minorEastAsia" w:hAnsi="Times New Roman" w:cs="Times New Roman"/>
                <w:i/>
                <w:sz w:val="20"/>
                <w:szCs w:val="20"/>
              </w:rPr>
              <w:t>I</w:t>
            </w:r>
            <w:r w:rsidR="000610A6" w:rsidRPr="004901D8">
              <w:rPr>
                <w:rFonts w:ascii="Times New Roman" w:eastAsiaTheme="minorEastAsia" w:hAnsi="Times New Roman" w:cs="Times New Roman"/>
                <w:i/>
                <w:sz w:val="20"/>
                <w:szCs w:val="20"/>
                <w:vertAlign w:val="superscript"/>
              </w:rPr>
              <w:t>targ</w:t>
            </w:r>
            <w:proofErr w:type="spellEnd"/>
            <w:r w:rsidR="000610A6" w:rsidRPr="004901D8">
              <w:rPr>
                <w:rFonts w:ascii="Times New Roman" w:eastAsiaTheme="minorEastAsia" w:hAnsi="Times New Roman" w:cs="Times New Roman"/>
                <w:sz w:val="20"/>
                <w:szCs w:val="20"/>
              </w:rPr>
              <w:t xml:space="preserve"> is the abundance index corresponding to </w:t>
            </w:r>
            <w:r w:rsidR="006E6454">
              <w:rPr>
                <w:rFonts w:ascii="Times New Roman" w:eastAsiaTheme="minorEastAsia" w:hAnsi="Times New Roman" w:cs="Times New Roman"/>
                <w:sz w:val="20"/>
                <w:szCs w:val="20"/>
              </w:rPr>
              <w:t>(true BMSY relative to unfished that is not known perfectly)</w:t>
            </w:r>
            <w:r w:rsidR="000610A6" w:rsidRPr="004901D8">
              <w:rPr>
                <w:rFonts w:ascii="Times New Roman" w:eastAsiaTheme="minorEastAsia" w:hAnsi="Times New Roman" w:cs="Times New Roman"/>
                <w:sz w:val="20"/>
                <w:szCs w:val="20"/>
              </w:rPr>
              <w:t xml:space="preserve">. </w:t>
            </w:r>
          </w:p>
        </w:tc>
      </w:tr>
    </w:tbl>
    <w:p w:rsidR="000610A6" w:rsidRDefault="000610A6" w:rsidP="00916ED8">
      <w:pPr>
        <w:spacing w:after="0" w:line="480" w:lineRule="auto"/>
        <w:rPr>
          <w:rFonts w:ascii="Times New Roman" w:hAnsi="Times New Roman" w:cs="Times New Roman"/>
          <w:sz w:val="24"/>
          <w:szCs w:val="24"/>
        </w:rPr>
      </w:pPr>
    </w:p>
    <w:p w:rsidR="004901D8" w:rsidRPr="005E0B71" w:rsidRDefault="004901D8" w:rsidP="005E0B71">
      <w:pPr>
        <w:keepNext/>
        <w:keepLines/>
        <w:spacing w:after="0" w:line="480" w:lineRule="auto"/>
        <w:rPr>
          <w:rFonts w:ascii="Times New Roman" w:hAnsi="Times New Roman" w:cs="Times New Roman"/>
          <w:b/>
        </w:rPr>
      </w:pPr>
      <w:r w:rsidRPr="005E0B71">
        <w:rPr>
          <w:rFonts w:ascii="Times New Roman" w:hAnsi="Times New Roman" w:cs="Times New Roman"/>
        </w:rPr>
        <w:lastRenderedPageBreak/>
        <w:t>Table 3 continued.</w:t>
      </w:r>
      <w:r w:rsidRPr="005E0B71">
        <w:rPr>
          <w:rFonts w:ascii="Times New Roman" w:hAnsi="Times New Roman" w:cs="Times New Roman"/>
          <w:b/>
        </w:rPr>
        <w:t xml:space="preserve"> </w:t>
      </w:r>
    </w:p>
    <w:tbl>
      <w:tblPr>
        <w:tblW w:w="0" w:type="auto"/>
        <w:tblLook w:val="04A0" w:firstRow="1" w:lastRow="0" w:firstColumn="1" w:lastColumn="0" w:noHBand="0" w:noVBand="1"/>
      </w:tblPr>
      <w:tblGrid>
        <w:gridCol w:w="1055"/>
        <w:gridCol w:w="1160"/>
        <w:gridCol w:w="7640"/>
      </w:tblGrid>
      <w:tr w:rsidR="004901D8" w:rsidRPr="00F54632" w:rsidTr="00B90480">
        <w:tc>
          <w:tcPr>
            <w:tcW w:w="0" w:type="auto"/>
            <w:tcBorders>
              <w:top w:val="single" w:sz="4" w:space="0" w:color="auto"/>
              <w:bottom w:val="single" w:sz="4" w:space="0" w:color="auto"/>
            </w:tcBorders>
          </w:tcPr>
          <w:p w:rsidR="004901D8" w:rsidRPr="004901D8" w:rsidRDefault="004901D8"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MP Name</w:t>
            </w:r>
          </w:p>
        </w:tc>
        <w:tc>
          <w:tcPr>
            <w:tcW w:w="1160" w:type="dxa"/>
            <w:tcBorders>
              <w:top w:val="single" w:sz="4" w:space="0" w:color="auto"/>
              <w:bottom w:val="single" w:sz="4" w:space="0" w:color="auto"/>
            </w:tcBorders>
          </w:tcPr>
          <w:p w:rsidR="004901D8" w:rsidRPr="004901D8" w:rsidRDefault="004901D8"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Parameter values</w:t>
            </w:r>
          </w:p>
        </w:tc>
        <w:tc>
          <w:tcPr>
            <w:tcW w:w="0" w:type="auto"/>
            <w:tcBorders>
              <w:top w:val="single" w:sz="4" w:space="0" w:color="auto"/>
              <w:bottom w:val="single" w:sz="4" w:space="0" w:color="auto"/>
            </w:tcBorders>
          </w:tcPr>
          <w:p w:rsidR="004901D8" w:rsidRPr="004901D8" w:rsidRDefault="004901D8" w:rsidP="005E0B71">
            <w:pPr>
              <w:keepNext/>
              <w:keepLines/>
              <w:rPr>
                <w:rFonts w:ascii="Times New Roman" w:hAnsi="Times New Roman" w:cs="Times New Roman"/>
                <w:b/>
                <w:sz w:val="20"/>
                <w:szCs w:val="20"/>
              </w:rPr>
            </w:pPr>
            <w:r w:rsidRPr="004901D8">
              <w:rPr>
                <w:rFonts w:ascii="Times New Roman" w:hAnsi="Times New Roman" w:cs="Times New Roman"/>
                <w:b/>
                <w:sz w:val="20"/>
                <w:szCs w:val="20"/>
              </w:rPr>
              <w:t>Quota calculation</w:t>
            </w:r>
          </w:p>
        </w:tc>
      </w:tr>
      <w:tr w:rsidR="004901D8" w:rsidRPr="00F54632" w:rsidTr="00646CCA">
        <w:trPr>
          <w:trHeight w:hRule="exact" w:val="454"/>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CC1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1</w:t>
            </w:r>
          </w:p>
        </w:tc>
        <w:tc>
          <w:tcPr>
            <w:tcW w:w="0" w:type="auto"/>
            <w:vMerge w:val="restart"/>
            <w:tcBorders>
              <w:top w:val="single" w:sz="4" w:space="0" w:color="auto"/>
              <w:bottom w:val="single" w:sz="4" w:space="0" w:color="auto"/>
            </w:tcBorders>
            <w:vAlign w:val="center"/>
          </w:tcPr>
          <w:p w:rsidR="004901D8" w:rsidRPr="004901D8" w:rsidRDefault="00137404" w:rsidP="00A97759">
            <w:pPr>
              <w:keepNext/>
              <w:keepLines/>
              <w:rPr>
                <w:rFonts w:ascii="Times New Roman"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=x/5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t</m:t>
                        </m:r>
                      </m:sub>
                    </m:sSub>
                  </m:e>
                </m:nary>
              </m:oMath>
            </m:oMathPara>
          </w:p>
        </w:tc>
      </w:tr>
      <w:tr w:rsidR="004901D8" w:rsidRPr="00F54632" w:rsidTr="00646CCA">
        <w:trPr>
          <w:trHeight w:hRule="exact" w:val="454"/>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CC4</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eastAsia="Calibri" w:hAnsi="Times New Roman" w:cs="Times New Roman"/>
                <w:sz w:val="20"/>
                <w:szCs w:val="20"/>
              </w:rPr>
            </w:pPr>
            <w:r w:rsidRPr="004901D8">
              <w:rPr>
                <w:rFonts w:ascii="Times New Roman" w:eastAsia="Calibri" w:hAnsi="Times New Roman" w:cs="Times New Roman"/>
                <w:i/>
                <w:sz w:val="20"/>
                <w:szCs w:val="20"/>
              </w:rPr>
              <w:t>x</w:t>
            </w:r>
            <w:r w:rsidRPr="004901D8">
              <w:rPr>
                <w:rFonts w:ascii="Times New Roman" w:eastAsia="Calibri" w:hAnsi="Times New Roman" w:cs="Times New Roman"/>
                <w:sz w:val="20"/>
                <w:szCs w:val="20"/>
              </w:rPr>
              <w:t xml:space="preserve"> = 0.7</w:t>
            </w:r>
          </w:p>
        </w:tc>
        <w:tc>
          <w:tcPr>
            <w:tcW w:w="0" w:type="auto"/>
            <w:vMerge/>
            <w:tcBorders>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p>
        </w:tc>
      </w:tr>
      <w:tr w:rsidR="004901D8" w:rsidRPr="00F54632" w:rsidTr="00646CCA">
        <w:trPr>
          <w:trHeight w:hRule="exact" w:val="454"/>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LstepCC1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 xml:space="preserve">x </w:t>
            </w:r>
            <w:r w:rsidRPr="004901D8">
              <w:rPr>
                <w:rFonts w:ascii="Times New Roman" w:hAnsi="Times New Roman" w:cs="Times New Roman"/>
                <w:sz w:val="20"/>
                <w:szCs w:val="20"/>
              </w:rPr>
              <w:t>= 1</w:t>
            </w:r>
          </w:p>
        </w:tc>
        <w:tc>
          <w:tcPr>
            <w:tcW w:w="0" w:type="auto"/>
            <w:vMerge w:val="restart"/>
            <w:tcBorders>
              <w:top w:val="single" w:sz="4" w:space="0" w:color="auto"/>
            </w:tcBorders>
            <w:vAlign w:val="center"/>
          </w:tcPr>
          <w:p w:rsidR="004901D8" w:rsidRPr="004901D8" w:rsidRDefault="00137404" w:rsidP="00400435">
            <w:pPr>
              <w:keepNext/>
              <w:keepLines/>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20</m:t>
                  </m:r>
                </m:den>
              </m:f>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r>
                    <w:rPr>
                      <w:rFonts w:ascii="Cambria Math" w:hAnsi="Cambria Math" w:cs="Times New Roman"/>
                      <w:sz w:val="20"/>
                      <w:szCs w:val="20"/>
                    </w:rPr>
                    <m:t xml:space="preserve"> </m:t>
                  </m:r>
                </m:e>
                <m:sub>
                  <m:r>
                    <w:rPr>
                      <w:rFonts w:ascii="Cambria Math" w:hAnsi="Cambria Math" w:cs="Times New Roman"/>
                      <w:sz w:val="20"/>
                      <w:szCs w:val="20"/>
                    </w:rPr>
                    <m:t>y+1</m:t>
                  </m:r>
                </m:sub>
              </m:sSub>
            </m:oMath>
            <w:r w:rsidR="004901D8" w:rsidRPr="004901D8">
              <w:rPr>
                <w:rFonts w:ascii="Times New Roman" w:eastAsiaTheme="minorEastAsia"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r>
                <w:rPr>
                  <w:rFonts w:ascii="Cambria Math" w:hAnsi="Cambria Math" w:cs="Times New Roman"/>
                  <w:sz w:val="20"/>
                  <w:szCs w:val="20"/>
                </w:rPr>
                <m:t>=x</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m:t>
                  </m:r>
                </m:sub>
              </m:sSub>
            </m:oMath>
            <w:r w:rsidR="004901D8" w:rsidRPr="004901D8">
              <w:rPr>
                <w:rFonts w:ascii="Times New Roman" w:eastAsiaTheme="minorEastAsia" w:hAnsi="Times New Roman" w:cs="Times New Roman"/>
                <w:sz w:val="20"/>
                <w:szCs w:val="20"/>
              </w:rPr>
              <w:t xml:space="preserve">    ,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y+1</m:t>
                  </m:r>
                </m:sub>
              </m:sSub>
              <m:r>
                <w:rPr>
                  <w:rFonts w:ascii="Cambria Math" w:hAnsi="Cambria Math" w:cs="Times New Roman"/>
                  <w:sz w:val="20"/>
                  <w:szCs w:val="20"/>
                </w:rPr>
                <m:t>=1/5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t</m:t>
                      </m:r>
                    </m:sub>
                  </m:sSub>
                </m:e>
              </m:nary>
            </m:oMath>
          </w:p>
        </w:tc>
      </w:tr>
      <w:tr w:rsidR="004901D8" w:rsidRPr="00F54632" w:rsidTr="00646CCA">
        <w:trPr>
          <w:trHeight w:hRule="exact" w:val="454"/>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LstepCC4</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eastAsia="Calibri" w:hAnsi="Times New Roman" w:cs="Times New Roman"/>
                <w:sz w:val="20"/>
                <w:szCs w:val="20"/>
              </w:rPr>
            </w:pPr>
            <w:r w:rsidRPr="004901D8">
              <w:rPr>
                <w:rFonts w:ascii="Times New Roman" w:eastAsia="Calibri" w:hAnsi="Times New Roman" w:cs="Times New Roman"/>
                <w:i/>
                <w:sz w:val="20"/>
                <w:szCs w:val="20"/>
              </w:rPr>
              <w:t xml:space="preserve">x </w:t>
            </w:r>
            <w:r w:rsidRPr="004901D8">
              <w:rPr>
                <w:rFonts w:ascii="Times New Roman" w:eastAsia="Calibri" w:hAnsi="Times New Roman" w:cs="Times New Roman"/>
                <w:sz w:val="20"/>
                <w:szCs w:val="20"/>
              </w:rPr>
              <w:t>= 0.7</w:t>
            </w:r>
          </w:p>
        </w:tc>
        <w:tc>
          <w:tcPr>
            <w:tcW w:w="0" w:type="auto"/>
            <w:vMerge/>
            <w:tcBorders>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p>
        </w:tc>
      </w:tr>
      <w:tr w:rsidR="004901D8" w:rsidRPr="00F54632" w:rsidTr="00646CCA">
        <w:trPr>
          <w:trHeight w:hRule="exact" w:val="851"/>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Ltarget1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1</w:t>
            </w:r>
          </w:p>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v</w:t>
            </w:r>
            <w:r w:rsidRPr="004901D8">
              <w:rPr>
                <w:rFonts w:ascii="Times New Roman" w:hAnsi="Times New Roman" w:cs="Times New Roman"/>
                <w:sz w:val="20"/>
                <w:szCs w:val="20"/>
              </w:rPr>
              <w:t xml:space="preserve"> =1.05</w:t>
            </w:r>
          </w:p>
        </w:tc>
        <w:tc>
          <w:tcPr>
            <w:tcW w:w="0" w:type="auto"/>
            <w:vMerge w:val="restart"/>
            <w:tcBorders>
              <w:top w:val="single" w:sz="4" w:space="0" w:color="auto"/>
            </w:tcBorders>
            <w:vAlign w:val="center"/>
          </w:tcPr>
          <w:p w:rsidR="00E2333A" w:rsidRDefault="00137404" w:rsidP="00646CCA">
            <w:pPr>
              <w:keepNext/>
              <w:keepLines/>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num>
                          <m:den>
                            <m:r>
                              <w:rPr>
                                <w:rFonts w:ascii="Cambria Math" w:hAnsi="Cambria Math" w:cs="Times New Roman"/>
                                <w:sz w:val="20"/>
                                <w:szCs w:val="20"/>
                              </w:rPr>
                              <m:t>2</m:t>
                            </m:r>
                          </m:den>
                        </m:f>
                        <m:d>
                          <m:dPr>
                            <m:begChr m:val="["/>
                            <m:endChr m:val="]"/>
                            <m:ctrlPr>
                              <w:rPr>
                                <w:rFonts w:ascii="Cambria Math" w:hAnsi="Cambria Math" w:cs="Times New Roman"/>
                                <w:i/>
                                <w:sz w:val="20"/>
                                <w:szCs w:val="20"/>
                              </w:rPr>
                            </m:ctrlPr>
                          </m:dPr>
                          <m:e>
                            <m:r>
                              <w:rPr>
                                <w:rFonts w:ascii="Cambria Math" w:hAnsi="Cambria Math" w:cs="Times New Roman"/>
                                <w:sz w:val="20"/>
                                <w:szCs w:val="20"/>
                              </w:rPr>
                              <m:t>1+</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0</m:t>
                                        </m:r>
                                      </m:sup>
                                    </m:sSup>
                                  </m:num>
                                  <m:den>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targ</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0</m:t>
                                        </m:r>
                                      </m:sup>
                                    </m:sSup>
                                  </m:den>
                                </m:f>
                              </m:e>
                            </m:d>
                          </m:e>
                        </m:d>
                        <m:r>
                          <w:rPr>
                            <w:rFonts w:ascii="Cambria Math" w:hAnsi="Cambria Math" w:cs="Times New Roman"/>
                            <w:sz w:val="20"/>
                            <w:szCs w:val="20"/>
                          </w:rPr>
                          <m:t xml:space="preserve">   </m:t>
                        </m:r>
                      </m:e>
                      <m:e>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0</m:t>
                            </m:r>
                          </m:sup>
                        </m:sSup>
                      </m:e>
                    </m:mr>
                    <m:mr>
                      <m:e>
                        <m:sSup>
                          <m:sSupPr>
                            <m:ctrlPr>
                              <w:rPr>
                                <w:rFonts w:ascii="Cambria Math" w:hAnsi="Cambria Math" w:cs="Times New Roman"/>
                                <w:i/>
                                <w:sz w:val="20"/>
                                <w:szCs w:val="20"/>
                              </w:rPr>
                            </m:ctrlPr>
                          </m:sSup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num>
                              <m:den>
                                <m:r>
                                  <w:rPr>
                                    <w:rFonts w:ascii="Cambria Math" w:hAnsi="Cambria Math" w:cs="Times New Roman"/>
                                    <w:sz w:val="20"/>
                                    <w:szCs w:val="20"/>
                                  </w:rPr>
                                  <m:t>2</m:t>
                                </m:r>
                              </m:den>
                            </m:f>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num>
                                  <m:den>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o</m:t>
                                        </m:r>
                                      </m:sup>
                                    </m:sSup>
                                  </m:den>
                                </m:f>
                              </m:e>
                            </m:d>
                          </m:e>
                          <m:sup>
                            <m:r>
                              <w:rPr>
                                <w:rFonts w:ascii="Cambria Math" w:hAnsi="Cambria Math" w:cs="Times New Roman"/>
                                <w:sz w:val="20"/>
                                <w:szCs w:val="20"/>
                              </w:rPr>
                              <m:t>2</m:t>
                            </m:r>
                          </m:sup>
                        </m:sSup>
                      </m:e>
                      <m:e>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0</m:t>
                            </m:r>
                          </m:sup>
                        </m:sSup>
                      </m:e>
                    </m:mr>
                  </m:m>
                </m:e>
              </m:d>
              <m:r>
                <w:rPr>
                  <w:rFonts w:ascii="Cambria Math" w:hAnsi="Cambria Math" w:cs="Times New Roman"/>
                  <w:sz w:val="20"/>
                  <w:szCs w:val="20"/>
                </w:rPr>
                <m:t xml:space="preserve">  ,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Q</m:t>
                      </m:r>
                    </m:e>
                  </m:acc>
                </m:e>
                <m:sub>
                  <m:r>
                    <w:rPr>
                      <w:rFonts w:ascii="Cambria Math" w:hAnsi="Cambria Math" w:cs="Times New Roman"/>
                      <w:sz w:val="20"/>
                      <w:szCs w:val="20"/>
                    </w:rPr>
                    <m:t>y*</m:t>
                  </m:r>
                </m:sub>
              </m:sSub>
              <m:r>
                <w:rPr>
                  <w:rFonts w:ascii="Cambria Math" w:hAnsi="Cambria Math" w:cs="Times New Roman"/>
                  <w:sz w:val="20"/>
                  <w:szCs w:val="20"/>
                </w:rPr>
                <m:t>=x/5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t</m:t>
                      </m:r>
                    </m:sub>
                  </m:sSub>
                </m:e>
              </m:nary>
            </m:oMath>
            <w:r w:rsidR="004901D8" w:rsidRPr="004901D8">
              <w:rPr>
                <w:rFonts w:ascii="Times New Roman" w:eastAsiaTheme="minorEastAsia" w:hAnsi="Times New Roman" w:cs="Times New Roman"/>
                <w:sz w:val="20"/>
                <w:szCs w:val="20"/>
              </w:rPr>
              <w:t xml:space="preserve">  ,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m:t>
                  </m:r>
                </m:e>
                <m:sup>
                  <m:r>
                    <w:rPr>
                      <w:rFonts w:ascii="Cambria Math" w:eastAsiaTheme="minorEastAsia" w:hAnsi="Cambria Math" w:cs="Times New Roman"/>
                      <w:sz w:val="20"/>
                      <w:szCs w:val="20"/>
                    </w:rPr>
                    <m:t>0</m:t>
                  </m:r>
                </m:sup>
              </m:s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9</m:t>
                  </m:r>
                </m:num>
                <m:den>
                  <m:r>
                    <w:rPr>
                      <w:rFonts w:ascii="Cambria Math" w:eastAsiaTheme="minorEastAsia" w:hAnsi="Cambria Math" w:cs="Times New Roman"/>
                      <w:sz w:val="20"/>
                      <w:szCs w:val="20"/>
                    </w:rPr>
                    <m:t>10</m:t>
                  </m:r>
                </m:den>
              </m:f>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oMath>
          </w:p>
          <w:p w:rsidR="004901D8" w:rsidRPr="004901D8" w:rsidRDefault="004901D8" w:rsidP="00646CCA">
            <w:pPr>
              <w:keepNext/>
              <w:keepLines/>
              <w:rPr>
                <w:rFonts w:ascii="Times New Roman" w:eastAsiaTheme="minorEastAsia" w:hAnsi="Times New Roman" w:cs="Times New Roman"/>
                <w:sz w:val="20"/>
                <w:szCs w:val="20"/>
              </w:rPr>
            </w:pPr>
            <w:r w:rsidRPr="004901D8">
              <w:rPr>
                <w:rFonts w:ascii="Times New Roman" w:eastAsiaTheme="minorEastAsia" w:hAnsi="Times New Roman" w:cs="Times New Roman"/>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t,i</m:t>
                          </m:r>
                        </m:sub>
                        <m:sup>
                          <m:r>
                            <w:rPr>
                              <w:rFonts w:ascii="Cambria Math" w:hAnsi="Cambria Math" w:cs="Times New Roman"/>
                              <w:sz w:val="20"/>
                              <w:szCs w:val="20"/>
                            </w:rPr>
                            <m:t>obs</m:t>
                          </m:r>
                        </m:sup>
                      </m:sSubSup>
                      <m:r>
                        <w:rPr>
                          <w:rFonts w:ascii="Cambria Math" w:hAnsi="Cambria Math" w:cs="Times New Roman"/>
                          <w:sz w:val="20"/>
                          <w:szCs w:val="20"/>
                        </w:rPr>
                        <m:t>/</m:t>
                      </m:r>
                    </m:e>
                  </m:nary>
                </m:e>
              </m:nary>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oMath>
            <w:r w:rsidR="00E2333A">
              <w:rPr>
                <w:rFonts w:ascii="Times New Roman" w:eastAsiaTheme="minorEastAsia" w:hAnsi="Times New Roman" w:cs="Times New Roman"/>
                <w:sz w:val="20"/>
                <w:szCs w:val="20"/>
              </w:rPr>
              <w:t xml:space="preserve">    ,   </w:t>
            </w:r>
            <m:oMath>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10</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t,i</m:t>
                          </m:r>
                        </m:sub>
                        <m:sup>
                          <m:r>
                            <w:rPr>
                              <w:rFonts w:ascii="Cambria Math" w:hAnsi="Cambria Math" w:cs="Times New Roman"/>
                              <w:sz w:val="20"/>
                              <w:szCs w:val="20"/>
                            </w:rPr>
                            <m:t>obs</m:t>
                          </m:r>
                        </m:sup>
                      </m:sSubSup>
                      <m:r>
                        <w:rPr>
                          <w:rFonts w:ascii="Cambria Math" w:hAnsi="Cambria Math" w:cs="Times New Roman"/>
                          <w:sz w:val="20"/>
                          <w:szCs w:val="20"/>
                        </w:rPr>
                        <m:t>/</m:t>
                      </m:r>
                    </m:e>
                  </m:nary>
                </m:e>
              </m:nary>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oMath>
            <w:r w:rsidRPr="004901D8">
              <w:rPr>
                <w:rFonts w:ascii="Times New Roman" w:eastAsiaTheme="minorEastAsia" w:hAnsi="Times New Roman" w:cs="Times New Roman"/>
                <w:sz w:val="20"/>
                <w:szCs w:val="20"/>
              </w:rPr>
              <w:t xml:space="preserve">   ,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m:t>
                  </m:r>
                </m:e>
                <m:sup>
                  <m:r>
                    <w:rPr>
                      <w:rFonts w:ascii="Cambria Math" w:eastAsiaTheme="minorEastAsia" w:hAnsi="Cambria Math" w:cs="Times New Roman"/>
                      <w:sz w:val="20"/>
                      <w:szCs w:val="20"/>
                    </w:rPr>
                    <m:t>targ</m:t>
                  </m:r>
                </m:sup>
              </m:sSup>
              <m:r>
                <w:rPr>
                  <w:rFonts w:ascii="Cambria Math" w:eastAsiaTheme="minorEastAsia" w:hAnsi="Cambria Math" w:cs="Times New Roman"/>
                  <w:sz w:val="20"/>
                  <w:szCs w:val="20"/>
                </w:rPr>
                <m:t>=v</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oMath>
          </w:p>
        </w:tc>
      </w:tr>
      <w:tr w:rsidR="004901D8" w:rsidRPr="00F54632" w:rsidTr="00646CCA">
        <w:trPr>
          <w:trHeight w:hRule="exact" w:val="851"/>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Ltarget2</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eastAsia="Calibri" w:hAnsi="Times New Roman" w:cs="Times New Roman"/>
                <w:sz w:val="20"/>
                <w:szCs w:val="20"/>
              </w:rPr>
            </w:pPr>
            <w:r w:rsidRPr="004901D8">
              <w:rPr>
                <w:rFonts w:ascii="Times New Roman" w:eastAsia="Calibri" w:hAnsi="Times New Roman" w:cs="Times New Roman"/>
                <w:i/>
                <w:sz w:val="20"/>
                <w:szCs w:val="20"/>
              </w:rPr>
              <w:t>x</w:t>
            </w:r>
            <w:r w:rsidRPr="004901D8">
              <w:rPr>
                <w:rFonts w:ascii="Times New Roman" w:eastAsia="Calibri" w:hAnsi="Times New Roman" w:cs="Times New Roman"/>
                <w:sz w:val="20"/>
                <w:szCs w:val="20"/>
              </w:rPr>
              <w:t xml:space="preserve"> = 0.8</w:t>
            </w:r>
          </w:p>
          <w:p w:rsidR="004901D8" w:rsidRPr="004901D8" w:rsidRDefault="004901D8" w:rsidP="00646CCA">
            <w:pPr>
              <w:keepNext/>
              <w:keepLines/>
              <w:rPr>
                <w:rFonts w:ascii="Times New Roman" w:hAnsi="Times New Roman" w:cs="Times New Roman"/>
                <w:sz w:val="20"/>
                <w:szCs w:val="20"/>
              </w:rPr>
            </w:pPr>
            <w:r w:rsidRPr="004901D8">
              <w:rPr>
                <w:rFonts w:ascii="Times New Roman" w:eastAsia="Calibri" w:hAnsi="Times New Roman" w:cs="Times New Roman"/>
                <w:i/>
                <w:sz w:val="20"/>
                <w:szCs w:val="20"/>
              </w:rPr>
              <w:t>v</w:t>
            </w:r>
            <w:r w:rsidRPr="004901D8">
              <w:rPr>
                <w:rFonts w:ascii="Times New Roman" w:eastAsia="Calibri" w:hAnsi="Times New Roman" w:cs="Times New Roman"/>
                <w:sz w:val="20"/>
                <w:szCs w:val="20"/>
              </w:rPr>
              <w:t xml:space="preserve"> = 1.15</w:t>
            </w:r>
          </w:p>
        </w:tc>
        <w:tc>
          <w:tcPr>
            <w:tcW w:w="0" w:type="auto"/>
            <w:vMerge/>
            <w:tcBorders>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p>
        </w:tc>
      </w:tr>
      <w:tr w:rsidR="004901D8" w:rsidRPr="00F54632" w:rsidTr="00646CCA">
        <w:trPr>
          <w:trHeight w:hRule="exact" w:val="851"/>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Islope1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0.8</w:t>
            </w:r>
          </w:p>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λ</w:t>
            </w:r>
            <w:r w:rsidRPr="004901D8">
              <w:rPr>
                <w:rFonts w:ascii="Times New Roman" w:hAnsi="Times New Roman" w:cs="Times New Roman"/>
                <w:sz w:val="20"/>
                <w:szCs w:val="20"/>
              </w:rPr>
              <w:t xml:space="preserve"> = 0.4</w:t>
            </w:r>
          </w:p>
        </w:tc>
        <w:tc>
          <w:tcPr>
            <w:tcW w:w="0" w:type="auto"/>
            <w:vMerge w:val="restart"/>
            <w:tcBorders>
              <w:top w:val="single" w:sz="4" w:space="0" w:color="auto"/>
            </w:tcBorders>
            <w:vAlign w:val="center"/>
          </w:tcPr>
          <w:p w:rsidR="004901D8" w:rsidRPr="004901D8" w:rsidRDefault="004901D8" w:rsidP="00646CCA">
            <w:pPr>
              <w:keepNext/>
              <w:keepLines/>
              <w:rPr>
                <w:rFonts w:ascii="Times New Roman" w:eastAsiaTheme="minorEastAsia" w:hAnsi="Times New Roman" w:cs="Times New Roman"/>
                <w:sz w:val="20"/>
                <w:szCs w:val="20"/>
              </w:rPr>
            </w:pPr>
            <w:r w:rsidRPr="004901D8">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Q</m:t>
                      </m:r>
                    </m:e>
                  </m:acc>
                </m:e>
                <m:sub>
                  <m:r>
                    <w:rPr>
                      <w:rFonts w:ascii="Cambria Math" w:hAnsi="Cambria Math" w:cs="Times New Roman"/>
                      <w:sz w:val="20"/>
                      <w:szCs w:val="20"/>
                    </w:rPr>
                    <m:t>y*</m:t>
                  </m:r>
                </m:sub>
              </m:sSub>
              <m:r>
                <w:rPr>
                  <w:rFonts w:ascii="Cambria Math" w:hAnsi="Cambria Math" w:cs="Times New Roman"/>
                  <w:sz w:val="20"/>
                  <w:szCs w:val="20"/>
                </w:rPr>
                <m:t>=x/5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t</m:t>
                      </m:r>
                    </m:sub>
                  </m:sSub>
                </m:e>
              </m:nary>
            </m:oMath>
            <w:r w:rsidRPr="004901D8">
              <w:rPr>
                <w:rFonts w:ascii="Times New Roman" w:eastAsiaTheme="minorEastAsia" w:hAnsi="Times New Roman" w:cs="Times New Roman"/>
                <w:sz w:val="20"/>
                <w:szCs w:val="20"/>
              </w:rPr>
              <w:t xml:space="preserve">    </w:t>
            </w:r>
          </w:p>
          <w:p w:rsidR="004901D8" w:rsidRPr="004901D8" w:rsidRDefault="004901D8" w:rsidP="00646CCA">
            <w:pPr>
              <w:keepNext/>
              <w:keepLines/>
              <w:rPr>
                <w:rFonts w:ascii="Times New Roman" w:eastAsiaTheme="minorEastAsia" w:hAnsi="Times New Roman" w:cs="Times New Roman"/>
                <w:sz w:val="20"/>
                <w:szCs w:val="20"/>
              </w:rPr>
            </w:pPr>
            <w:r w:rsidRPr="004901D8">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m:t>
                  </m:r>
                </m:sub>
              </m:sSub>
              <m:d>
                <m:dPr>
                  <m:ctrlPr>
                    <w:rPr>
                      <w:rFonts w:ascii="Cambria Math" w:hAnsi="Cambria Math" w:cs="Times New Roman"/>
                      <w:i/>
                      <w:sz w:val="20"/>
                      <w:szCs w:val="20"/>
                    </w:rPr>
                  </m:ctrlPr>
                </m:dPr>
                <m:e>
                  <m:r>
                    <w:rPr>
                      <w:rFonts w:ascii="Cambria Math" w:hAnsi="Cambria Math" w:cs="Times New Roman"/>
                      <w:sz w:val="20"/>
                      <w:szCs w:val="20"/>
                    </w:rPr>
                    <m:t>1+λ</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y</m:t>
                      </m:r>
                    </m:sub>
                  </m:sSub>
                </m:e>
              </m:d>
            </m:oMath>
          </w:p>
          <w:p w:rsidR="004901D8" w:rsidRPr="004901D8" w:rsidRDefault="004901D8" w:rsidP="00646CCA">
            <w:pPr>
              <w:keepNext/>
              <w:keepLines/>
              <w:rPr>
                <w:rFonts w:ascii="Times New Roman" w:eastAsiaTheme="minorEastAsia" w:hAnsi="Times New Roman" w:cs="Times New Roman"/>
                <w:sz w:val="20"/>
                <w:szCs w:val="20"/>
              </w:rPr>
            </w:pPr>
            <w:r w:rsidRPr="004901D8">
              <w:rPr>
                <w:rFonts w:ascii="Times New Roman" w:eastAsiaTheme="minorEastAsia" w:hAnsi="Times New Roman" w:cs="Times New Roman"/>
                <w:sz w:val="20"/>
                <w:szCs w:val="20"/>
              </w:rPr>
              <w:t xml:space="preserve">where </w:t>
            </w:r>
            <w:r w:rsidRPr="004901D8">
              <w:rPr>
                <w:rFonts w:ascii="Times New Roman" w:eastAsiaTheme="minorEastAsia" w:hAnsi="Times New Roman" w:cs="Times New Roman"/>
                <w:i/>
                <w:sz w:val="20"/>
                <w:szCs w:val="20"/>
              </w:rPr>
              <w:t xml:space="preserve">s </w:t>
            </w:r>
            <w:r w:rsidRPr="004901D8">
              <w:rPr>
                <w:rFonts w:ascii="Times New Roman" w:eastAsiaTheme="minorEastAsia" w:hAnsi="Times New Roman" w:cs="Times New Roman"/>
                <w:sz w:val="20"/>
                <w:szCs w:val="20"/>
              </w:rPr>
              <w:t>is the gradient of log CPUE over the last 5 years</w:t>
            </w:r>
          </w:p>
        </w:tc>
      </w:tr>
      <w:tr w:rsidR="004901D8" w:rsidRPr="00F54632" w:rsidTr="00646CCA">
        <w:trPr>
          <w:trHeight w:hRule="exact" w:val="851"/>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Islope2</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0.6</w:t>
            </w:r>
          </w:p>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λ</w:t>
            </w:r>
            <w:r w:rsidRPr="004901D8">
              <w:rPr>
                <w:rFonts w:ascii="Times New Roman" w:hAnsi="Times New Roman" w:cs="Times New Roman"/>
                <w:sz w:val="20"/>
                <w:szCs w:val="20"/>
              </w:rPr>
              <w:t xml:space="preserve"> = 0.2</w:t>
            </w:r>
          </w:p>
        </w:tc>
        <w:tc>
          <w:tcPr>
            <w:tcW w:w="0" w:type="auto"/>
            <w:vMerge/>
            <w:tcBorders>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p>
        </w:tc>
      </w:tr>
      <w:tr w:rsidR="004901D8" w:rsidRPr="00F54632" w:rsidTr="006E6454">
        <w:trPr>
          <w:trHeight w:hRule="exact" w:val="1192"/>
        </w:trPr>
        <w:tc>
          <w:tcPr>
            <w:tcW w:w="0" w:type="auto"/>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sz w:val="20"/>
                <w:szCs w:val="20"/>
              </w:rPr>
              <w:t>Itarget1</w:t>
            </w:r>
          </w:p>
        </w:tc>
        <w:tc>
          <w:tcPr>
            <w:tcW w:w="1160" w:type="dxa"/>
            <w:tcBorders>
              <w:top w:val="single" w:sz="4" w:space="0" w:color="auto"/>
              <w:bottom w:val="single" w:sz="4" w:space="0" w:color="auto"/>
            </w:tcBorders>
            <w:vAlign w:val="center"/>
          </w:tcPr>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x</w:t>
            </w:r>
            <w:r w:rsidRPr="004901D8">
              <w:rPr>
                <w:rFonts w:ascii="Times New Roman" w:hAnsi="Times New Roman" w:cs="Times New Roman"/>
                <w:sz w:val="20"/>
                <w:szCs w:val="20"/>
              </w:rPr>
              <w:t xml:space="preserve"> = 1</w:t>
            </w:r>
          </w:p>
          <w:p w:rsidR="004901D8" w:rsidRPr="004901D8" w:rsidRDefault="004901D8" w:rsidP="00646CCA">
            <w:pPr>
              <w:keepNext/>
              <w:keepLines/>
              <w:rPr>
                <w:rFonts w:ascii="Times New Roman" w:hAnsi="Times New Roman" w:cs="Times New Roman"/>
                <w:sz w:val="20"/>
                <w:szCs w:val="20"/>
              </w:rPr>
            </w:pPr>
            <w:r w:rsidRPr="004901D8">
              <w:rPr>
                <w:rFonts w:ascii="Times New Roman" w:hAnsi="Times New Roman" w:cs="Times New Roman"/>
                <w:i/>
                <w:sz w:val="20"/>
                <w:szCs w:val="20"/>
              </w:rPr>
              <w:t>v</w:t>
            </w:r>
            <w:r w:rsidRPr="004901D8">
              <w:rPr>
                <w:rFonts w:ascii="Times New Roman" w:hAnsi="Times New Roman" w:cs="Times New Roman"/>
                <w:sz w:val="20"/>
                <w:szCs w:val="20"/>
              </w:rPr>
              <w:t xml:space="preserve"> = 1.5</w:t>
            </w:r>
          </w:p>
        </w:tc>
        <w:tc>
          <w:tcPr>
            <w:tcW w:w="0" w:type="auto"/>
            <w:vMerge w:val="restart"/>
            <w:tcBorders>
              <w:top w:val="single" w:sz="4" w:space="0" w:color="auto"/>
            </w:tcBorders>
            <w:vAlign w:val="center"/>
          </w:tcPr>
          <w:p w:rsidR="000610A6" w:rsidRDefault="00137404" w:rsidP="00646CCA">
            <w:pPr>
              <w:keepNext/>
              <w:keepLines/>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y+1</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Q</m:t>
                                    </m:r>
                                  </m:e>
                                </m:acc>
                              </m:e>
                              <m:sub>
                                <m:r>
                                  <w:rPr>
                                    <w:rFonts w:ascii="Cambria Math" w:hAnsi="Cambria Math" w:cs="Times New Roman"/>
                                    <w:sz w:val="20"/>
                                    <w:szCs w:val="20"/>
                                  </w:rPr>
                                  <m:t>y*</m:t>
                                </m:r>
                              </m:sub>
                            </m:sSub>
                          </m:num>
                          <m:den>
                            <m:r>
                              <w:rPr>
                                <w:rFonts w:ascii="Cambria Math" w:hAnsi="Cambria Math" w:cs="Times New Roman"/>
                                <w:sz w:val="20"/>
                                <w:szCs w:val="20"/>
                              </w:rPr>
                              <m:t>2</m:t>
                            </m:r>
                          </m:den>
                        </m:f>
                        <m:d>
                          <m:dPr>
                            <m:begChr m:val="["/>
                            <m:endChr m:val="]"/>
                            <m:ctrlPr>
                              <w:rPr>
                                <w:rFonts w:ascii="Cambria Math" w:hAnsi="Cambria Math" w:cs="Times New Roman"/>
                                <w:i/>
                                <w:sz w:val="20"/>
                                <w:szCs w:val="20"/>
                              </w:rPr>
                            </m:ctrlPr>
                          </m:dPr>
                          <m:e>
                            <m:r>
                              <w:rPr>
                                <w:rFonts w:ascii="Cambria Math" w:hAnsi="Cambria Math" w:cs="Times New Roman"/>
                                <w:sz w:val="20"/>
                                <w:szCs w:val="20"/>
                              </w:rPr>
                              <m:t>1+</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0</m:t>
                                        </m:r>
                                      </m:sup>
                                    </m:sSup>
                                  </m:num>
                                  <m:den>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targ</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0</m:t>
                                        </m:r>
                                      </m:sup>
                                    </m:sSup>
                                  </m:den>
                                </m:f>
                              </m:e>
                            </m:d>
                          </m:e>
                        </m:d>
                        <m:r>
                          <w:rPr>
                            <w:rFonts w:ascii="Cambria Math" w:hAnsi="Cambria Math" w:cs="Times New Roman"/>
                            <w:sz w:val="20"/>
                            <w:szCs w:val="20"/>
                          </w:rPr>
                          <m:t xml:space="preserve">   </m:t>
                        </m:r>
                      </m:e>
                      <m:e>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0</m:t>
                            </m:r>
                          </m:sup>
                        </m:sSup>
                      </m:e>
                    </m:mr>
                    <m:mr>
                      <m:e>
                        <m:sSup>
                          <m:sSupPr>
                            <m:ctrlPr>
                              <w:rPr>
                                <w:rFonts w:ascii="Cambria Math" w:hAnsi="Cambria Math" w:cs="Times New Roman"/>
                                <w:i/>
                                <w:sz w:val="20"/>
                                <w:szCs w:val="20"/>
                              </w:rPr>
                            </m:ctrlPr>
                          </m:sSup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Q</m:t>
                                        </m:r>
                                      </m:e>
                                    </m:acc>
                                  </m:e>
                                  <m:sub>
                                    <m:r>
                                      <w:rPr>
                                        <w:rFonts w:ascii="Cambria Math" w:hAnsi="Cambria Math" w:cs="Times New Roman"/>
                                        <w:sz w:val="20"/>
                                        <w:szCs w:val="20"/>
                                      </w:rPr>
                                      <m:t>y*</m:t>
                                    </m:r>
                                  </m:sub>
                                </m:sSub>
                              </m:num>
                              <m:den>
                                <m:r>
                                  <w:rPr>
                                    <w:rFonts w:ascii="Cambria Math" w:hAnsi="Cambria Math" w:cs="Times New Roman"/>
                                    <w:sz w:val="20"/>
                                    <w:szCs w:val="20"/>
                                  </w:rPr>
                                  <m:t>2</m:t>
                                </m:r>
                              </m:den>
                            </m:f>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num>
                                  <m:den>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o</m:t>
                                        </m:r>
                                      </m:sup>
                                    </m:sSup>
                                  </m:den>
                                </m:f>
                              </m:e>
                            </m:d>
                          </m:e>
                          <m:sup>
                            <m:r>
                              <w:rPr>
                                <w:rFonts w:ascii="Cambria Math" w:hAnsi="Cambria Math" w:cs="Times New Roman"/>
                                <w:sz w:val="20"/>
                                <w:szCs w:val="20"/>
                              </w:rPr>
                              <m:t>2</m:t>
                            </m:r>
                          </m:sup>
                        </m:sSup>
                      </m:e>
                      <m:e>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&lt;</m:t>
                        </m:r>
                        <m:sSup>
                          <m:sSupPr>
                            <m:ctrlPr>
                              <w:rPr>
                                <w:rFonts w:ascii="Cambria Math" w:hAnsi="Cambria Math" w:cs="Times New Roman"/>
                                <w:i/>
                                <w:sz w:val="20"/>
                                <w:szCs w:val="20"/>
                              </w:rPr>
                            </m:ctrlPr>
                          </m:sSupPr>
                          <m:e>
                            <m:r>
                              <w:rPr>
                                <w:rFonts w:ascii="Cambria Math" w:hAnsi="Cambria Math" w:cs="Times New Roman"/>
                                <w:sz w:val="20"/>
                                <w:szCs w:val="20"/>
                              </w:rPr>
                              <m:t>I</m:t>
                            </m:r>
                          </m:e>
                          <m:sup>
                            <m:r>
                              <w:rPr>
                                <w:rFonts w:ascii="Cambria Math" w:hAnsi="Cambria Math" w:cs="Times New Roman"/>
                                <w:sz w:val="20"/>
                                <w:szCs w:val="20"/>
                              </w:rPr>
                              <m:t>0</m:t>
                            </m:r>
                          </m:sup>
                        </m:sSup>
                      </m:e>
                    </m:mr>
                  </m:m>
                </m:e>
              </m:d>
              <m:r>
                <w:rPr>
                  <w:rFonts w:ascii="Cambria Math" w:hAnsi="Cambria Math" w:cs="Times New Roman"/>
                  <w:sz w:val="20"/>
                  <w:szCs w:val="20"/>
                </w:rPr>
                <m:t xml:space="preserve">          ,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Q</m:t>
                      </m:r>
                    </m:e>
                  </m:acc>
                </m:e>
                <m:sub>
                  <m:r>
                    <w:rPr>
                      <w:rFonts w:ascii="Cambria Math" w:hAnsi="Cambria Math" w:cs="Times New Roman"/>
                      <w:sz w:val="20"/>
                      <w:szCs w:val="20"/>
                    </w:rPr>
                    <m:t>y*</m:t>
                  </m:r>
                </m:sub>
              </m:sSub>
              <m:r>
                <w:rPr>
                  <w:rFonts w:ascii="Cambria Math" w:hAnsi="Cambria Math" w:cs="Times New Roman"/>
                  <w:sz w:val="20"/>
                  <w:szCs w:val="20"/>
                </w:rPr>
                <m:t>=x/5</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t</m:t>
                      </m:r>
                    </m:sub>
                  </m:sSub>
                </m:e>
              </m:nary>
            </m:oMath>
            <w:r w:rsidR="004901D8" w:rsidRPr="004901D8">
              <w:rPr>
                <w:rFonts w:ascii="Times New Roman" w:eastAsiaTheme="minorEastAsia" w:hAnsi="Times New Roman" w:cs="Times New Roman"/>
                <w:sz w:val="20"/>
                <w:szCs w:val="20"/>
              </w:rPr>
              <w:t xml:space="preserve">  ,      </w:t>
            </w:r>
          </w:p>
          <w:p w:rsidR="004901D8" w:rsidRDefault="004901D8" w:rsidP="00646CCA">
            <w:pPr>
              <w:keepNext/>
              <w:keepLines/>
              <w:rPr>
                <w:rFonts w:ascii="Times New Roman" w:eastAsiaTheme="minorEastAsia" w:hAnsi="Times New Roman" w:cs="Times New Roman"/>
                <w:sz w:val="20"/>
                <w:szCs w:val="20"/>
              </w:rPr>
            </w:pPr>
            <w:r w:rsidRPr="004901D8">
              <w:rPr>
                <w:rFonts w:ascii="Times New Roman" w:eastAsiaTheme="minorEastAsia" w:hAnsi="Times New Roman" w:cs="Times New Roman"/>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rec</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t=y-4</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m:t>
                      </m:r>
                    </m:sub>
                  </m:sSub>
                </m:e>
              </m:nary>
              <m:r>
                <w:rPr>
                  <w:rFonts w:ascii="Cambria Math" w:hAnsi="Cambria Math" w:cs="Times New Roman"/>
                  <w:sz w:val="20"/>
                  <w:szCs w:val="20"/>
                </w:rPr>
                <m:t xml:space="preserve">    ,    </m:t>
              </m:r>
              <m:sSubSup>
                <m:sSubSupPr>
                  <m:ctrlPr>
                    <w:rPr>
                      <w:rFonts w:ascii="Cambria Math" w:hAnsi="Cambria Math" w:cs="Times New Roman"/>
                      <w:i/>
                      <w:sz w:val="20"/>
                      <w:szCs w:val="20"/>
                    </w:rPr>
                  </m:ctrlPr>
                </m:sSubSupPr>
                <m:e>
                  <m:r>
                    <w:rPr>
                      <w:rFonts w:ascii="Cambria Math" w:hAnsi="Cambria Math" w:cs="Times New Roman"/>
                      <w:sz w:val="20"/>
                      <w:szCs w:val="20"/>
                    </w:rPr>
                    <m:t>I</m:t>
                  </m:r>
                </m:e>
                <m:sub>
                  <m:r>
                    <w:rPr>
                      <w:rFonts w:ascii="Cambria Math" w:hAnsi="Cambria Math" w:cs="Times New Roman"/>
                      <w:sz w:val="20"/>
                      <w:szCs w:val="20"/>
                    </w:rPr>
                    <m:t>y</m:t>
                  </m:r>
                </m:sub>
                <m:sup>
                  <m:r>
                    <w:rPr>
                      <w:rFonts w:ascii="Cambria Math" w:hAnsi="Cambria Math" w:cs="Times New Roman"/>
                      <w:sz w:val="20"/>
                      <w:szCs w:val="20"/>
                    </w:rPr>
                    <m:t>ave</m:t>
                  </m:r>
                </m:sup>
              </m:sSub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10</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t=y-9</m:t>
                  </m:r>
                </m:sub>
                <m:sup>
                  <m:r>
                    <w:rPr>
                      <w:rFonts w:ascii="Cambria Math" w:hAnsi="Cambria Math" w:cs="Times New Roman"/>
                      <w:sz w:val="20"/>
                      <w:szCs w:val="20"/>
                    </w:rPr>
                    <m:t>y</m:t>
                  </m:r>
                </m:sup>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m:t>
                      </m:r>
                    </m:sub>
                  </m:sSub>
                </m:e>
              </m:nary>
            </m:oMath>
            <w:r w:rsidRPr="004901D8">
              <w:rPr>
                <w:rFonts w:ascii="Times New Roman" w:eastAsiaTheme="minorEastAsia" w:hAnsi="Times New Roman" w:cs="Times New Roman"/>
                <w:sz w:val="20"/>
                <w:szCs w:val="20"/>
              </w:rPr>
              <w:t xml:space="preserve">  </w:t>
            </w:r>
            <w:r w:rsidR="000610A6">
              <w:rPr>
                <w:rFonts w:ascii="Times New Roman" w:eastAsiaTheme="minorEastAsia" w:hAnsi="Times New Roman" w:cs="Times New Roman"/>
                <w:sz w:val="20"/>
                <w:szCs w:val="20"/>
              </w:rPr>
              <w:t xml:space="preserve"> </w:t>
            </w:r>
            <w:r w:rsidRPr="004901D8">
              <w:rPr>
                <w:rFonts w:ascii="Times New Roman" w:eastAsiaTheme="minorEastAsia" w:hAnsi="Times New Roman" w:cs="Times New Roman"/>
                <w:sz w:val="20"/>
                <w:szCs w:val="20"/>
              </w:rPr>
              <w:t xml:space="preserve"> ,  </w:t>
            </w:r>
            <w:r w:rsidR="000610A6">
              <w:rPr>
                <w:rFonts w:ascii="Times New Roman" w:eastAsiaTheme="minorEastAsia" w:hAnsi="Times New Roman" w:cs="Times New Roman"/>
                <w:sz w:val="20"/>
                <w:szCs w:val="20"/>
              </w:rPr>
              <w:t xml:space="preserve"> </w:t>
            </w:r>
            <w:r w:rsidRPr="004901D8">
              <w:rPr>
                <w:rFonts w:ascii="Times New Roman" w:eastAsiaTheme="minorEastAsia" w:hAnsi="Times New Roman" w:cs="Times New Roman"/>
                <w:sz w:val="20"/>
                <w:szCs w:val="20"/>
              </w:rPr>
              <w:t xml:space="preserv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m:t>
                  </m:r>
                </m:e>
                <m:sup>
                  <m:r>
                    <w:rPr>
                      <w:rFonts w:ascii="Cambria Math" w:eastAsiaTheme="minorEastAsia" w:hAnsi="Cambria Math" w:cs="Times New Roman"/>
                      <w:sz w:val="20"/>
                      <w:szCs w:val="20"/>
                    </w:rPr>
                    <m:t>0</m:t>
                  </m:r>
                </m:sup>
              </m:s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4</m:t>
                  </m:r>
                </m:num>
                <m:den>
                  <m:r>
                    <w:rPr>
                      <w:rFonts w:ascii="Cambria Math" w:eastAsiaTheme="minorEastAsia" w:hAnsi="Cambria Math" w:cs="Times New Roman"/>
                      <w:sz w:val="20"/>
                      <w:szCs w:val="20"/>
                    </w:rPr>
                    <m:t>5</m:t>
                  </m:r>
                </m:den>
              </m:f>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oMath>
            <w:r w:rsidRPr="004901D8">
              <w:rPr>
                <w:rFonts w:ascii="Times New Roman" w:eastAsiaTheme="minorEastAsia" w:hAnsi="Times New Roman" w:cs="Times New Roman"/>
                <w:sz w:val="20"/>
                <w:szCs w:val="20"/>
              </w:rPr>
              <w:t xml:space="preserve">  </w:t>
            </w:r>
            <w:r w:rsidR="000610A6">
              <w:rPr>
                <w:rFonts w:ascii="Times New Roman" w:eastAsiaTheme="minorEastAsia" w:hAnsi="Times New Roman" w:cs="Times New Roman"/>
                <w:sz w:val="20"/>
                <w:szCs w:val="20"/>
              </w:rPr>
              <w:t xml:space="preserve"> </w:t>
            </w:r>
            <w:r w:rsidRPr="004901D8">
              <w:rPr>
                <w:rFonts w:ascii="Times New Roman" w:eastAsiaTheme="minorEastAsia" w:hAnsi="Times New Roman" w:cs="Times New Roman"/>
                <w:sz w:val="20"/>
                <w:szCs w:val="20"/>
              </w:rPr>
              <w:t xml:space="preserve"> ,  </w:t>
            </w:r>
            <w:r w:rsidR="000610A6">
              <w:rPr>
                <w:rFonts w:ascii="Times New Roman" w:eastAsiaTheme="minorEastAsia" w:hAnsi="Times New Roman" w:cs="Times New Roman"/>
                <w:sz w:val="20"/>
                <w:szCs w:val="20"/>
              </w:rPr>
              <w:t xml:space="preserve"> </w:t>
            </w:r>
            <w:r w:rsidRPr="004901D8">
              <w:rPr>
                <w:rFonts w:ascii="Times New Roman" w:eastAsiaTheme="minorEastAsia" w:hAnsi="Times New Roman" w:cs="Times New Roman"/>
                <w:sz w:val="20"/>
                <w:szCs w:val="20"/>
              </w:rPr>
              <w:t xml:space="preserv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L</m:t>
                  </m:r>
                </m:e>
                <m:sup>
                  <m:r>
                    <w:rPr>
                      <w:rFonts w:ascii="Cambria Math" w:eastAsiaTheme="minorEastAsia" w:hAnsi="Cambria Math" w:cs="Times New Roman"/>
                      <w:sz w:val="20"/>
                      <w:szCs w:val="20"/>
                    </w:rPr>
                    <m:t>targ</m:t>
                  </m:r>
                </m:sup>
              </m:sSup>
              <m:r>
                <w:rPr>
                  <w:rFonts w:ascii="Cambria Math" w:eastAsiaTheme="minorEastAsia" w:hAnsi="Cambria Math" w:cs="Times New Roman"/>
                  <w:sz w:val="20"/>
                  <w:szCs w:val="20"/>
                </w:rPr>
                <m:t>=v</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ave</m:t>
                  </m:r>
                </m:sup>
              </m:sSubSup>
            </m:oMath>
          </w:p>
          <w:p w:rsidR="00A97759" w:rsidRPr="004901D8" w:rsidRDefault="00A97759" w:rsidP="006E6454">
            <w:pPr>
              <w:keepNext/>
              <w:keepLines/>
              <w:ind w:left="1756" w:hanging="1756"/>
              <w:rPr>
                <w:rFonts w:ascii="Times New Roman" w:hAnsi="Times New Roman" w:cs="Times New Roman"/>
                <w:sz w:val="20"/>
                <w:szCs w:val="20"/>
              </w:rPr>
            </w:pP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y</m:t>
                  </m:r>
                </m:sub>
                <m:sup>
                  <m:r>
                    <w:rPr>
                      <w:rFonts w:ascii="Cambria Math" w:eastAsiaTheme="minorEastAsia" w:hAnsi="Cambria Math" w:cs="Times New Roman"/>
                      <w:sz w:val="20"/>
                      <w:szCs w:val="20"/>
                    </w:rPr>
                    <m:t>0</m:t>
                  </m:r>
                </m:sup>
              </m:sSubSup>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25</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t=y-4</m:t>
                  </m:r>
                </m:sub>
                <m:sup>
                  <m:r>
                    <w:rPr>
                      <w:rFonts w:ascii="Cambria Math" w:eastAsiaTheme="minorEastAsia" w:hAnsi="Cambria Math" w:cs="Times New Roman"/>
                      <w:sz w:val="20"/>
                      <w:szCs w:val="20"/>
                    </w:rPr>
                    <m:t>y</m:t>
                  </m:r>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t</m:t>
                      </m:r>
                    </m:sub>
                  </m:sSub>
                </m:e>
              </m:nary>
            </m:oMath>
            <w:r w:rsidR="006E6454">
              <w:rPr>
                <w:rFonts w:ascii="Times New Roman" w:eastAsiaTheme="minorEastAsia" w:hAnsi="Times New Roman" w:cs="Times New Roman"/>
                <w:sz w:val="20"/>
                <w:szCs w:val="20"/>
              </w:rPr>
              <w:t xml:space="preserve">   ,   </w:t>
            </w:r>
            <w:proofErr w:type="spellStart"/>
            <w:r w:rsidR="006E6454" w:rsidRPr="004901D8">
              <w:rPr>
                <w:rFonts w:ascii="Times New Roman" w:eastAsiaTheme="minorEastAsia" w:hAnsi="Times New Roman" w:cs="Times New Roman"/>
                <w:i/>
                <w:sz w:val="20"/>
                <w:szCs w:val="20"/>
              </w:rPr>
              <w:t>I</w:t>
            </w:r>
            <w:r w:rsidR="006E6454" w:rsidRPr="004901D8">
              <w:rPr>
                <w:rFonts w:ascii="Times New Roman" w:eastAsiaTheme="minorEastAsia" w:hAnsi="Times New Roman" w:cs="Times New Roman"/>
                <w:i/>
                <w:sz w:val="20"/>
                <w:szCs w:val="20"/>
                <w:vertAlign w:val="superscript"/>
              </w:rPr>
              <w:t>targ</w:t>
            </w:r>
            <w:proofErr w:type="spellEnd"/>
            <w:r w:rsidR="006E6454" w:rsidRPr="004901D8">
              <w:rPr>
                <w:rFonts w:ascii="Times New Roman" w:eastAsiaTheme="minorEastAsia" w:hAnsi="Times New Roman" w:cs="Times New Roman"/>
                <w:sz w:val="20"/>
                <w:szCs w:val="20"/>
              </w:rPr>
              <w:t xml:space="preserve"> is the abundance index corresponding to </w:t>
            </w:r>
            <w:r w:rsidR="006E6454">
              <w:rPr>
                <w:rFonts w:ascii="Times New Roman" w:eastAsiaTheme="minorEastAsia" w:hAnsi="Times New Roman" w:cs="Times New Roman"/>
                <w:sz w:val="20"/>
                <w:szCs w:val="20"/>
              </w:rPr>
              <w:t>(true BMSY relative to unfished that is not known perfectly)</w:t>
            </w:r>
            <w:r w:rsidR="006E6454" w:rsidRPr="004901D8">
              <w:rPr>
                <w:rFonts w:ascii="Times New Roman" w:eastAsiaTheme="minorEastAsia" w:hAnsi="Times New Roman" w:cs="Times New Roman"/>
                <w:sz w:val="20"/>
                <w:szCs w:val="20"/>
              </w:rPr>
              <w:t>.</w:t>
            </w:r>
          </w:p>
        </w:tc>
      </w:tr>
      <w:tr w:rsidR="004901D8" w:rsidRPr="00F54632" w:rsidTr="006E6454">
        <w:trPr>
          <w:cantSplit/>
          <w:trHeight w:hRule="exact" w:val="1142"/>
        </w:trPr>
        <w:tc>
          <w:tcPr>
            <w:tcW w:w="0" w:type="auto"/>
            <w:tcBorders>
              <w:top w:val="single" w:sz="4" w:space="0" w:color="auto"/>
              <w:bottom w:val="single" w:sz="4" w:space="0" w:color="auto"/>
            </w:tcBorders>
            <w:vAlign w:val="center"/>
          </w:tcPr>
          <w:p w:rsidR="004901D8" w:rsidRPr="00E2333A" w:rsidRDefault="004901D8" w:rsidP="00646CCA">
            <w:pPr>
              <w:keepNext/>
              <w:keepLines/>
              <w:rPr>
                <w:rFonts w:ascii="Times New Roman" w:hAnsi="Times New Roman" w:cs="Times New Roman"/>
                <w:sz w:val="20"/>
                <w:szCs w:val="20"/>
              </w:rPr>
            </w:pPr>
            <w:r w:rsidRPr="00E2333A">
              <w:rPr>
                <w:rFonts w:ascii="Times New Roman" w:hAnsi="Times New Roman" w:cs="Times New Roman"/>
                <w:sz w:val="20"/>
                <w:szCs w:val="20"/>
              </w:rPr>
              <w:t>Itarget4</w:t>
            </w:r>
          </w:p>
        </w:tc>
        <w:tc>
          <w:tcPr>
            <w:tcW w:w="1160" w:type="dxa"/>
            <w:tcBorders>
              <w:top w:val="single" w:sz="4" w:space="0" w:color="auto"/>
              <w:bottom w:val="single" w:sz="4" w:space="0" w:color="auto"/>
            </w:tcBorders>
            <w:vAlign w:val="center"/>
          </w:tcPr>
          <w:p w:rsidR="004901D8" w:rsidRPr="00E2333A" w:rsidRDefault="004901D8" w:rsidP="00646CCA">
            <w:pPr>
              <w:keepNext/>
              <w:keepLines/>
              <w:rPr>
                <w:rFonts w:ascii="Times New Roman" w:hAnsi="Times New Roman" w:cs="Times New Roman"/>
                <w:sz w:val="20"/>
                <w:szCs w:val="20"/>
              </w:rPr>
            </w:pPr>
            <w:r w:rsidRPr="00E2333A">
              <w:rPr>
                <w:rFonts w:ascii="Times New Roman" w:hAnsi="Times New Roman" w:cs="Times New Roman"/>
                <w:i/>
                <w:sz w:val="20"/>
                <w:szCs w:val="20"/>
              </w:rPr>
              <w:t>x</w:t>
            </w:r>
            <w:r w:rsidRPr="00E2333A">
              <w:rPr>
                <w:rFonts w:ascii="Times New Roman" w:hAnsi="Times New Roman" w:cs="Times New Roman"/>
                <w:sz w:val="20"/>
                <w:szCs w:val="20"/>
              </w:rPr>
              <w:t xml:space="preserve"> = 0.7</w:t>
            </w:r>
          </w:p>
          <w:p w:rsidR="004901D8" w:rsidRPr="00E2333A" w:rsidRDefault="004901D8" w:rsidP="00646CCA">
            <w:pPr>
              <w:keepNext/>
              <w:keepLines/>
              <w:rPr>
                <w:rFonts w:ascii="Times New Roman" w:hAnsi="Times New Roman" w:cs="Times New Roman"/>
                <w:b/>
                <w:sz w:val="20"/>
                <w:szCs w:val="20"/>
              </w:rPr>
            </w:pPr>
            <w:r w:rsidRPr="00E2333A">
              <w:rPr>
                <w:rFonts w:ascii="Times New Roman" w:hAnsi="Times New Roman" w:cs="Times New Roman"/>
                <w:i/>
                <w:sz w:val="20"/>
                <w:szCs w:val="20"/>
              </w:rPr>
              <w:t>v</w:t>
            </w:r>
            <w:r w:rsidRPr="00E2333A">
              <w:rPr>
                <w:rFonts w:ascii="Times New Roman" w:hAnsi="Times New Roman" w:cs="Times New Roman"/>
                <w:sz w:val="20"/>
                <w:szCs w:val="20"/>
              </w:rPr>
              <w:t xml:space="preserve"> = 2.5</w:t>
            </w:r>
          </w:p>
        </w:tc>
        <w:tc>
          <w:tcPr>
            <w:tcW w:w="0" w:type="auto"/>
            <w:vMerge/>
            <w:tcBorders>
              <w:bottom w:val="single" w:sz="4" w:space="0" w:color="auto"/>
            </w:tcBorders>
          </w:tcPr>
          <w:p w:rsidR="004901D8" w:rsidRPr="00F54632" w:rsidRDefault="004901D8" w:rsidP="005E0B71">
            <w:pPr>
              <w:keepNext/>
              <w:keepLines/>
              <w:rPr>
                <w:rFonts w:ascii="Times New Roman" w:hAnsi="Times New Roman" w:cs="Times New Roman"/>
                <w:b/>
                <w:sz w:val="24"/>
                <w:szCs w:val="24"/>
              </w:rPr>
            </w:pPr>
          </w:p>
        </w:tc>
      </w:tr>
    </w:tbl>
    <w:p w:rsidR="00076B47" w:rsidRDefault="00076B47" w:rsidP="00916ED8">
      <w:pPr>
        <w:spacing w:after="0" w:line="480" w:lineRule="auto"/>
        <w:rPr>
          <w:rFonts w:ascii="Times New Roman" w:hAnsi="Times New Roman" w:cs="Times New Roman"/>
          <w:b/>
        </w:rPr>
      </w:pPr>
    </w:p>
    <w:p w:rsidR="005D1CBC" w:rsidRPr="005D1CBC" w:rsidRDefault="005D1CBC" w:rsidP="00916ED8">
      <w:pPr>
        <w:spacing w:after="0" w:line="480" w:lineRule="auto"/>
        <w:rPr>
          <w:rFonts w:ascii="Times New Roman" w:hAnsi="Times New Roman" w:cs="Times New Roman"/>
          <w:b/>
        </w:rPr>
      </w:pPr>
      <w:r w:rsidRPr="005D1CBC">
        <w:rPr>
          <w:rFonts w:ascii="Times New Roman" w:hAnsi="Times New Roman" w:cs="Times New Roman"/>
          <w:b/>
        </w:rPr>
        <w:t>2.</w:t>
      </w:r>
      <w:r w:rsidR="00B90480">
        <w:rPr>
          <w:rFonts w:ascii="Times New Roman" w:hAnsi="Times New Roman" w:cs="Times New Roman"/>
          <w:b/>
        </w:rPr>
        <w:t>3</w:t>
      </w:r>
      <w:r w:rsidR="00843A53">
        <w:rPr>
          <w:rFonts w:ascii="Times New Roman" w:hAnsi="Times New Roman" w:cs="Times New Roman"/>
          <w:b/>
        </w:rPr>
        <w:t>.</w:t>
      </w:r>
      <w:r w:rsidRPr="005D1CBC">
        <w:rPr>
          <w:rFonts w:ascii="Times New Roman" w:hAnsi="Times New Roman" w:cs="Times New Roman"/>
          <w:b/>
        </w:rPr>
        <w:t xml:space="preserve"> Reference methods</w:t>
      </w:r>
    </w:p>
    <w:p w:rsidR="000C5D71" w:rsidRDefault="00076B47" w:rsidP="00916ED8">
      <w:pPr>
        <w:spacing w:after="0" w:line="480" w:lineRule="auto"/>
        <w:rPr>
          <w:rFonts w:ascii="Times New Roman" w:hAnsi="Times New Roman" w:cs="Times New Roman"/>
        </w:rPr>
      </w:pPr>
      <w:r>
        <w:rPr>
          <w:rFonts w:ascii="Times New Roman" w:hAnsi="Times New Roman" w:cs="Times New Roman"/>
        </w:rPr>
        <w:t xml:space="preserve">In order to frame the performance of the </w:t>
      </w:r>
      <w:r w:rsidR="001E7577">
        <w:rPr>
          <w:rFonts w:ascii="Times New Roman" w:hAnsi="Times New Roman" w:cs="Times New Roman"/>
        </w:rPr>
        <w:t>generic</w:t>
      </w:r>
      <w:r>
        <w:rPr>
          <w:rFonts w:ascii="Times New Roman" w:hAnsi="Times New Roman" w:cs="Times New Roman"/>
        </w:rPr>
        <w:t xml:space="preserve"> and tuned MPs we include a series of reference MPs that represent conventional stock assessments or </w:t>
      </w:r>
      <w:r w:rsidR="000C5D71">
        <w:rPr>
          <w:rFonts w:ascii="Times New Roman" w:hAnsi="Times New Roman" w:cs="Times New Roman"/>
        </w:rPr>
        <w:t xml:space="preserve">methods </w:t>
      </w:r>
      <w:r>
        <w:rPr>
          <w:rFonts w:ascii="Times New Roman" w:hAnsi="Times New Roman" w:cs="Times New Roman"/>
        </w:rPr>
        <w:t xml:space="preserve">currently used in the management of data-limited stocks. </w:t>
      </w:r>
      <w:r w:rsidR="000C5D71">
        <w:rPr>
          <w:rFonts w:ascii="Times New Roman" w:hAnsi="Times New Roman" w:cs="Times New Roman"/>
        </w:rPr>
        <w:t>We include a delay-difference assessment model (</w:t>
      </w:r>
      <w:r w:rsidR="000C5D71" w:rsidRPr="000C5D71">
        <w:rPr>
          <w:rFonts w:ascii="Times New Roman" w:hAnsi="Times New Roman" w:cs="Times New Roman"/>
        </w:rPr>
        <w:t>Deriso 1980, Schnute 1985</w:t>
      </w:r>
      <w:r w:rsidR="000C5D71">
        <w:rPr>
          <w:rFonts w:ascii="Times New Roman" w:hAnsi="Times New Roman" w:cs="Times New Roman"/>
        </w:rPr>
        <w:t xml:space="preserve">) to represent a data-rich assessment. </w:t>
      </w:r>
      <w:r w:rsidR="00A74A6F">
        <w:rPr>
          <w:rFonts w:ascii="Times New Roman" w:hAnsi="Times New Roman" w:cs="Times New Roman"/>
        </w:rPr>
        <w:t xml:space="preserve">More complex stock assessment such as statistical catch-at-age models </w:t>
      </w:r>
      <w:proofErr w:type="gramStart"/>
      <w:r w:rsidR="00A74A6F">
        <w:rPr>
          <w:rFonts w:ascii="Times New Roman" w:hAnsi="Times New Roman" w:cs="Times New Roman"/>
        </w:rPr>
        <w:t>were</w:t>
      </w:r>
      <w:proofErr w:type="gramEnd"/>
      <w:r w:rsidR="00A74A6F">
        <w:rPr>
          <w:rFonts w:ascii="Times New Roman" w:hAnsi="Times New Roman" w:cs="Times New Roman"/>
        </w:rPr>
        <w:t xml:space="preserve"> too computationally intensive to be included in this MSE framework. Additionally it may be argued that detailed stock assessments involve many subjective decisions regarding data </w:t>
      </w:r>
      <w:r w:rsidR="00EB295B">
        <w:rPr>
          <w:rFonts w:ascii="Times New Roman" w:hAnsi="Times New Roman" w:cs="Times New Roman"/>
        </w:rPr>
        <w:t xml:space="preserve">processing and model </w:t>
      </w:r>
      <w:r w:rsidR="00A74A6F">
        <w:rPr>
          <w:rFonts w:ascii="Times New Roman" w:hAnsi="Times New Roman" w:cs="Times New Roman"/>
        </w:rPr>
        <w:t>assumptions that cannot be properly re</w:t>
      </w:r>
      <w:r w:rsidR="006520A7">
        <w:rPr>
          <w:rFonts w:ascii="Times New Roman" w:hAnsi="Times New Roman" w:cs="Times New Roman"/>
        </w:rPr>
        <w:t>plicated</w:t>
      </w:r>
      <w:r w:rsidR="00A74A6F">
        <w:rPr>
          <w:rFonts w:ascii="Times New Roman" w:hAnsi="Times New Roman" w:cs="Times New Roman"/>
        </w:rPr>
        <w:t xml:space="preserve"> in an automated simulation evaluation. The</w:t>
      </w:r>
      <w:r w:rsidR="00147654">
        <w:rPr>
          <w:rFonts w:ascii="Times New Roman" w:hAnsi="Times New Roman" w:cs="Times New Roman"/>
        </w:rPr>
        <w:t xml:space="preserve"> purpose of including the delay-</w:t>
      </w:r>
      <w:r w:rsidR="00A74A6F">
        <w:rPr>
          <w:rFonts w:ascii="Times New Roman" w:hAnsi="Times New Roman" w:cs="Times New Roman"/>
        </w:rPr>
        <w:t xml:space="preserve">difference </w:t>
      </w:r>
      <w:r w:rsidR="002079F8">
        <w:rPr>
          <w:rFonts w:ascii="Times New Roman" w:hAnsi="Times New Roman" w:cs="Times New Roman"/>
        </w:rPr>
        <w:t>assessment approach</w:t>
      </w:r>
      <w:r w:rsidR="00A74A6F">
        <w:rPr>
          <w:rFonts w:ascii="Times New Roman" w:hAnsi="Times New Roman" w:cs="Times New Roman"/>
        </w:rPr>
        <w:t xml:space="preserve"> is to evaluate the performance of approaches that rely on a long time-series of </w:t>
      </w:r>
      <w:r w:rsidR="006E6454">
        <w:rPr>
          <w:rFonts w:ascii="Times New Roman" w:hAnsi="Times New Roman" w:cs="Times New Roman"/>
        </w:rPr>
        <w:t>relative abundance</w:t>
      </w:r>
      <w:r w:rsidR="00A74A6F">
        <w:rPr>
          <w:rFonts w:ascii="Times New Roman" w:hAnsi="Times New Roman" w:cs="Times New Roman"/>
        </w:rPr>
        <w:t xml:space="preserve"> data that are assumed to represent the exploitation history of the stock. </w:t>
      </w:r>
      <w:r w:rsidR="00EB295B">
        <w:rPr>
          <w:rFonts w:ascii="Times New Roman" w:hAnsi="Times New Roman" w:cs="Times New Roman"/>
        </w:rPr>
        <w:t>We also test a</w:t>
      </w:r>
      <w:r w:rsidR="00595203">
        <w:rPr>
          <w:rFonts w:ascii="Times New Roman" w:hAnsi="Times New Roman" w:cs="Times New Roman"/>
        </w:rPr>
        <w:t xml:space="preserve"> variant of the delay-difference model </w:t>
      </w:r>
      <w:r w:rsidR="00EB295B">
        <w:rPr>
          <w:rFonts w:ascii="Times New Roman" w:hAnsi="Times New Roman" w:cs="Times New Roman"/>
        </w:rPr>
        <w:t>that is combined with the</w:t>
      </w:r>
      <w:r w:rsidR="00595203">
        <w:rPr>
          <w:rFonts w:ascii="Times New Roman" w:hAnsi="Times New Roman" w:cs="Times New Roman"/>
        </w:rPr>
        <w:t xml:space="preserve"> ’40-10’ harvest control rule</w:t>
      </w:r>
      <w:r w:rsidR="00EB295B">
        <w:rPr>
          <w:rFonts w:ascii="Times New Roman" w:hAnsi="Times New Roman" w:cs="Times New Roman"/>
        </w:rPr>
        <w:t>. Under th</w:t>
      </w:r>
      <w:r w:rsidR="00305F9A">
        <w:rPr>
          <w:rFonts w:ascii="Times New Roman" w:hAnsi="Times New Roman" w:cs="Times New Roman"/>
        </w:rPr>
        <w:t>is</w:t>
      </w:r>
      <w:r w:rsidR="00EB295B">
        <w:rPr>
          <w:rFonts w:ascii="Times New Roman" w:hAnsi="Times New Roman" w:cs="Times New Roman"/>
        </w:rPr>
        <w:t xml:space="preserve"> rule the</w:t>
      </w:r>
      <w:r w:rsidR="00595203">
        <w:rPr>
          <w:rFonts w:ascii="Times New Roman" w:hAnsi="Times New Roman" w:cs="Times New Roman"/>
        </w:rPr>
        <w:t xml:space="preserve"> stock is not </w:t>
      </w:r>
      <w:r w:rsidR="00595203">
        <w:rPr>
          <w:rFonts w:ascii="Times New Roman" w:hAnsi="Times New Roman" w:cs="Times New Roman"/>
        </w:rPr>
        <w:lastRenderedPageBreak/>
        <w:t xml:space="preserve">fished when stock size is below 10% unfished biomass and fished at </w:t>
      </w:r>
      <w:r w:rsidR="00595203" w:rsidRPr="00A74A6F">
        <w:rPr>
          <w:rFonts w:ascii="Times New Roman" w:hAnsi="Times New Roman" w:cs="Times New Roman"/>
          <w:i/>
        </w:rPr>
        <w:t>F</w:t>
      </w:r>
      <w:r w:rsidR="00595203" w:rsidRPr="00A74A6F">
        <w:rPr>
          <w:rFonts w:ascii="Times New Roman" w:hAnsi="Times New Roman" w:cs="Times New Roman"/>
          <w:i/>
          <w:vertAlign w:val="subscript"/>
        </w:rPr>
        <w:t>MSY</w:t>
      </w:r>
      <w:r w:rsidR="00595203">
        <w:rPr>
          <w:rFonts w:ascii="Times New Roman" w:hAnsi="Times New Roman" w:cs="Times New Roman"/>
        </w:rPr>
        <w:t xml:space="preserve"> above 40% of unfished biomass</w:t>
      </w:r>
      <w:r w:rsidR="00EB295B">
        <w:rPr>
          <w:rFonts w:ascii="Times New Roman" w:hAnsi="Times New Roman" w:cs="Times New Roman"/>
        </w:rPr>
        <w:t>.</w:t>
      </w:r>
      <w:r w:rsidR="00595203">
        <w:rPr>
          <w:rFonts w:ascii="Times New Roman" w:hAnsi="Times New Roman" w:cs="Times New Roman"/>
        </w:rPr>
        <w:t xml:space="preserve"> Between 10% and 40% unfished levels </w:t>
      </w:r>
      <w:r w:rsidR="00EB295B">
        <w:rPr>
          <w:rFonts w:ascii="Times New Roman" w:hAnsi="Times New Roman" w:cs="Times New Roman"/>
        </w:rPr>
        <w:t xml:space="preserve">exploitation rate follows </w:t>
      </w:r>
      <w:r w:rsidR="00595203">
        <w:rPr>
          <w:rFonts w:ascii="Times New Roman" w:hAnsi="Times New Roman" w:cs="Times New Roman"/>
        </w:rPr>
        <w:t xml:space="preserve">a linear increase from 0 to 100% </w:t>
      </w:r>
      <w:r w:rsidR="00595203" w:rsidRPr="00A74A6F">
        <w:rPr>
          <w:rFonts w:ascii="Times New Roman" w:hAnsi="Times New Roman" w:cs="Times New Roman"/>
          <w:i/>
        </w:rPr>
        <w:t>F</w:t>
      </w:r>
      <w:r w:rsidR="00595203" w:rsidRPr="00A74A6F">
        <w:rPr>
          <w:rFonts w:ascii="Times New Roman" w:hAnsi="Times New Roman" w:cs="Times New Roman"/>
          <w:i/>
          <w:vertAlign w:val="subscript"/>
        </w:rPr>
        <w:t>MSY</w:t>
      </w:r>
      <w:r w:rsidR="00595203">
        <w:rPr>
          <w:rFonts w:ascii="Times New Roman" w:hAnsi="Times New Roman" w:cs="Times New Roman"/>
        </w:rPr>
        <w:t xml:space="preserve">. </w:t>
      </w:r>
    </w:p>
    <w:p w:rsidR="00595203" w:rsidRDefault="00595203" w:rsidP="00916ED8">
      <w:pPr>
        <w:spacing w:after="0" w:line="480" w:lineRule="auto"/>
        <w:rPr>
          <w:rFonts w:ascii="Times New Roman" w:hAnsi="Times New Roman" w:cs="Times New Roman"/>
        </w:rPr>
      </w:pPr>
    </w:p>
    <w:p w:rsidR="0051159A" w:rsidRDefault="00595203" w:rsidP="00916ED8">
      <w:pPr>
        <w:spacing w:after="0" w:line="480" w:lineRule="auto"/>
        <w:rPr>
          <w:rFonts w:ascii="Times New Roman" w:hAnsi="Times New Roman" w:cs="Times New Roman"/>
        </w:rPr>
      </w:pPr>
      <w:r>
        <w:rPr>
          <w:rFonts w:ascii="Times New Roman" w:hAnsi="Times New Roman" w:cs="Times New Roman"/>
        </w:rPr>
        <w:t>The first of two data-limited methods included in the performance evaluation was DCAC (</w:t>
      </w:r>
      <w:r w:rsidRPr="00595203">
        <w:rPr>
          <w:rFonts w:ascii="Times New Roman" w:hAnsi="Times New Roman" w:cs="Times New Roman"/>
        </w:rPr>
        <w:t>MacCall 2009) provides an estimate of “sustainable catch” based on an estimate of average annual catch four inputs</w:t>
      </w:r>
      <w:r>
        <w:rPr>
          <w:rFonts w:ascii="Times New Roman" w:hAnsi="Times New Roman" w:cs="Times New Roman"/>
        </w:rPr>
        <w:t>:</w:t>
      </w:r>
      <w:r w:rsidRPr="00595203">
        <w:rPr>
          <w:rFonts w:ascii="Times New Roman" w:hAnsi="Times New Roman" w:cs="Times New Roman"/>
        </w:rPr>
        <w:t xml:space="preserve"> depletion, </w:t>
      </w:r>
      <w:r>
        <w:rPr>
          <w:rFonts w:ascii="Times New Roman" w:hAnsi="Times New Roman" w:cs="Times New Roman"/>
        </w:rPr>
        <w:t xml:space="preserve">the ratio of </w:t>
      </w:r>
      <w:r w:rsidRPr="00A74A6F">
        <w:rPr>
          <w:rFonts w:ascii="Times New Roman" w:hAnsi="Times New Roman" w:cs="Times New Roman"/>
          <w:i/>
        </w:rPr>
        <w:t>F</w:t>
      </w:r>
      <w:r w:rsidRPr="00A74A6F">
        <w:rPr>
          <w:rFonts w:ascii="Times New Roman" w:hAnsi="Times New Roman" w:cs="Times New Roman"/>
          <w:i/>
          <w:vertAlign w:val="subscript"/>
        </w:rPr>
        <w:t>MSY</w:t>
      </w:r>
      <w:r w:rsidRPr="00A74A6F">
        <w:rPr>
          <w:rFonts w:ascii="Times New Roman" w:hAnsi="Times New Roman" w:cs="Times New Roman"/>
          <w:i/>
        </w:rPr>
        <w:t>/M</w:t>
      </w:r>
      <w:r>
        <w:rPr>
          <w:rFonts w:ascii="Times New Roman" w:hAnsi="Times New Roman" w:cs="Times New Roman"/>
        </w:rPr>
        <w:t xml:space="preserve">, </w:t>
      </w:r>
      <w:r w:rsidRPr="00A74A6F">
        <w:rPr>
          <w:rFonts w:ascii="Times New Roman" w:hAnsi="Times New Roman" w:cs="Times New Roman"/>
          <w:i/>
        </w:rPr>
        <w:t>M</w:t>
      </w:r>
      <w:r>
        <w:rPr>
          <w:rFonts w:ascii="Times New Roman" w:hAnsi="Times New Roman" w:cs="Times New Roman"/>
        </w:rPr>
        <w:t xml:space="preserve"> and </w:t>
      </w:r>
      <w:r w:rsidRPr="00A74A6F">
        <w:rPr>
          <w:rFonts w:ascii="Times New Roman" w:hAnsi="Times New Roman" w:cs="Times New Roman"/>
          <w:i/>
        </w:rPr>
        <w:t>B</w:t>
      </w:r>
      <w:r w:rsidRPr="00A74A6F">
        <w:rPr>
          <w:rFonts w:ascii="Times New Roman" w:hAnsi="Times New Roman" w:cs="Times New Roman"/>
          <w:i/>
          <w:vertAlign w:val="subscript"/>
        </w:rPr>
        <w:t>MSY</w:t>
      </w:r>
      <w:r w:rsidRPr="00A74A6F">
        <w:rPr>
          <w:rFonts w:ascii="Times New Roman" w:hAnsi="Times New Roman" w:cs="Times New Roman"/>
          <w:i/>
        </w:rPr>
        <w:t>/</w:t>
      </w:r>
      <w:proofErr w:type="spellStart"/>
      <w:r w:rsidRPr="00A74A6F">
        <w:rPr>
          <w:rFonts w:ascii="Times New Roman" w:hAnsi="Times New Roman" w:cs="Times New Roman"/>
          <w:i/>
        </w:rPr>
        <w:t>B</w:t>
      </w:r>
      <w:r w:rsidRPr="00A74A6F">
        <w:rPr>
          <w:rFonts w:ascii="Times New Roman" w:hAnsi="Times New Roman" w:cs="Times New Roman"/>
          <w:i/>
          <w:vertAlign w:val="subscript"/>
        </w:rPr>
        <w:t>unfished</w:t>
      </w:r>
      <w:proofErr w:type="spellEnd"/>
      <w:r w:rsidR="0051159A">
        <w:rPr>
          <w:rFonts w:ascii="Times New Roman" w:hAnsi="Times New Roman" w:cs="Times New Roman"/>
        </w:rPr>
        <w:t xml:space="preserve">. </w:t>
      </w:r>
      <w:r w:rsidRPr="00595203">
        <w:rPr>
          <w:rFonts w:ascii="Times New Roman" w:hAnsi="Times New Roman" w:cs="Times New Roman"/>
        </w:rPr>
        <w:t xml:space="preserve">DCAC </w:t>
      </w:r>
      <w:r w:rsidR="0051159A">
        <w:rPr>
          <w:rFonts w:ascii="Times New Roman" w:hAnsi="Times New Roman" w:cs="Times New Roman"/>
        </w:rPr>
        <w:t xml:space="preserve">aims to </w:t>
      </w:r>
      <w:r w:rsidRPr="00595203">
        <w:rPr>
          <w:rFonts w:ascii="Times New Roman" w:hAnsi="Times New Roman" w:cs="Times New Roman"/>
        </w:rPr>
        <w:t>calculate</w:t>
      </w:r>
      <w:r w:rsidR="0051159A">
        <w:rPr>
          <w:rFonts w:ascii="Times New Roman" w:hAnsi="Times New Roman" w:cs="Times New Roman"/>
        </w:rPr>
        <w:t xml:space="preserve"> </w:t>
      </w:r>
      <w:r w:rsidR="00305F9A">
        <w:rPr>
          <w:rFonts w:ascii="Times New Roman" w:hAnsi="Times New Roman" w:cs="Times New Roman"/>
        </w:rPr>
        <w:t>a sustainable</w:t>
      </w:r>
      <w:r w:rsidRPr="00595203">
        <w:rPr>
          <w:rFonts w:ascii="Times New Roman" w:hAnsi="Times New Roman" w:cs="Times New Roman"/>
        </w:rPr>
        <w:t xml:space="preserve"> catch accounting for the removal of the “windfall harvest” of less productive biomass that may have occurred as the stock became depleted (the equations are included in the Appendix </w:t>
      </w:r>
      <w:r w:rsidR="0051159A">
        <w:rPr>
          <w:rFonts w:ascii="Times New Roman" w:hAnsi="Times New Roman" w:cs="Times New Roman"/>
        </w:rPr>
        <w:t>B.1.</w:t>
      </w:r>
      <w:r w:rsidRPr="00595203">
        <w:rPr>
          <w:rFonts w:ascii="Times New Roman" w:hAnsi="Times New Roman" w:cs="Times New Roman"/>
        </w:rPr>
        <w:t xml:space="preserve">). DCAC </w:t>
      </w:r>
      <w:r w:rsidR="0051159A">
        <w:rPr>
          <w:rFonts w:ascii="Times New Roman" w:hAnsi="Times New Roman" w:cs="Times New Roman"/>
        </w:rPr>
        <w:t xml:space="preserve">is currently used </w:t>
      </w:r>
      <w:r w:rsidR="0051159A" w:rsidRPr="00595203">
        <w:rPr>
          <w:rFonts w:ascii="Times New Roman" w:hAnsi="Times New Roman" w:cs="Times New Roman"/>
        </w:rPr>
        <w:t>by the Pacific Fishery Management Council</w:t>
      </w:r>
      <w:r w:rsidR="0051159A">
        <w:rPr>
          <w:rFonts w:ascii="Times New Roman" w:hAnsi="Times New Roman" w:cs="Times New Roman"/>
        </w:rPr>
        <w:t xml:space="preserve"> to set catch-limits for d</w:t>
      </w:r>
      <w:r w:rsidRPr="00595203">
        <w:rPr>
          <w:rFonts w:ascii="Times New Roman" w:hAnsi="Times New Roman" w:cs="Times New Roman"/>
        </w:rPr>
        <w:t>ata-limited stocks (PFMC, 2010).</w:t>
      </w:r>
      <w:r w:rsidR="0051159A">
        <w:rPr>
          <w:rFonts w:ascii="Times New Roman" w:hAnsi="Times New Roman" w:cs="Times New Roman"/>
        </w:rPr>
        <w:t xml:space="preserve"> </w:t>
      </w:r>
    </w:p>
    <w:p w:rsidR="0051159A" w:rsidRDefault="0051159A" w:rsidP="00916ED8">
      <w:pPr>
        <w:spacing w:after="0" w:line="480" w:lineRule="auto"/>
        <w:rPr>
          <w:rFonts w:ascii="Times New Roman" w:hAnsi="Times New Roman" w:cs="Times New Roman"/>
        </w:rPr>
      </w:pPr>
    </w:p>
    <w:p w:rsidR="00076B47" w:rsidRDefault="0051159A" w:rsidP="00916ED8">
      <w:pPr>
        <w:spacing w:after="0" w:line="480" w:lineRule="auto"/>
        <w:rPr>
          <w:rFonts w:ascii="Times New Roman" w:hAnsi="Times New Roman" w:cs="Times New Roman"/>
        </w:rPr>
      </w:pPr>
      <w:r>
        <w:rPr>
          <w:rFonts w:ascii="Times New Roman" w:hAnsi="Times New Roman" w:cs="Times New Roman"/>
        </w:rPr>
        <w:t xml:space="preserve">The second data-limited method </w:t>
      </w:r>
      <w:proofErr w:type="spellStart"/>
      <w:r>
        <w:rPr>
          <w:rFonts w:ascii="Times New Roman" w:hAnsi="Times New Roman" w:cs="Times New Roman"/>
        </w:rPr>
        <w:t>Fratio</w:t>
      </w:r>
      <w:proofErr w:type="spellEnd"/>
      <w:r>
        <w:rPr>
          <w:rFonts w:ascii="Times New Roman" w:hAnsi="Times New Roman" w:cs="Times New Roman"/>
        </w:rPr>
        <w:t xml:space="preserve">, simply fishes at a constant exploitation rate that is a fixed </w:t>
      </w:r>
      <w:r w:rsidR="00595203">
        <w:rPr>
          <w:rFonts w:ascii="Times New Roman" w:hAnsi="Times New Roman" w:cs="Times New Roman"/>
        </w:rPr>
        <w:t xml:space="preserve">fraction of </w:t>
      </w:r>
      <w:r w:rsidR="00305F9A">
        <w:rPr>
          <w:rFonts w:ascii="Times New Roman" w:hAnsi="Times New Roman" w:cs="Times New Roman"/>
        </w:rPr>
        <w:t xml:space="preserve">the </w:t>
      </w:r>
      <w:r w:rsidR="00595203">
        <w:rPr>
          <w:rFonts w:ascii="Times New Roman" w:hAnsi="Times New Roman" w:cs="Times New Roman"/>
        </w:rPr>
        <w:t>natural mortality rate</w:t>
      </w:r>
      <w:r>
        <w:rPr>
          <w:rFonts w:ascii="Times New Roman" w:hAnsi="Times New Roman" w:cs="Times New Roman"/>
        </w:rPr>
        <w:t xml:space="preserve"> (</w:t>
      </w:r>
      <w:proofErr w:type="spellStart"/>
      <w:r>
        <w:rPr>
          <w:rFonts w:ascii="Times New Roman" w:hAnsi="Times New Roman" w:cs="Times New Roman"/>
        </w:rPr>
        <w:t>Gulland</w:t>
      </w:r>
      <w:proofErr w:type="spellEnd"/>
      <w:r>
        <w:rPr>
          <w:rFonts w:ascii="Times New Roman" w:hAnsi="Times New Roman" w:cs="Times New Roman"/>
        </w:rPr>
        <w:t xml:space="preserve"> 1971, Walters and Martell 2002)</w:t>
      </w:r>
      <w:r w:rsidR="00595203">
        <w:rPr>
          <w:rFonts w:ascii="Times New Roman" w:hAnsi="Times New Roman" w:cs="Times New Roman"/>
        </w:rPr>
        <w:t xml:space="preserve">. </w:t>
      </w:r>
      <w:r w:rsidRPr="0051159A">
        <w:rPr>
          <w:rFonts w:ascii="Times New Roman" w:hAnsi="Times New Roman" w:cs="Times New Roman"/>
        </w:rPr>
        <w:t>The North Paci</w:t>
      </w:r>
      <w:r w:rsidR="003F4C70">
        <w:rPr>
          <w:rFonts w:ascii="Times New Roman" w:hAnsi="Times New Roman" w:cs="Times New Roman"/>
        </w:rPr>
        <w:t>fic Fishery Management Council</w:t>
      </w:r>
      <w:r w:rsidRPr="0051159A">
        <w:rPr>
          <w:rFonts w:ascii="Times New Roman" w:hAnsi="Times New Roman" w:cs="Times New Roman"/>
        </w:rPr>
        <w:t xml:space="preserve"> uses </w:t>
      </w:r>
      <w:proofErr w:type="gramStart"/>
      <w:r w:rsidRPr="0051159A">
        <w:rPr>
          <w:rFonts w:ascii="Times New Roman" w:hAnsi="Times New Roman" w:cs="Times New Roman"/>
        </w:rPr>
        <w:t>an</w:t>
      </w:r>
      <w:proofErr w:type="gramEnd"/>
      <w:r w:rsidRPr="0051159A">
        <w:rPr>
          <w:rFonts w:ascii="Times New Roman" w:hAnsi="Times New Roman" w:cs="Times New Roman"/>
        </w:rPr>
        <w:t xml:space="preserve"> </w:t>
      </w:r>
      <w:proofErr w:type="spellStart"/>
      <w:r w:rsidR="00EA2111">
        <w:rPr>
          <w:rFonts w:ascii="Times New Roman" w:hAnsi="Times New Roman" w:cs="Times New Roman"/>
        </w:rPr>
        <w:t>F</w:t>
      </w:r>
      <w:r w:rsidRPr="0051159A">
        <w:rPr>
          <w:rFonts w:ascii="Times New Roman" w:hAnsi="Times New Roman" w:cs="Times New Roman"/>
        </w:rPr>
        <w:t>ratio</w:t>
      </w:r>
      <w:proofErr w:type="spellEnd"/>
      <w:r w:rsidRPr="0051159A">
        <w:rPr>
          <w:rFonts w:ascii="Times New Roman" w:hAnsi="Times New Roman" w:cs="Times New Roman"/>
        </w:rPr>
        <w:t xml:space="preserve"> method for managing stock</w:t>
      </w:r>
      <w:r>
        <w:rPr>
          <w:rFonts w:ascii="Times New Roman" w:hAnsi="Times New Roman" w:cs="Times New Roman"/>
        </w:rPr>
        <w:t xml:space="preserve"> complexes in situations where stock assessments are not available (NPFMC</w:t>
      </w:r>
      <w:r w:rsidR="000C5D71" w:rsidRPr="000C5D71">
        <w:rPr>
          <w:rFonts w:ascii="Times New Roman" w:hAnsi="Times New Roman" w:cs="Times New Roman"/>
        </w:rPr>
        <w:t xml:space="preserve"> 2012</w:t>
      </w:r>
      <w:r>
        <w:rPr>
          <w:rFonts w:ascii="Times New Roman" w:hAnsi="Times New Roman" w:cs="Times New Roman"/>
        </w:rPr>
        <w:t>,</w:t>
      </w:r>
      <w:r w:rsidR="000C5D71" w:rsidRPr="000C5D71">
        <w:rPr>
          <w:rFonts w:ascii="Times New Roman" w:hAnsi="Times New Roman" w:cs="Times New Roman"/>
        </w:rPr>
        <w:t xml:space="preserve"> 2013</w:t>
      </w:r>
      <w:r>
        <w:rPr>
          <w:rFonts w:ascii="Times New Roman" w:hAnsi="Times New Roman" w:cs="Times New Roman"/>
        </w:rPr>
        <w:t>).</w:t>
      </w:r>
      <w:r w:rsidR="00EA2111">
        <w:rPr>
          <w:rFonts w:ascii="Times New Roman" w:hAnsi="Times New Roman" w:cs="Times New Roman"/>
        </w:rPr>
        <w:t xml:space="preserve"> Under the </w:t>
      </w:r>
      <w:proofErr w:type="spellStart"/>
      <w:r w:rsidR="00EA2111">
        <w:rPr>
          <w:rFonts w:ascii="Times New Roman" w:hAnsi="Times New Roman" w:cs="Times New Roman"/>
        </w:rPr>
        <w:t>Fratio</w:t>
      </w:r>
      <w:proofErr w:type="spellEnd"/>
      <w:r w:rsidR="00EA2111">
        <w:rPr>
          <w:rFonts w:ascii="Times New Roman" w:hAnsi="Times New Roman" w:cs="Times New Roman"/>
        </w:rPr>
        <w:t xml:space="preserve"> method a catch limit is simply the product of the estimate of natural mortality rate </w:t>
      </w:r>
      <w:r w:rsidR="00EA2111" w:rsidRPr="00A74A6F">
        <w:rPr>
          <w:rFonts w:ascii="Times New Roman" w:hAnsi="Times New Roman" w:cs="Times New Roman"/>
          <w:i/>
        </w:rPr>
        <w:t>M</w:t>
      </w:r>
      <w:r w:rsidR="00EA2111">
        <w:rPr>
          <w:rFonts w:ascii="Times New Roman" w:hAnsi="Times New Roman" w:cs="Times New Roman"/>
        </w:rPr>
        <w:t xml:space="preserve">, the ratio of </w:t>
      </w:r>
      <w:r w:rsidR="00EA2111" w:rsidRPr="00A74A6F">
        <w:rPr>
          <w:rFonts w:ascii="Times New Roman" w:hAnsi="Times New Roman" w:cs="Times New Roman"/>
          <w:i/>
        </w:rPr>
        <w:t>F</w:t>
      </w:r>
      <w:r w:rsidR="00EA2111" w:rsidRPr="00A74A6F">
        <w:rPr>
          <w:rFonts w:ascii="Times New Roman" w:hAnsi="Times New Roman" w:cs="Times New Roman"/>
          <w:i/>
          <w:vertAlign w:val="subscript"/>
        </w:rPr>
        <w:t>MSY</w:t>
      </w:r>
      <w:r w:rsidR="00EA2111" w:rsidRPr="00A74A6F">
        <w:rPr>
          <w:rFonts w:ascii="Times New Roman" w:hAnsi="Times New Roman" w:cs="Times New Roman"/>
          <w:i/>
        </w:rPr>
        <w:t>/M</w:t>
      </w:r>
      <w:r w:rsidR="00EA2111">
        <w:rPr>
          <w:rFonts w:ascii="Times New Roman" w:hAnsi="Times New Roman" w:cs="Times New Roman"/>
        </w:rPr>
        <w:t xml:space="preserve"> and a current estimate of absolute biomass. Since absolute biomass estimate</w:t>
      </w:r>
      <w:r w:rsidR="0019277E">
        <w:rPr>
          <w:rFonts w:ascii="Times New Roman" w:hAnsi="Times New Roman" w:cs="Times New Roman"/>
        </w:rPr>
        <w:t>s</w:t>
      </w:r>
      <w:r w:rsidR="00EA2111">
        <w:rPr>
          <w:rFonts w:ascii="Times New Roman" w:hAnsi="Times New Roman" w:cs="Times New Roman"/>
        </w:rPr>
        <w:t xml:space="preserve"> are </w:t>
      </w:r>
      <w:r w:rsidR="0019277E">
        <w:rPr>
          <w:rFonts w:ascii="Times New Roman" w:hAnsi="Times New Roman" w:cs="Times New Roman"/>
        </w:rPr>
        <w:t xml:space="preserve">also </w:t>
      </w:r>
      <w:r w:rsidR="00EA2111">
        <w:rPr>
          <w:rFonts w:ascii="Times New Roman" w:hAnsi="Times New Roman" w:cs="Times New Roman"/>
        </w:rPr>
        <w:t xml:space="preserve">a requirement of all of the </w:t>
      </w:r>
      <w:r w:rsidR="001E7577">
        <w:rPr>
          <w:rFonts w:ascii="Times New Roman" w:hAnsi="Times New Roman" w:cs="Times New Roman"/>
        </w:rPr>
        <w:t>generic</w:t>
      </w:r>
      <w:r w:rsidR="00EA2111">
        <w:rPr>
          <w:rFonts w:ascii="Times New Roman" w:hAnsi="Times New Roman" w:cs="Times New Roman"/>
        </w:rPr>
        <w:t xml:space="preserve"> MPs</w:t>
      </w:r>
      <w:r w:rsidR="0019277E">
        <w:rPr>
          <w:rFonts w:ascii="Times New Roman" w:hAnsi="Times New Roman" w:cs="Times New Roman"/>
        </w:rPr>
        <w:t xml:space="preserve">, the simpler </w:t>
      </w:r>
      <w:proofErr w:type="spellStart"/>
      <w:r w:rsidR="00EA2111">
        <w:rPr>
          <w:rFonts w:ascii="Times New Roman" w:hAnsi="Times New Roman" w:cs="Times New Roman"/>
        </w:rPr>
        <w:t>Fratio</w:t>
      </w:r>
      <w:proofErr w:type="spellEnd"/>
      <w:r w:rsidR="00EA2111">
        <w:rPr>
          <w:rFonts w:ascii="Times New Roman" w:hAnsi="Times New Roman" w:cs="Times New Roman"/>
        </w:rPr>
        <w:t xml:space="preserve"> </w:t>
      </w:r>
      <w:r w:rsidR="0019277E">
        <w:rPr>
          <w:rFonts w:ascii="Times New Roman" w:hAnsi="Times New Roman" w:cs="Times New Roman"/>
        </w:rPr>
        <w:t>MP</w:t>
      </w:r>
      <w:r w:rsidR="002079F8">
        <w:rPr>
          <w:rFonts w:ascii="Times New Roman" w:hAnsi="Times New Roman" w:cs="Times New Roman"/>
        </w:rPr>
        <w:t xml:space="preserve"> provides a useful </w:t>
      </w:r>
      <w:r w:rsidR="00EA2111">
        <w:rPr>
          <w:rFonts w:ascii="Times New Roman" w:hAnsi="Times New Roman" w:cs="Times New Roman"/>
        </w:rPr>
        <w:t xml:space="preserve">comparison. </w:t>
      </w:r>
    </w:p>
    <w:p w:rsidR="000C5D71" w:rsidRDefault="000C5D71" w:rsidP="00916ED8">
      <w:pPr>
        <w:spacing w:after="0" w:line="480" w:lineRule="auto"/>
        <w:rPr>
          <w:rFonts w:ascii="Times New Roman" w:hAnsi="Times New Roman" w:cs="Times New Roman"/>
        </w:rPr>
      </w:pPr>
    </w:p>
    <w:p w:rsidR="00646CCA" w:rsidRPr="00646CCA" w:rsidRDefault="00646CCA" w:rsidP="00916ED8">
      <w:pPr>
        <w:spacing w:after="0" w:line="480" w:lineRule="auto"/>
        <w:rPr>
          <w:rFonts w:ascii="Times New Roman" w:hAnsi="Times New Roman" w:cs="Times New Roman"/>
          <w:b/>
        </w:rPr>
      </w:pPr>
      <w:r w:rsidRPr="00646CCA">
        <w:rPr>
          <w:rFonts w:ascii="Times New Roman" w:hAnsi="Times New Roman" w:cs="Times New Roman"/>
          <w:b/>
        </w:rPr>
        <w:t>2.4</w:t>
      </w:r>
      <w:r w:rsidR="00843A53">
        <w:rPr>
          <w:rFonts w:ascii="Times New Roman" w:hAnsi="Times New Roman" w:cs="Times New Roman"/>
          <w:b/>
        </w:rPr>
        <w:t>.</w:t>
      </w:r>
      <w:r w:rsidRPr="00646CCA">
        <w:rPr>
          <w:rFonts w:ascii="Times New Roman" w:hAnsi="Times New Roman" w:cs="Times New Roman"/>
          <w:b/>
        </w:rPr>
        <w:t xml:space="preserve"> Operating model structure</w:t>
      </w:r>
      <w:r w:rsidR="005F4142">
        <w:rPr>
          <w:rFonts w:ascii="Times New Roman" w:hAnsi="Times New Roman" w:cs="Times New Roman"/>
          <w:b/>
        </w:rPr>
        <w:t xml:space="preserve"> and simulation design</w:t>
      </w:r>
    </w:p>
    <w:p w:rsidR="00147654" w:rsidRDefault="00147654" w:rsidP="00147654">
      <w:pPr>
        <w:spacing w:after="0" w:line="480" w:lineRule="auto"/>
        <w:rPr>
          <w:rFonts w:ascii="Times New Roman" w:eastAsia="Times New Roman" w:hAnsi="Times New Roman" w:cs="Times New Roman"/>
          <w:lang w:eastAsia="en-CA"/>
        </w:rPr>
      </w:pPr>
      <w:r w:rsidRPr="004603E5">
        <w:rPr>
          <w:rFonts w:ascii="Times New Roman" w:eastAsia="Times New Roman" w:hAnsi="Times New Roman" w:cs="Times New Roman"/>
          <w:lang w:eastAsia="en-CA"/>
        </w:rPr>
        <w:t xml:space="preserve">The operating model </w:t>
      </w:r>
      <w:r w:rsidR="00305F9A">
        <w:rPr>
          <w:rFonts w:ascii="Times New Roman" w:eastAsia="Times New Roman" w:hAnsi="Times New Roman" w:cs="Times New Roman"/>
          <w:lang w:eastAsia="en-CA"/>
        </w:rPr>
        <w:t>i</w:t>
      </w:r>
      <w:r w:rsidRPr="004603E5">
        <w:rPr>
          <w:rFonts w:ascii="Times New Roman" w:eastAsia="Times New Roman" w:hAnsi="Times New Roman" w:cs="Times New Roman"/>
          <w:lang w:eastAsia="en-CA"/>
        </w:rPr>
        <w:t>s an age-structured, spatial</w:t>
      </w:r>
      <w:r>
        <w:rPr>
          <w:rFonts w:ascii="Times New Roman" w:eastAsia="Times New Roman" w:hAnsi="Times New Roman" w:cs="Times New Roman"/>
          <w:lang w:eastAsia="en-CA"/>
        </w:rPr>
        <w:t xml:space="preserve"> population dynamics</w:t>
      </w:r>
      <w:r w:rsidRPr="004603E5">
        <w:rPr>
          <w:rFonts w:ascii="Times New Roman" w:eastAsia="Times New Roman" w:hAnsi="Times New Roman" w:cs="Times New Roman"/>
          <w:lang w:eastAsia="en-CA"/>
        </w:rPr>
        <w:t xml:space="preserve"> model </w:t>
      </w:r>
      <w:r>
        <w:rPr>
          <w:rFonts w:ascii="Times New Roman" w:eastAsia="Times New Roman" w:hAnsi="Times New Roman" w:cs="Times New Roman"/>
          <w:lang w:eastAsia="en-CA"/>
        </w:rPr>
        <w:t xml:space="preserve">of identical structure to that of Carruthers et al. (2014) </w:t>
      </w:r>
      <w:r w:rsidRPr="004603E5">
        <w:rPr>
          <w:rFonts w:ascii="Times New Roman" w:eastAsia="Times New Roman" w:hAnsi="Times New Roman" w:cs="Times New Roman"/>
          <w:lang w:eastAsia="en-CA"/>
        </w:rPr>
        <w:t>(</w:t>
      </w:r>
      <w:r>
        <w:rPr>
          <w:rFonts w:ascii="Times New Roman" w:hAnsi="Times New Roman" w:cs="Times New Roman"/>
        </w:rPr>
        <w:t>a</w:t>
      </w:r>
      <w:r w:rsidRPr="005E0B71">
        <w:rPr>
          <w:rFonts w:ascii="Times New Roman" w:hAnsi="Times New Roman" w:cs="Times New Roman"/>
        </w:rPr>
        <w:t xml:space="preserve"> full description of the operating model is </w:t>
      </w:r>
      <w:r w:rsidR="00305F9A">
        <w:rPr>
          <w:rFonts w:ascii="Times New Roman" w:hAnsi="Times New Roman" w:cs="Times New Roman"/>
        </w:rPr>
        <w:t>given</w:t>
      </w:r>
      <w:r w:rsidRPr="005E0B71">
        <w:rPr>
          <w:rFonts w:ascii="Times New Roman" w:hAnsi="Times New Roman" w:cs="Times New Roman"/>
        </w:rPr>
        <w:t xml:space="preserve"> in Appendix A</w:t>
      </w:r>
      <w:r w:rsidRPr="004603E5">
        <w:rPr>
          <w:rFonts w:ascii="Times New Roman" w:eastAsia="Times New Roman" w:hAnsi="Times New Roman" w:cs="Times New Roman"/>
          <w:lang w:eastAsia="en-CA"/>
        </w:rPr>
        <w:t xml:space="preserve">). </w:t>
      </w:r>
    </w:p>
    <w:p w:rsidR="005F4142" w:rsidRDefault="005F4142" w:rsidP="00646CCA">
      <w:pPr>
        <w:spacing w:after="0" w:line="480" w:lineRule="auto"/>
        <w:rPr>
          <w:rFonts w:ascii="Times New Roman" w:eastAsia="Times New Roman" w:hAnsi="Times New Roman" w:cs="Times New Roman"/>
          <w:lang w:eastAsia="en-CA"/>
        </w:rPr>
      </w:pPr>
    </w:p>
    <w:p w:rsidR="00646CCA" w:rsidRDefault="00147654" w:rsidP="00646CCA">
      <w:pPr>
        <w:spacing w:after="0" w:line="480" w:lineRule="auto"/>
        <w:rPr>
          <w:rFonts w:ascii="Times New Roman" w:eastAsia="Times New Roman" w:hAnsi="Times New Roman" w:cs="Times New Roman"/>
          <w:lang w:eastAsia="en-CA"/>
        </w:rPr>
      </w:pPr>
      <w:r>
        <w:rPr>
          <w:rFonts w:ascii="Times New Roman" w:hAnsi="Times New Roman" w:cs="Times New Roman"/>
        </w:rPr>
        <w:t>We constructed operating models using a factorial design</w:t>
      </w:r>
      <w:r w:rsidR="002E2F00">
        <w:rPr>
          <w:rFonts w:ascii="Times New Roman" w:hAnsi="Times New Roman" w:cs="Times New Roman"/>
        </w:rPr>
        <w:t xml:space="preserve"> encompassing 36 sets of operating model assumptions</w:t>
      </w:r>
      <w:r>
        <w:rPr>
          <w:rFonts w:ascii="Times New Roman" w:hAnsi="Times New Roman" w:cs="Times New Roman"/>
        </w:rPr>
        <w:t>. The four factors were (1) life history with 3 levels, (2) temporal autocorrelation in recruitment with two levels, (3) starting stock depletion with two levels and (4) data quality with three levels</w:t>
      </w:r>
      <w:r w:rsidR="005F4142">
        <w:rPr>
          <w:rFonts w:ascii="Times New Roman" w:hAnsi="Times New Roman" w:cs="Times New Roman"/>
        </w:rPr>
        <w:t xml:space="preserve"> (</w:t>
      </w:r>
      <w:r w:rsidR="005F4142" w:rsidRPr="005E0B71">
        <w:rPr>
          <w:rFonts w:ascii="Times New Roman" w:hAnsi="Times New Roman" w:cs="Times New Roman"/>
        </w:rPr>
        <w:t xml:space="preserve">Table </w:t>
      </w:r>
      <w:r w:rsidR="005F4142">
        <w:rPr>
          <w:rFonts w:ascii="Times New Roman" w:hAnsi="Times New Roman" w:cs="Times New Roman"/>
        </w:rPr>
        <w:t>4</w:t>
      </w:r>
      <w:r w:rsidR="005F4142" w:rsidRPr="005E0B71">
        <w:rPr>
          <w:rFonts w:ascii="Times New Roman" w:hAnsi="Times New Roman" w:cs="Times New Roman"/>
        </w:rPr>
        <w:t>).</w:t>
      </w:r>
      <w:r w:rsidR="005F4142">
        <w:rPr>
          <w:rFonts w:ascii="Times New Roman" w:hAnsi="Times New Roman" w:cs="Times New Roman"/>
        </w:rPr>
        <w:t xml:space="preserve">  </w:t>
      </w:r>
      <w:r w:rsidR="00646CCA" w:rsidRPr="004603E5">
        <w:rPr>
          <w:rFonts w:ascii="Times New Roman" w:eastAsia="Times New Roman" w:hAnsi="Times New Roman" w:cs="Times New Roman"/>
          <w:lang w:eastAsia="en-CA"/>
        </w:rPr>
        <w:t xml:space="preserve">For each of the </w:t>
      </w:r>
      <w:r w:rsidR="009C6903">
        <w:rPr>
          <w:rFonts w:ascii="Times New Roman" w:eastAsia="Times New Roman" w:hAnsi="Times New Roman" w:cs="Times New Roman"/>
          <w:lang w:eastAsia="en-CA"/>
        </w:rPr>
        <w:t xml:space="preserve">36 combinations </w:t>
      </w:r>
      <w:r w:rsidR="00646CCA">
        <w:rPr>
          <w:rFonts w:ascii="Times New Roman" w:eastAsia="Times New Roman" w:hAnsi="Times New Roman" w:cs="Times New Roman"/>
          <w:lang w:eastAsia="en-CA"/>
        </w:rPr>
        <w:t>we carried out 1</w:t>
      </w:r>
      <w:r w:rsidR="00646CCA" w:rsidRPr="004603E5">
        <w:rPr>
          <w:rFonts w:ascii="Times New Roman" w:eastAsia="Times New Roman" w:hAnsi="Times New Roman" w:cs="Times New Roman"/>
          <w:lang w:eastAsia="en-CA"/>
        </w:rPr>
        <w:t xml:space="preserve">000 simulations for each </w:t>
      </w:r>
      <w:r w:rsidR="009C6903">
        <w:rPr>
          <w:rFonts w:ascii="Times New Roman" w:eastAsia="Times New Roman" w:hAnsi="Times New Roman" w:cs="Times New Roman"/>
          <w:lang w:eastAsia="en-CA"/>
        </w:rPr>
        <w:t>MP. E</w:t>
      </w:r>
      <w:r w:rsidR="00646CCA" w:rsidRPr="004603E5">
        <w:rPr>
          <w:rFonts w:ascii="Times New Roman" w:eastAsia="Times New Roman" w:hAnsi="Times New Roman" w:cs="Times New Roman"/>
          <w:lang w:eastAsia="en-CA"/>
        </w:rPr>
        <w:t xml:space="preserve">ach simulation was then projected forward </w:t>
      </w:r>
      <w:r w:rsidR="009C6903">
        <w:rPr>
          <w:rFonts w:ascii="Times New Roman" w:eastAsia="Times New Roman" w:hAnsi="Times New Roman" w:cs="Times New Roman"/>
          <w:lang w:eastAsia="en-CA"/>
        </w:rPr>
        <w:t xml:space="preserve">for </w:t>
      </w:r>
      <w:r w:rsidR="00743FDC">
        <w:rPr>
          <w:rFonts w:ascii="Times New Roman" w:eastAsia="Times New Roman" w:hAnsi="Times New Roman" w:cs="Times New Roman"/>
          <w:lang w:eastAsia="en-CA"/>
        </w:rPr>
        <w:t>4</w:t>
      </w:r>
      <w:r w:rsidR="009C6903">
        <w:rPr>
          <w:rFonts w:ascii="Times New Roman" w:eastAsia="Times New Roman" w:hAnsi="Times New Roman" w:cs="Times New Roman"/>
          <w:lang w:eastAsia="en-CA"/>
        </w:rPr>
        <w:t xml:space="preserve">0 years </w:t>
      </w:r>
      <w:r w:rsidR="00071D10">
        <w:rPr>
          <w:rFonts w:ascii="Times New Roman" w:eastAsia="Times New Roman" w:hAnsi="Times New Roman" w:cs="Times New Roman"/>
          <w:lang w:eastAsia="en-CA"/>
        </w:rPr>
        <w:t>adopting</w:t>
      </w:r>
      <w:r w:rsidR="00646CCA" w:rsidRPr="004603E5">
        <w:rPr>
          <w:rFonts w:ascii="Times New Roman" w:eastAsia="Times New Roman" w:hAnsi="Times New Roman" w:cs="Times New Roman"/>
          <w:lang w:eastAsia="en-CA"/>
        </w:rPr>
        <w:t xml:space="preserve"> </w:t>
      </w:r>
      <w:r w:rsidR="002079F8">
        <w:rPr>
          <w:rFonts w:ascii="Times New Roman" w:eastAsia="Times New Roman" w:hAnsi="Times New Roman" w:cs="Times New Roman"/>
          <w:lang w:eastAsia="en-CA"/>
        </w:rPr>
        <w:t>the quota</w:t>
      </w:r>
      <w:r w:rsidR="00646CCA" w:rsidRPr="004603E5">
        <w:rPr>
          <w:rFonts w:ascii="Times New Roman" w:eastAsia="Times New Roman" w:hAnsi="Times New Roman" w:cs="Times New Roman"/>
          <w:lang w:eastAsia="en-CA"/>
        </w:rPr>
        <w:t xml:space="preserve"> recommendations of the management methods.</w:t>
      </w:r>
      <w:r w:rsidR="00071D10">
        <w:rPr>
          <w:rFonts w:ascii="Times New Roman" w:eastAsia="Times New Roman" w:hAnsi="Times New Roman" w:cs="Times New Roman"/>
          <w:lang w:eastAsia="en-CA"/>
        </w:rPr>
        <w:t xml:space="preserve"> We did not simulate implementation error and assumed that prescribed catches would be taken exactly up to a </w:t>
      </w:r>
      <w:r w:rsidR="0019277E">
        <w:rPr>
          <w:rFonts w:ascii="Times New Roman" w:eastAsia="Times New Roman" w:hAnsi="Times New Roman" w:cs="Times New Roman"/>
          <w:lang w:eastAsia="en-CA"/>
        </w:rPr>
        <w:t xml:space="preserve">maximum </w:t>
      </w:r>
      <w:ins w:id="28" w:author="TomFast" w:date="2015-01-12T13:04:00Z">
        <w:r w:rsidR="00864B4B">
          <w:rPr>
            <w:rFonts w:ascii="Times New Roman" w:eastAsia="Times New Roman" w:hAnsi="Times New Roman" w:cs="Times New Roman"/>
            <w:lang w:eastAsia="en-CA"/>
          </w:rPr>
          <w:lastRenderedPageBreak/>
          <w:t xml:space="preserve">instantaneous </w:t>
        </w:r>
      </w:ins>
      <w:r w:rsidR="00864B4B">
        <w:rPr>
          <w:rFonts w:ascii="Times New Roman" w:eastAsia="Times New Roman" w:hAnsi="Times New Roman" w:cs="Times New Roman"/>
          <w:lang w:eastAsia="en-CA"/>
        </w:rPr>
        <w:t>fishing mortality rate of 90</w:t>
      </w:r>
      <w:r w:rsidR="0019277E">
        <w:rPr>
          <w:rFonts w:ascii="Times New Roman" w:eastAsia="Times New Roman" w:hAnsi="Times New Roman" w:cs="Times New Roman"/>
          <w:lang w:eastAsia="en-CA"/>
        </w:rPr>
        <w:t>%</w:t>
      </w:r>
      <w:r w:rsidR="00071D10">
        <w:rPr>
          <w:rFonts w:ascii="Times New Roman" w:eastAsia="Times New Roman" w:hAnsi="Times New Roman" w:cs="Times New Roman"/>
          <w:lang w:eastAsia="en-CA"/>
        </w:rPr>
        <w:t>.</w:t>
      </w:r>
      <w:r w:rsidR="00646CCA" w:rsidRPr="004603E5">
        <w:rPr>
          <w:rFonts w:ascii="Times New Roman" w:eastAsia="Times New Roman" w:hAnsi="Times New Roman" w:cs="Times New Roman"/>
          <w:lang w:eastAsia="en-CA"/>
        </w:rPr>
        <w:t xml:space="preserve"> </w:t>
      </w:r>
      <w:r w:rsidR="002E2F00">
        <w:rPr>
          <w:rFonts w:ascii="Times New Roman" w:eastAsia="Times New Roman" w:hAnsi="Times New Roman" w:cs="Times New Roman"/>
          <w:lang w:eastAsia="en-CA"/>
        </w:rPr>
        <w:t>The MPs were rerun and the quota updated ever</w:t>
      </w:r>
      <w:r w:rsidR="00646CCA" w:rsidRPr="004603E5">
        <w:rPr>
          <w:rFonts w:ascii="Times New Roman" w:eastAsia="Times New Roman" w:hAnsi="Times New Roman" w:cs="Times New Roman"/>
          <w:lang w:eastAsia="en-CA"/>
        </w:rPr>
        <w:t xml:space="preserve">y three </w:t>
      </w:r>
      <w:r w:rsidR="004C3ED0">
        <w:rPr>
          <w:rFonts w:ascii="Times New Roman" w:eastAsia="Times New Roman" w:hAnsi="Times New Roman" w:cs="Times New Roman"/>
          <w:lang w:eastAsia="en-CA"/>
        </w:rPr>
        <w:t xml:space="preserve">projected </w:t>
      </w:r>
      <w:r w:rsidR="00646CCA" w:rsidRPr="004603E5">
        <w:rPr>
          <w:rFonts w:ascii="Times New Roman" w:eastAsia="Times New Roman" w:hAnsi="Times New Roman" w:cs="Times New Roman"/>
          <w:lang w:eastAsia="en-CA"/>
        </w:rPr>
        <w:t>years to approxi</w:t>
      </w:r>
      <w:r w:rsidR="009C6903">
        <w:rPr>
          <w:rFonts w:ascii="Times New Roman" w:eastAsia="Times New Roman" w:hAnsi="Times New Roman" w:cs="Times New Roman"/>
          <w:lang w:eastAsia="en-CA"/>
        </w:rPr>
        <w:t xml:space="preserve">mate a </w:t>
      </w:r>
      <w:commentRangeStart w:id="29"/>
      <w:r w:rsidR="009C6903">
        <w:rPr>
          <w:rFonts w:ascii="Times New Roman" w:eastAsia="Times New Roman" w:hAnsi="Times New Roman" w:cs="Times New Roman"/>
          <w:lang w:eastAsia="en-CA"/>
        </w:rPr>
        <w:t>typical assessment cycle</w:t>
      </w:r>
      <w:commentRangeEnd w:id="29"/>
      <w:r w:rsidR="00CC7A49">
        <w:rPr>
          <w:rStyle w:val="CommentReference"/>
        </w:rPr>
        <w:commentReference w:id="29"/>
      </w:r>
      <w:r w:rsidR="009C6903">
        <w:rPr>
          <w:rFonts w:ascii="Times New Roman" w:eastAsia="Times New Roman" w:hAnsi="Times New Roman" w:cs="Times New Roman"/>
          <w:lang w:eastAsia="en-CA"/>
        </w:rPr>
        <w:t>.</w:t>
      </w:r>
      <w:r w:rsidR="00646CCA" w:rsidRPr="004603E5">
        <w:rPr>
          <w:rFonts w:ascii="Times New Roman" w:eastAsia="Times New Roman" w:hAnsi="Times New Roman" w:cs="Times New Roman"/>
          <w:lang w:eastAsia="en-CA"/>
        </w:rPr>
        <w:t xml:space="preserve"> </w:t>
      </w:r>
    </w:p>
    <w:p w:rsidR="004603E5" w:rsidRPr="005E0B71" w:rsidRDefault="004603E5" w:rsidP="004603E5">
      <w:pPr>
        <w:spacing w:after="0" w:line="480" w:lineRule="auto"/>
        <w:rPr>
          <w:rFonts w:ascii="Times New Roman" w:hAnsi="Times New Roman" w:cs="Times New Roman"/>
        </w:rPr>
      </w:pPr>
    </w:p>
    <w:p w:rsidR="00D04D7A" w:rsidRPr="005E0B71" w:rsidRDefault="00D04D7A" w:rsidP="00D04D7A">
      <w:pPr>
        <w:keepNext/>
        <w:keepLines/>
        <w:spacing w:after="0" w:line="480" w:lineRule="auto"/>
        <w:rPr>
          <w:rFonts w:ascii="Times New Roman" w:hAnsi="Times New Roman" w:cs="Times New Roman"/>
        </w:rPr>
      </w:pPr>
      <w:r w:rsidRPr="005E0B71">
        <w:rPr>
          <w:rFonts w:ascii="Times New Roman" w:hAnsi="Times New Roman" w:cs="Times New Roman"/>
        </w:rPr>
        <w:t xml:space="preserve">Table </w:t>
      </w:r>
      <w:r>
        <w:rPr>
          <w:rFonts w:ascii="Times New Roman" w:hAnsi="Times New Roman" w:cs="Times New Roman"/>
        </w:rPr>
        <w:t>4</w:t>
      </w:r>
      <w:r w:rsidRPr="005E0B71">
        <w:rPr>
          <w:rFonts w:ascii="Times New Roman" w:hAnsi="Times New Roman" w:cs="Times New Roman"/>
        </w:rPr>
        <w:t xml:space="preserve">. </w:t>
      </w:r>
      <w:proofErr w:type="gramStart"/>
      <w:r w:rsidRPr="005E0B71">
        <w:rPr>
          <w:rFonts w:ascii="Times New Roman" w:hAnsi="Times New Roman" w:cs="Times New Roman"/>
        </w:rPr>
        <w:t>Overview of simulation design</w:t>
      </w:r>
      <w:r>
        <w:rPr>
          <w:rFonts w:ascii="Times New Roman" w:hAnsi="Times New Roman" w:cs="Times New Roman"/>
        </w:rPr>
        <w:t>.</w:t>
      </w:r>
      <w:proofErr w:type="gramEnd"/>
      <w:r>
        <w:rPr>
          <w:rFonts w:ascii="Times New Roman" w:hAnsi="Times New Roman" w:cs="Times New Roman"/>
        </w:rPr>
        <w:t xml:space="preserve"> Parameter ranges represent the lower and upper bounds of a uniform random </w:t>
      </w:r>
      <w:commentRangeStart w:id="30"/>
      <w:r>
        <w:rPr>
          <w:rFonts w:ascii="Times New Roman" w:hAnsi="Times New Roman" w:cs="Times New Roman"/>
        </w:rPr>
        <w:t>variable</w:t>
      </w:r>
      <w:commentRangeEnd w:id="30"/>
      <w:r w:rsidR="00EC4998">
        <w:rPr>
          <w:rStyle w:val="CommentReference"/>
        </w:rPr>
        <w:commentReference w:id="30"/>
      </w:r>
      <w:r>
        <w:rPr>
          <w:rFonts w:ascii="Times New Roman" w:hAnsi="Times New Roman" w:cs="Times New Roman"/>
        </w:rPr>
        <w:t xml:space="preserve">. </w:t>
      </w:r>
      <w:r w:rsidR="007A6BA6">
        <w:rPr>
          <w:rFonts w:ascii="Times New Roman" w:hAnsi="Times New Roman" w:cs="Times New Roman"/>
        </w:rPr>
        <w:t>SD</w:t>
      </w:r>
      <w:r w:rsidR="007A6BA6">
        <w:rPr>
          <w:rFonts w:ascii="Times New Roman" w:hAnsi="Times New Roman" w:cs="Times New Roman"/>
        </w:rPr>
        <w:t xml:space="preserve"> </w:t>
      </w:r>
      <w:r>
        <w:rPr>
          <w:rFonts w:ascii="Times New Roman" w:hAnsi="Times New Roman" w:cs="Times New Roman"/>
        </w:rPr>
        <w:t xml:space="preserve">refers </w:t>
      </w:r>
      <w:r w:rsidR="007A6BA6">
        <w:rPr>
          <w:rFonts w:ascii="Times New Roman" w:hAnsi="Times New Roman" w:cs="Times New Roman"/>
        </w:rPr>
        <w:t xml:space="preserve">to the </w:t>
      </w:r>
      <w:r>
        <w:rPr>
          <w:rFonts w:ascii="Times New Roman" w:hAnsi="Times New Roman" w:cs="Times New Roman"/>
        </w:rPr>
        <w:t xml:space="preserve">standard deviation. </w:t>
      </w:r>
      <w:r w:rsidR="00C253AC">
        <w:rPr>
          <w:rFonts w:ascii="Times New Roman" w:hAnsi="Times New Roman" w:cs="Times New Roman"/>
        </w:rPr>
        <w:t xml:space="preserve">In the case of biases, the </w:t>
      </w:r>
      <w:r w:rsidR="00B1209B">
        <w:rPr>
          <w:rFonts w:ascii="Times New Roman" w:hAnsi="Times New Roman" w:cs="Times New Roman"/>
        </w:rPr>
        <w:t>SD</w:t>
      </w:r>
      <w:r w:rsidR="00B1209B">
        <w:rPr>
          <w:rFonts w:ascii="Times New Roman" w:hAnsi="Times New Roman" w:cs="Times New Roman"/>
        </w:rPr>
        <w:t xml:space="preserve"> </w:t>
      </w:r>
      <w:r w:rsidR="00C253AC">
        <w:rPr>
          <w:rFonts w:ascii="Times New Roman" w:hAnsi="Times New Roman" w:cs="Times New Roman"/>
        </w:rPr>
        <w:t>defines a range of potential biases that may be sampled among simulations. For example, given a</w:t>
      </w:r>
      <w:r w:rsidR="007A6BA6">
        <w:rPr>
          <w:rFonts w:ascii="Times New Roman" w:hAnsi="Times New Roman" w:cs="Times New Roman"/>
        </w:rPr>
        <w:t>n SD</w:t>
      </w:r>
      <w:r w:rsidR="00C253AC">
        <w:rPr>
          <w:rFonts w:ascii="Times New Roman" w:hAnsi="Times New Roman" w:cs="Times New Roman"/>
        </w:rPr>
        <w:t xml:space="preserve"> of 20% three sampled biases could be 0.84, 1.05, </w:t>
      </w:r>
      <w:proofErr w:type="gramStart"/>
      <w:r w:rsidR="00C253AC">
        <w:rPr>
          <w:rFonts w:ascii="Times New Roman" w:hAnsi="Times New Roman" w:cs="Times New Roman"/>
        </w:rPr>
        <w:t>1.34</w:t>
      </w:r>
      <w:proofErr w:type="gramEnd"/>
      <w:r w:rsidR="00C253AC">
        <w:rPr>
          <w:rFonts w:ascii="Times New Roman" w:hAnsi="Times New Roman" w:cs="Times New Roman"/>
        </w:rPr>
        <w:t xml:space="preserve"> representing a consistent moderate negative bias for all observations of simulation 1, small positive bias for simulation 2 and a stronger positive bias for simulation 3.  </w:t>
      </w:r>
      <w:r w:rsidR="00646DFF" w:rsidRPr="00646DFF">
        <w:drawing>
          <wp:inline distT="0" distB="0" distL="0" distR="0" wp14:anchorId="651C8149" wp14:editId="1198B23A">
            <wp:extent cx="5305361" cy="458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238" cy="4579963"/>
                    </a:xfrm>
                    <a:prstGeom prst="rect">
                      <a:avLst/>
                    </a:prstGeom>
                    <a:noFill/>
                    <a:ln>
                      <a:noFill/>
                    </a:ln>
                  </pic:spPr>
                </pic:pic>
              </a:graphicData>
            </a:graphic>
          </wp:inline>
        </w:drawing>
      </w:r>
    </w:p>
    <w:p w:rsidR="004603E5" w:rsidRPr="005E0B71" w:rsidRDefault="00646DFF" w:rsidP="00646CCA">
      <w:pPr>
        <w:keepNext/>
        <w:keepLines/>
        <w:spacing w:after="0" w:line="480" w:lineRule="auto"/>
        <w:rPr>
          <w:rFonts w:ascii="Times New Roman" w:hAnsi="Times New Roman" w:cs="Times New Roman"/>
          <w:b/>
        </w:rPr>
      </w:pPr>
      <w:r w:rsidRPr="00646DFF">
        <w:t xml:space="preserve"> </w:t>
      </w:r>
    </w:p>
    <w:p w:rsidR="000033F9" w:rsidRDefault="0019277E" w:rsidP="00A13286">
      <w:pPr>
        <w:spacing w:after="0" w:line="480" w:lineRule="auto"/>
        <w:rPr>
          <w:rFonts w:ascii="Times New Roman" w:hAnsi="Times New Roman" w:cs="Times New Roman"/>
        </w:rPr>
      </w:pPr>
      <w:r>
        <w:rPr>
          <w:rFonts w:ascii="Times New Roman" w:hAnsi="Times New Roman" w:cs="Times New Roman"/>
        </w:rPr>
        <w:t xml:space="preserve">Three population life-history types </w:t>
      </w:r>
      <w:r w:rsidR="00A13286">
        <w:rPr>
          <w:rFonts w:ascii="Times New Roman" w:hAnsi="Times New Roman" w:cs="Times New Roman"/>
        </w:rPr>
        <w:t>of varying longevity were simulated based on the outputs of data-rich</w:t>
      </w:r>
      <w:r w:rsidR="00C55C17">
        <w:rPr>
          <w:rFonts w:ascii="Times New Roman" w:hAnsi="Times New Roman" w:cs="Times New Roman"/>
        </w:rPr>
        <w:t xml:space="preserve"> stock assessments for</w:t>
      </w:r>
      <w:r w:rsidR="00E67739">
        <w:rPr>
          <w:rFonts w:ascii="Times New Roman" w:hAnsi="Times New Roman" w:cs="Times New Roman"/>
        </w:rPr>
        <w:t xml:space="preserve"> </w:t>
      </w:r>
      <w:r w:rsidR="00860210">
        <w:rPr>
          <w:rFonts w:ascii="Times New Roman" w:hAnsi="Times New Roman" w:cs="Times New Roman"/>
        </w:rPr>
        <w:t xml:space="preserve">Pacific </w:t>
      </w:r>
      <w:r w:rsidR="00FF6AB1">
        <w:rPr>
          <w:rFonts w:ascii="Times New Roman" w:hAnsi="Times New Roman" w:cs="Times New Roman"/>
        </w:rPr>
        <w:t>h</w:t>
      </w:r>
      <w:r w:rsidR="00E67739">
        <w:rPr>
          <w:rFonts w:ascii="Times New Roman" w:hAnsi="Times New Roman" w:cs="Times New Roman"/>
        </w:rPr>
        <w:t>erring (DFO 2012</w:t>
      </w:r>
      <w:r w:rsidR="00A13286">
        <w:rPr>
          <w:rFonts w:ascii="Times New Roman" w:hAnsi="Times New Roman" w:cs="Times New Roman"/>
        </w:rPr>
        <w:t>),</w:t>
      </w:r>
      <w:r w:rsidR="00860210">
        <w:rPr>
          <w:rFonts w:ascii="Times New Roman" w:hAnsi="Times New Roman" w:cs="Times New Roman"/>
        </w:rPr>
        <w:t xml:space="preserve"> the eastern stock of Atlantic</w:t>
      </w:r>
      <w:r w:rsidR="00A13286">
        <w:rPr>
          <w:rFonts w:ascii="Times New Roman" w:hAnsi="Times New Roman" w:cs="Times New Roman"/>
        </w:rPr>
        <w:t xml:space="preserve"> </w:t>
      </w:r>
      <w:proofErr w:type="spellStart"/>
      <w:r w:rsidR="00FF6AB1">
        <w:rPr>
          <w:rFonts w:ascii="Times New Roman" w:hAnsi="Times New Roman" w:cs="Times New Roman"/>
        </w:rPr>
        <w:t>b</w:t>
      </w:r>
      <w:r w:rsidR="00A13286">
        <w:rPr>
          <w:rFonts w:ascii="Times New Roman" w:hAnsi="Times New Roman" w:cs="Times New Roman"/>
        </w:rPr>
        <w:t>luefin</w:t>
      </w:r>
      <w:proofErr w:type="spellEnd"/>
      <w:r w:rsidR="00A13286">
        <w:rPr>
          <w:rFonts w:ascii="Times New Roman" w:hAnsi="Times New Roman" w:cs="Times New Roman"/>
        </w:rPr>
        <w:t xml:space="preserve"> tuna (ICCAT </w:t>
      </w:r>
      <w:r w:rsidR="00E67739">
        <w:rPr>
          <w:rFonts w:ascii="Times New Roman" w:hAnsi="Times New Roman" w:cs="Times New Roman"/>
        </w:rPr>
        <w:t>2012</w:t>
      </w:r>
      <w:r w:rsidR="00A13286">
        <w:rPr>
          <w:rFonts w:ascii="Times New Roman" w:hAnsi="Times New Roman" w:cs="Times New Roman"/>
        </w:rPr>
        <w:t xml:space="preserve">) and </w:t>
      </w:r>
      <w:r w:rsidR="00860210">
        <w:rPr>
          <w:rFonts w:ascii="Times New Roman" w:hAnsi="Times New Roman" w:cs="Times New Roman"/>
        </w:rPr>
        <w:t xml:space="preserve">Pacific </w:t>
      </w:r>
      <w:r w:rsidR="00FF6AB1">
        <w:rPr>
          <w:rFonts w:ascii="Times New Roman" w:hAnsi="Times New Roman" w:cs="Times New Roman"/>
        </w:rPr>
        <w:t>canary r</w:t>
      </w:r>
      <w:r w:rsidR="00A13286">
        <w:rPr>
          <w:rFonts w:ascii="Times New Roman" w:hAnsi="Times New Roman" w:cs="Times New Roman"/>
        </w:rPr>
        <w:t>ockfish (</w:t>
      </w:r>
      <w:r w:rsidR="00E67739">
        <w:rPr>
          <w:rFonts w:ascii="Times New Roman" w:hAnsi="Times New Roman" w:cs="Times New Roman"/>
        </w:rPr>
        <w:t>Wallace and Cope 2011</w:t>
      </w:r>
      <w:r w:rsidR="00A13286">
        <w:rPr>
          <w:rFonts w:ascii="Times New Roman" w:hAnsi="Times New Roman" w:cs="Times New Roman"/>
        </w:rPr>
        <w:t>). The intention was to characterize broad life-history types rather than the status of particular stocks</w:t>
      </w:r>
      <w:r w:rsidR="00EC4998">
        <w:rPr>
          <w:rFonts w:ascii="Times New Roman" w:hAnsi="Times New Roman" w:cs="Times New Roman"/>
        </w:rPr>
        <w:t>, so that</w:t>
      </w:r>
      <w:r w:rsidR="00A13286">
        <w:rPr>
          <w:rFonts w:ascii="Times New Roman" w:hAnsi="Times New Roman" w:cs="Times New Roman"/>
        </w:rPr>
        <w:t xml:space="preserve"> the assessed level of stock depletion was not simulated. </w:t>
      </w:r>
    </w:p>
    <w:p w:rsidR="000033F9" w:rsidRDefault="000033F9" w:rsidP="00A13286">
      <w:pPr>
        <w:spacing w:after="0" w:line="480" w:lineRule="auto"/>
        <w:rPr>
          <w:rFonts w:ascii="Times New Roman" w:hAnsi="Times New Roman" w:cs="Times New Roman"/>
        </w:rPr>
      </w:pPr>
    </w:p>
    <w:p w:rsidR="00FB47F1" w:rsidRDefault="000033F9" w:rsidP="00FB47F1">
      <w:pPr>
        <w:spacing w:after="0" w:line="480" w:lineRule="auto"/>
        <w:rPr>
          <w:rFonts w:ascii="Times New Roman" w:hAnsi="Times New Roman" w:cs="Times New Roman"/>
        </w:rPr>
      </w:pPr>
      <w:r>
        <w:rPr>
          <w:rFonts w:ascii="Times New Roman" w:hAnsi="Times New Roman" w:cs="Times New Roman"/>
        </w:rPr>
        <w:t xml:space="preserve">Previous simulation evaluations have indicated that MPs can perform very differently for simulations depleted below </w:t>
      </w:r>
      <w:r w:rsidRPr="007A6BA6">
        <w:rPr>
          <w:rFonts w:ascii="Times New Roman" w:hAnsi="Times New Roman" w:cs="Times New Roman"/>
          <w:i/>
        </w:rPr>
        <w:t>B</w:t>
      </w:r>
      <w:r w:rsidRPr="007A6BA6">
        <w:rPr>
          <w:rFonts w:ascii="Times New Roman" w:hAnsi="Times New Roman" w:cs="Times New Roman"/>
          <w:i/>
          <w:vertAlign w:val="subscript"/>
        </w:rPr>
        <w:t>MSY</w:t>
      </w:r>
      <w:r>
        <w:rPr>
          <w:rFonts w:ascii="Times New Roman" w:hAnsi="Times New Roman" w:cs="Times New Roman"/>
        </w:rPr>
        <w:t xml:space="preserve"> (Carruthers et al. 2014)</w:t>
      </w:r>
      <w:r w:rsidR="00D8135B">
        <w:rPr>
          <w:rFonts w:ascii="Times New Roman" w:hAnsi="Times New Roman" w:cs="Times New Roman"/>
        </w:rPr>
        <w:t>,</w:t>
      </w:r>
      <w:r>
        <w:rPr>
          <w:rFonts w:ascii="Times New Roman" w:hAnsi="Times New Roman" w:cs="Times New Roman"/>
        </w:rPr>
        <w:t xml:space="preserve"> which </w:t>
      </w:r>
      <w:r w:rsidR="00C55C17">
        <w:rPr>
          <w:rFonts w:ascii="Times New Roman" w:hAnsi="Times New Roman" w:cs="Times New Roman"/>
        </w:rPr>
        <w:t>is</w:t>
      </w:r>
      <w:r>
        <w:rPr>
          <w:rFonts w:ascii="Times New Roman" w:hAnsi="Times New Roman" w:cs="Times New Roman"/>
        </w:rPr>
        <w:t xml:space="preserve"> arguably the most </w:t>
      </w:r>
      <w:r w:rsidR="00442B66">
        <w:rPr>
          <w:rFonts w:ascii="Times New Roman" w:hAnsi="Times New Roman" w:cs="Times New Roman"/>
        </w:rPr>
        <w:t xml:space="preserve">important </w:t>
      </w:r>
      <w:r>
        <w:rPr>
          <w:rFonts w:ascii="Times New Roman" w:hAnsi="Times New Roman" w:cs="Times New Roman"/>
        </w:rPr>
        <w:t xml:space="preserve">population level </w:t>
      </w:r>
      <w:r w:rsidR="00983934">
        <w:rPr>
          <w:rFonts w:ascii="Times New Roman" w:hAnsi="Times New Roman" w:cs="Times New Roman"/>
        </w:rPr>
        <w:t xml:space="preserve">for </w:t>
      </w:r>
      <w:r w:rsidR="00983934">
        <w:rPr>
          <w:rFonts w:ascii="Times New Roman" w:hAnsi="Times New Roman" w:cs="Times New Roman"/>
        </w:rPr>
        <w:lastRenderedPageBreak/>
        <w:t>evaluating</w:t>
      </w:r>
      <w:r>
        <w:rPr>
          <w:rFonts w:ascii="Times New Roman" w:hAnsi="Times New Roman" w:cs="Times New Roman"/>
        </w:rPr>
        <w:t xml:space="preserve"> performance</w:t>
      </w:r>
      <w:r w:rsidR="00943751">
        <w:rPr>
          <w:rFonts w:ascii="Times New Roman" w:hAnsi="Times New Roman" w:cs="Times New Roman"/>
        </w:rPr>
        <w:t>, at least from a general policy perspective</w:t>
      </w:r>
      <w:r>
        <w:rPr>
          <w:rFonts w:ascii="Times New Roman" w:hAnsi="Times New Roman" w:cs="Times New Roman"/>
        </w:rPr>
        <w:t xml:space="preserve">. We simulated two ranges of initial depletion (biomass relative to unfished): 2.5-15% and 15-35%, that approximately correspond to less than </w:t>
      </w:r>
      <w:r w:rsidRPr="003F4C70">
        <w:rPr>
          <w:rFonts w:ascii="Times New Roman" w:hAnsi="Times New Roman" w:cs="Times New Roman"/>
          <w:i/>
        </w:rPr>
        <w:t>B</w:t>
      </w:r>
      <w:r w:rsidRPr="003F4C70">
        <w:rPr>
          <w:rFonts w:ascii="Times New Roman" w:hAnsi="Times New Roman" w:cs="Times New Roman"/>
          <w:i/>
          <w:vertAlign w:val="subscript"/>
        </w:rPr>
        <w:t>MSY</w:t>
      </w:r>
      <w:r>
        <w:rPr>
          <w:rFonts w:ascii="Times New Roman" w:hAnsi="Times New Roman" w:cs="Times New Roman"/>
        </w:rPr>
        <w:t xml:space="preserve">/2 and between </w:t>
      </w:r>
      <w:r w:rsidR="00FB47F1" w:rsidRPr="003F4C70">
        <w:rPr>
          <w:rFonts w:ascii="Times New Roman" w:hAnsi="Times New Roman" w:cs="Times New Roman"/>
          <w:i/>
        </w:rPr>
        <w:t>B</w:t>
      </w:r>
      <w:r w:rsidR="00FB47F1" w:rsidRPr="003F4C70">
        <w:rPr>
          <w:rFonts w:ascii="Times New Roman" w:hAnsi="Times New Roman" w:cs="Times New Roman"/>
          <w:i/>
          <w:vertAlign w:val="subscript"/>
        </w:rPr>
        <w:t>MSY</w:t>
      </w:r>
      <w:r w:rsidR="00FB47F1">
        <w:rPr>
          <w:rFonts w:ascii="Times New Roman" w:hAnsi="Times New Roman" w:cs="Times New Roman"/>
        </w:rPr>
        <w:t xml:space="preserve">/2 and </w:t>
      </w:r>
      <w:r w:rsidR="00FB47F1" w:rsidRPr="003F4C70">
        <w:rPr>
          <w:rFonts w:ascii="Times New Roman" w:hAnsi="Times New Roman" w:cs="Times New Roman"/>
          <w:i/>
        </w:rPr>
        <w:t>B</w:t>
      </w:r>
      <w:r w:rsidR="00FB47F1" w:rsidRPr="003F4C70">
        <w:rPr>
          <w:rFonts w:ascii="Times New Roman" w:hAnsi="Times New Roman" w:cs="Times New Roman"/>
          <w:i/>
          <w:vertAlign w:val="subscript"/>
        </w:rPr>
        <w:t>MSY</w:t>
      </w:r>
      <w:r w:rsidR="00FB47F1">
        <w:rPr>
          <w:rFonts w:ascii="Times New Roman" w:hAnsi="Times New Roman" w:cs="Times New Roman"/>
        </w:rPr>
        <w:t>, respectively.</w:t>
      </w:r>
    </w:p>
    <w:p w:rsidR="00B90480" w:rsidRDefault="00B90480" w:rsidP="00B90480">
      <w:pPr>
        <w:spacing w:after="0" w:line="480" w:lineRule="auto"/>
        <w:rPr>
          <w:rFonts w:ascii="Times New Roman" w:hAnsi="Times New Roman" w:cs="Times New Roman"/>
        </w:rPr>
      </w:pPr>
    </w:p>
    <w:p w:rsidR="00B90480" w:rsidRDefault="00864B4B" w:rsidP="00B90480">
      <w:pPr>
        <w:spacing w:after="0" w:line="480" w:lineRule="auto"/>
        <w:rPr>
          <w:rFonts w:ascii="Times New Roman" w:hAnsi="Times New Roman" w:cs="Times New Roman"/>
        </w:rPr>
      </w:pPr>
      <w:r>
        <w:rPr>
          <w:rFonts w:ascii="Times New Roman" w:hAnsi="Times New Roman" w:cs="Times New Roman"/>
        </w:rPr>
        <w:t xml:space="preserve">We simulated autocorrelation in recruitment in </w:t>
      </w:r>
      <w:r w:rsidR="00B90480">
        <w:rPr>
          <w:rFonts w:ascii="Times New Roman" w:hAnsi="Times New Roman" w:cs="Times New Roman"/>
        </w:rPr>
        <w:t xml:space="preserve">order to evaluate the performance of the candidate MPs </w:t>
      </w:r>
      <w:r w:rsidR="00D8135B">
        <w:rPr>
          <w:rFonts w:ascii="Times New Roman" w:hAnsi="Times New Roman" w:cs="Times New Roman"/>
        </w:rPr>
        <w:t>in situations where</w:t>
      </w:r>
      <w:r w:rsidR="00B90480">
        <w:rPr>
          <w:rFonts w:ascii="Times New Roman" w:hAnsi="Times New Roman" w:cs="Times New Roman"/>
        </w:rPr>
        <w:t xml:space="preserve"> stock productivity </w:t>
      </w:r>
      <w:r w:rsidR="002079F8">
        <w:rPr>
          <w:rFonts w:ascii="Times New Roman" w:hAnsi="Times New Roman" w:cs="Times New Roman"/>
        </w:rPr>
        <w:t>varies</w:t>
      </w:r>
      <w:r w:rsidR="00D8135B">
        <w:rPr>
          <w:rFonts w:ascii="Times New Roman" w:hAnsi="Times New Roman" w:cs="Times New Roman"/>
        </w:rPr>
        <w:t xml:space="preserve"> over time </w:t>
      </w:r>
      <w:r w:rsidR="00576D23">
        <w:rPr>
          <w:rFonts w:ascii="Times New Roman" w:hAnsi="Times New Roman" w:cs="Times New Roman"/>
        </w:rPr>
        <w:t xml:space="preserve">(Appendix </w:t>
      </w:r>
      <w:r w:rsidR="00576D23" w:rsidRPr="00576D23">
        <w:rPr>
          <w:rFonts w:ascii="Times New Roman" w:hAnsi="Times New Roman" w:cs="Times New Roman"/>
        </w:rPr>
        <w:t>E</w:t>
      </w:r>
      <w:r w:rsidR="00B90480" w:rsidRPr="00576D23">
        <w:rPr>
          <w:rFonts w:ascii="Times New Roman" w:hAnsi="Times New Roman" w:cs="Times New Roman"/>
        </w:rPr>
        <w:t>qn</w:t>
      </w:r>
      <w:r w:rsidR="00576D23" w:rsidRPr="00576D23">
        <w:rPr>
          <w:rFonts w:ascii="Times New Roman" w:hAnsi="Times New Roman" w:cs="Times New Roman"/>
        </w:rPr>
        <w:t>.A.</w:t>
      </w:r>
      <w:r w:rsidR="00576D23">
        <w:rPr>
          <w:rFonts w:ascii="Times New Roman" w:hAnsi="Times New Roman" w:cs="Times New Roman"/>
        </w:rPr>
        <w:t>1</w:t>
      </w:r>
      <w:r w:rsidR="00B90480">
        <w:rPr>
          <w:rFonts w:ascii="Times New Roman" w:hAnsi="Times New Roman" w:cs="Times New Roman"/>
        </w:rPr>
        <w:t>). This may not fully reflect step</w:t>
      </w:r>
      <w:r w:rsidR="00D8135B">
        <w:rPr>
          <w:rFonts w:ascii="Times New Roman" w:hAnsi="Times New Roman" w:cs="Times New Roman"/>
        </w:rPr>
        <w:t>-</w:t>
      </w:r>
      <w:r w:rsidR="00B90480">
        <w:rPr>
          <w:rFonts w:ascii="Times New Roman" w:hAnsi="Times New Roman" w:cs="Times New Roman"/>
        </w:rPr>
        <w:t>changes in recruitment that have been observed in some fishery settings (</w:t>
      </w:r>
      <w:proofErr w:type="spellStart"/>
      <w:r w:rsidR="003C14F0">
        <w:rPr>
          <w:rFonts w:ascii="Times New Roman" w:hAnsi="Times New Roman" w:cs="Times New Roman"/>
        </w:rPr>
        <w:t>Vert</w:t>
      </w:r>
      <w:proofErr w:type="spellEnd"/>
      <w:r w:rsidR="003C14F0">
        <w:rPr>
          <w:rFonts w:ascii="Times New Roman" w:hAnsi="Times New Roman" w:cs="Times New Roman"/>
        </w:rPr>
        <w:t>-pre et al. 2013</w:t>
      </w:r>
      <w:r w:rsidR="00B90480">
        <w:rPr>
          <w:rFonts w:ascii="Times New Roman" w:hAnsi="Times New Roman" w:cs="Times New Roman"/>
        </w:rPr>
        <w:t>). However</w:t>
      </w:r>
      <w:r w:rsidR="002B2A57">
        <w:rPr>
          <w:rFonts w:ascii="Times New Roman" w:hAnsi="Times New Roman" w:cs="Times New Roman"/>
        </w:rPr>
        <w:t>,</w:t>
      </w:r>
      <w:r w:rsidR="00B90480">
        <w:rPr>
          <w:rFonts w:ascii="Times New Roman" w:hAnsi="Times New Roman" w:cs="Times New Roman"/>
        </w:rPr>
        <w:t xml:space="preserve"> simulating recruitment autocorrelation </w:t>
      </w:r>
      <w:r w:rsidR="002B2A57">
        <w:rPr>
          <w:rFonts w:ascii="Times New Roman" w:hAnsi="Times New Roman" w:cs="Times New Roman"/>
        </w:rPr>
        <w:t>does not invalidate the derivation and subsequent use</w:t>
      </w:r>
      <w:r w:rsidR="00E55249">
        <w:rPr>
          <w:rFonts w:ascii="Times New Roman" w:hAnsi="Times New Roman" w:cs="Times New Roman"/>
        </w:rPr>
        <w:t xml:space="preserve"> of </w:t>
      </w:r>
      <w:r w:rsidR="00B90480">
        <w:rPr>
          <w:rFonts w:ascii="Times New Roman" w:hAnsi="Times New Roman" w:cs="Times New Roman"/>
        </w:rPr>
        <w:t xml:space="preserve">MSY reference points </w:t>
      </w:r>
      <w:r w:rsidR="00E55249">
        <w:rPr>
          <w:rFonts w:ascii="Times New Roman" w:hAnsi="Times New Roman" w:cs="Times New Roman"/>
        </w:rPr>
        <w:t xml:space="preserve">which </w:t>
      </w:r>
      <w:r w:rsidR="00C55C17">
        <w:rPr>
          <w:rFonts w:ascii="Times New Roman" w:hAnsi="Times New Roman" w:cs="Times New Roman"/>
        </w:rPr>
        <w:t>are</w:t>
      </w:r>
      <w:r w:rsidR="00B90480">
        <w:rPr>
          <w:rFonts w:ascii="Times New Roman" w:hAnsi="Times New Roman" w:cs="Times New Roman"/>
        </w:rPr>
        <w:t xml:space="preserve"> fundamental as inputs to several </w:t>
      </w:r>
      <w:r w:rsidR="002079F8">
        <w:rPr>
          <w:rFonts w:ascii="Times New Roman" w:hAnsi="Times New Roman" w:cs="Times New Roman"/>
        </w:rPr>
        <w:t>MPs</w:t>
      </w:r>
      <w:r w:rsidR="00B90480">
        <w:rPr>
          <w:rFonts w:ascii="Times New Roman" w:hAnsi="Times New Roman" w:cs="Times New Roman"/>
        </w:rPr>
        <w:t xml:space="preserve"> and </w:t>
      </w:r>
      <w:r w:rsidR="00E57123">
        <w:rPr>
          <w:rFonts w:ascii="Times New Roman" w:hAnsi="Times New Roman" w:cs="Times New Roman"/>
        </w:rPr>
        <w:t>also in assessing</w:t>
      </w:r>
      <w:r w:rsidR="00B90480">
        <w:rPr>
          <w:rFonts w:ascii="Times New Roman" w:hAnsi="Times New Roman" w:cs="Times New Roman"/>
        </w:rPr>
        <w:t xml:space="preserve"> </w:t>
      </w:r>
      <w:r w:rsidR="00E57123">
        <w:rPr>
          <w:rFonts w:ascii="Times New Roman" w:hAnsi="Times New Roman" w:cs="Times New Roman"/>
        </w:rPr>
        <w:t>performance</w:t>
      </w:r>
      <w:r w:rsidR="00E55249">
        <w:rPr>
          <w:rFonts w:ascii="Times New Roman" w:hAnsi="Times New Roman" w:cs="Times New Roman"/>
        </w:rPr>
        <w:t xml:space="preserve"> of the MPs. </w:t>
      </w:r>
    </w:p>
    <w:p w:rsidR="000033F9" w:rsidRDefault="000033F9" w:rsidP="00A13286">
      <w:pPr>
        <w:spacing w:after="0" w:line="480" w:lineRule="auto"/>
        <w:rPr>
          <w:rFonts w:ascii="Times New Roman" w:hAnsi="Times New Roman" w:cs="Times New Roman"/>
        </w:rPr>
      </w:pPr>
    </w:p>
    <w:p w:rsidR="000C3E1E" w:rsidRDefault="00FB47F1" w:rsidP="004603E5">
      <w:pPr>
        <w:spacing w:after="0" w:line="480" w:lineRule="auto"/>
        <w:rPr>
          <w:rFonts w:ascii="Times New Roman" w:eastAsia="Times New Roman" w:hAnsi="Times New Roman" w:cs="Times New Roman"/>
          <w:lang w:eastAsia="en-CA"/>
        </w:rPr>
      </w:pPr>
      <w:r w:rsidRPr="004603E5">
        <w:rPr>
          <w:rFonts w:ascii="Times New Roman" w:eastAsia="Times New Roman" w:hAnsi="Times New Roman" w:cs="Times New Roman"/>
          <w:lang w:eastAsia="en-CA"/>
        </w:rPr>
        <w:t xml:space="preserve">Bias and imprecision in the knowledge of the simulated system were generated for all </w:t>
      </w:r>
      <w:r>
        <w:rPr>
          <w:rFonts w:ascii="Times New Roman" w:eastAsia="Times New Roman" w:hAnsi="Times New Roman" w:cs="Times New Roman"/>
          <w:lang w:eastAsia="en-CA"/>
        </w:rPr>
        <w:t xml:space="preserve">of the inputs to the MPs </w:t>
      </w:r>
      <w:r w:rsidRPr="004603E5">
        <w:rPr>
          <w:rFonts w:ascii="Times New Roman" w:eastAsia="Times New Roman" w:hAnsi="Times New Roman" w:cs="Times New Roman"/>
          <w:lang w:eastAsia="en-CA"/>
        </w:rPr>
        <w:t>(e.g.,</w:t>
      </w:r>
      <w:r w:rsidRPr="004603E5">
        <w:rPr>
          <w:rFonts w:ascii="Times New Roman" w:eastAsia="Times New Roman" w:hAnsi="Times New Roman" w:cs="Times New Roman"/>
          <w:i/>
          <w:lang w:eastAsia="en-CA"/>
        </w:rPr>
        <w:t xml:space="preserve"> </w:t>
      </w:r>
      <w:r w:rsidRPr="002079F8">
        <w:rPr>
          <w:rFonts w:ascii="Times New Roman" w:eastAsia="Times New Roman" w:hAnsi="Times New Roman" w:cs="Times New Roman"/>
          <w:lang w:eastAsia="en-CA"/>
        </w:rPr>
        <w:t>natural mortality rate</w:t>
      </w:r>
      <w:r w:rsidRPr="004603E5">
        <w:rPr>
          <w:rFonts w:ascii="Times New Roman" w:eastAsia="Times New Roman" w:hAnsi="Times New Roman" w:cs="Times New Roman"/>
          <w:lang w:eastAsia="en-CA"/>
        </w:rPr>
        <w:t xml:space="preserve">, current </w:t>
      </w:r>
      <w:r w:rsidR="00200C5B">
        <w:rPr>
          <w:rFonts w:ascii="Times New Roman" w:eastAsia="Times New Roman" w:hAnsi="Times New Roman" w:cs="Times New Roman"/>
          <w:lang w:eastAsia="en-CA"/>
        </w:rPr>
        <w:t xml:space="preserve">absolute </w:t>
      </w:r>
      <w:r w:rsidRPr="004603E5">
        <w:rPr>
          <w:rFonts w:ascii="Times New Roman" w:eastAsia="Times New Roman" w:hAnsi="Times New Roman" w:cs="Times New Roman"/>
          <w:lang w:eastAsia="en-CA"/>
        </w:rPr>
        <w:t>biomass</w:t>
      </w:r>
      <w:proofErr w:type="gramStart"/>
      <w:r w:rsidRPr="004603E5">
        <w:rPr>
          <w:rFonts w:ascii="Times New Roman" w:eastAsia="Times New Roman" w:hAnsi="Times New Roman" w:cs="Times New Roman"/>
          <w:lang w:eastAsia="en-CA"/>
        </w:rPr>
        <w:t>)</w:t>
      </w:r>
      <w:r>
        <w:rPr>
          <w:rFonts w:ascii="Times New Roman" w:eastAsia="Times New Roman" w:hAnsi="Times New Roman" w:cs="Times New Roman"/>
          <w:lang w:eastAsia="en-CA"/>
        </w:rPr>
        <w:t>(</w:t>
      </w:r>
      <w:proofErr w:type="gramEnd"/>
      <w:r>
        <w:rPr>
          <w:rFonts w:ascii="Times New Roman" w:eastAsia="Times New Roman" w:hAnsi="Times New Roman" w:cs="Times New Roman"/>
          <w:lang w:eastAsia="en-CA"/>
        </w:rPr>
        <w:t>Appendix Table C.1</w:t>
      </w:r>
      <w:r w:rsidRPr="00FB47F1">
        <w:t xml:space="preserve"> </w:t>
      </w:r>
      <w:r>
        <w:rPr>
          <w:rFonts w:ascii="Times New Roman" w:eastAsia="Times New Roman" w:hAnsi="Times New Roman" w:cs="Times New Roman"/>
          <w:lang w:eastAsia="en-CA"/>
        </w:rPr>
        <w:t>includes a</w:t>
      </w:r>
      <w:r w:rsidRPr="00FB47F1">
        <w:rPr>
          <w:rFonts w:ascii="Times New Roman" w:eastAsia="Times New Roman" w:hAnsi="Times New Roman" w:cs="Times New Roman"/>
          <w:lang w:eastAsia="en-CA"/>
        </w:rPr>
        <w:t xml:space="preserve"> summary </w:t>
      </w:r>
      <w:r>
        <w:rPr>
          <w:rFonts w:ascii="Times New Roman" w:eastAsia="Times New Roman" w:hAnsi="Times New Roman" w:cs="Times New Roman"/>
          <w:lang w:eastAsia="en-CA"/>
        </w:rPr>
        <w:t>of the observation error model)</w:t>
      </w:r>
      <w:r w:rsidRPr="004603E5">
        <w:rPr>
          <w:rFonts w:ascii="Times New Roman" w:eastAsia="Times New Roman" w:hAnsi="Times New Roman" w:cs="Times New Roman"/>
          <w:lang w:eastAsia="en-CA"/>
        </w:rPr>
        <w:t xml:space="preserve">. </w:t>
      </w:r>
      <w:r>
        <w:rPr>
          <w:rFonts w:ascii="Times New Roman" w:eastAsia="Times New Roman" w:hAnsi="Times New Roman" w:cs="Times New Roman"/>
          <w:lang w:eastAsia="en-CA"/>
        </w:rPr>
        <w:t xml:space="preserve">We simulated three different data quality levels corresponding to perfect information, data-rich and data-limited assessment settings. </w:t>
      </w:r>
      <w:r w:rsidR="0019277E">
        <w:rPr>
          <w:rFonts w:ascii="Times New Roman" w:eastAsia="Times New Roman" w:hAnsi="Times New Roman" w:cs="Times New Roman"/>
          <w:lang w:eastAsia="en-CA"/>
        </w:rPr>
        <w:t>The p</w:t>
      </w:r>
      <w:r w:rsidR="000C3E1E">
        <w:rPr>
          <w:rFonts w:ascii="Times New Roman" w:eastAsia="Times New Roman" w:hAnsi="Times New Roman" w:cs="Times New Roman"/>
          <w:lang w:eastAsia="en-CA"/>
        </w:rPr>
        <w:t>erfect information</w:t>
      </w:r>
      <w:r w:rsidR="0019277E">
        <w:rPr>
          <w:rFonts w:ascii="Times New Roman" w:eastAsia="Times New Roman" w:hAnsi="Times New Roman" w:cs="Times New Roman"/>
          <w:lang w:eastAsia="en-CA"/>
        </w:rPr>
        <w:t xml:space="preserve"> simulations assume</w:t>
      </w:r>
      <w:r w:rsidR="000C3E1E">
        <w:rPr>
          <w:rFonts w:ascii="Times New Roman" w:eastAsia="Times New Roman" w:hAnsi="Times New Roman" w:cs="Times New Roman"/>
          <w:lang w:eastAsia="en-CA"/>
        </w:rPr>
        <w:t xml:space="preserve"> no error in </w:t>
      </w:r>
      <w:r w:rsidR="0019277E">
        <w:rPr>
          <w:rFonts w:ascii="Times New Roman" w:eastAsia="Times New Roman" w:hAnsi="Times New Roman" w:cs="Times New Roman"/>
          <w:lang w:eastAsia="en-CA"/>
        </w:rPr>
        <w:t>knowledge of inputs to MPs</w:t>
      </w:r>
      <w:r w:rsidR="00442B66">
        <w:rPr>
          <w:rFonts w:ascii="Times New Roman" w:eastAsia="Times New Roman" w:hAnsi="Times New Roman" w:cs="Times New Roman"/>
          <w:lang w:eastAsia="en-CA"/>
        </w:rPr>
        <w:t>,</w:t>
      </w:r>
      <w:r w:rsidR="0019277E">
        <w:rPr>
          <w:rFonts w:ascii="Times New Roman" w:eastAsia="Times New Roman" w:hAnsi="Times New Roman" w:cs="Times New Roman"/>
          <w:lang w:eastAsia="en-CA"/>
        </w:rPr>
        <w:t xml:space="preserve"> essentially</w:t>
      </w:r>
      <w:r w:rsidR="000C3E1E">
        <w:rPr>
          <w:rFonts w:ascii="Times New Roman" w:eastAsia="Times New Roman" w:hAnsi="Times New Roman" w:cs="Times New Roman"/>
          <w:lang w:eastAsia="en-CA"/>
        </w:rPr>
        <w:t xml:space="preserve"> </w:t>
      </w:r>
      <w:r w:rsidR="0019277E">
        <w:rPr>
          <w:rFonts w:ascii="Times New Roman" w:eastAsia="Times New Roman" w:hAnsi="Times New Roman" w:cs="Times New Roman"/>
          <w:lang w:eastAsia="en-CA"/>
        </w:rPr>
        <w:t>removing</w:t>
      </w:r>
      <w:r w:rsidR="00B90480">
        <w:rPr>
          <w:rFonts w:ascii="Times New Roman" w:eastAsia="Times New Roman" w:hAnsi="Times New Roman" w:cs="Times New Roman"/>
          <w:lang w:eastAsia="en-CA"/>
        </w:rPr>
        <w:t xml:space="preserve"> the</w:t>
      </w:r>
      <w:r w:rsidR="0019277E">
        <w:rPr>
          <w:rFonts w:ascii="Times New Roman" w:eastAsia="Times New Roman" w:hAnsi="Times New Roman" w:cs="Times New Roman"/>
          <w:lang w:eastAsia="en-CA"/>
        </w:rPr>
        <w:t xml:space="preserve"> observation model and </w:t>
      </w:r>
      <w:r w:rsidR="000C3E1E">
        <w:rPr>
          <w:rFonts w:ascii="Times New Roman" w:eastAsia="Times New Roman" w:hAnsi="Times New Roman" w:cs="Times New Roman"/>
          <w:lang w:eastAsia="en-CA"/>
        </w:rPr>
        <w:t>revealing performance with respect to</w:t>
      </w:r>
      <w:r w:rsidR="00442B66">
        <w:rPr>
          <w:rFonts w:ascii="Times New Roman" w:eastAsia="Times New Roman" w:hAnsi="Times New Roman" w:cs="Times New Roman"/>
          <w:lang w:eastAsia="en-CA"/>
        </w:rPr>
        <w:t xml:space="preserve"> </w:t>
      </w:r>
      <w:r w:rsidR="000C3E1E">
        <w:rPr>
          <w:rFonts w:ascii="Times New Roman" w:eastAsia="Times New Roman" w:hAnsi="Times New Roman" w:cs="Times New Roman"/>
          <w:lang w:eastAsia="en-CA"/>
        </w:rPr>
        <w:t xml:space="preserve">operating model </w:t>
      </w:r>
      <w:r w:rsidR="00442B66">
        <w:rPr>
          <w:rFonts w:ascii="Times New Roman" w:eastAsia="Times New Roman" w:hAnsi="Times New Roman" w:cs="Times New Roman"/>
          <w:lang w:eastAsia="en-CA"/>
        </w:rPr>
        <w:t>parameters only,</w:t>
      </w:r>
      <w:r w:rsidR="000C3E1E">
        <w:rPr>
          <w:rFonts w:ascii="Times New Roman" w:eastAsia="Times New Roman" w:hAnsi="Times New Roman" w:cs="Times New Roman"/>
          <w:lang w:eastAsia="en-CA"/>
        </w:rPr>
        <w:t xml:space="preserve"> such as age</w:t>
      </w:r>
      <w:r w:rsidR="00E55249">
        <w:rPr>
          <w:rFonts w:ascii="Times New Roman" w:eastAsia="Times New Roman" w:hAnsi="Times New Roman" w:cs="Times New Roman"/>
          <w:lang w:eastAsia="en-CA"/>
        </w:rPr>
        <w:t>-at-</w:t>
      </w:r>
      <w:r w:rsidR="000C3E1E">
        <w:rPr>
          <w:rFonts w:ascii="Times New Roman" w:eastAsia="Times New Roman" w:hAnsi="Times New Roman" w:cs="Times New Roman"/>
          <w:lang w:eastAsia="en-CA"/>
        </w:rPr>
        <w:t>maturity and recruitment compensation</w:t>
      </w:r>
      <w:r w:rsidR="00943751">
        <w:rPr>
          <w:rFonts w:ascii="Times New Roman" w:eastAsia="Times New Roman" w:hAnsi="Times New Roman" w:cs="Times New Roman"/>
          <w:lang w:eastAsia="en-CA"/>
        </w:rPr>
        <w:t>, and the specific levels of process error (recruitment variance in this case)</w:t>
      </w:r>
      <w:r w:rsidR="000C3E1E">
        <w:rPr>
          <w:rFonts w:ascii="Times New Roman" w:eastAsia="Times New Roman" w:hAnsi="Times New Roman" w:cs="Times New Roman"/>
          <w:lang w:eastAsia="en-CA"/>
        </w:rPr>
        <w:t xml:space="preserve">. Data-rich simulations assume that inputs to MPs are known imperfectly but </w:t>
      </w:r>
      <w:r w:rsidR="0019277E">
        <w:rPr>
          <w:rFonts w:ascii="Times New Roman" w:eastAsia="Times New Roman" w:hAnsi="Times New Roman" w:cs="Times New Roman"/>
          <w:lang w:eastAsia="en-CA"/>
        </w:rPr>
        <w:t xml:space="preserve">may be </w:t>
      </w:r>
      <w:r w:rsidR="000C3E1E">
        <w:rPr>
          <w:rFonts w:ascii="Times New Roman" w:eastAsia="Times New Roman" w:hAnsi="Times New Roman" w:cs="Times New Roman"/>
          <w:lang w:eastAsia="en-CA"/>
        </w:rPr>
        <w:t xml:space="preserve">subject to moderate bias and imprecision. </w:t>
      </w:r>
      <w:commentRangeStart w:id="31"/>
      <w:r w:rsidR="00B90480">
        <w:rPr>
          <w:rFonts w:ascii="Times New Roman" w:eastAsia="Times New Roman" w:hAnsi="Times New Roman" w:cs="Times New Roman"/>
          <w:lang w:eastAsia="en-CA"/>
        </w:rPr>
        <w:t xml:space="preserve">For example </w:t>
      </w:r>
      <w:r w:rsidR="00864B4B">
        <w:rPr>
          <w:rFonts w:ascii="Times New Roman" w:eastAsia="Times New Roman" w:hAnsi="Times New Roman" w:cs="Times New Roman"/>
          <w:lang w:eastAsia="en-CA"/>
        </w:rPr>
        <w:t xml:space="preserve">among simulations, </w:t>
      </w:r>
      <w:r w:rsidR="00B90480">
        <w:rPr>
          <w:rFonts w:ascii="Times New Roman" w:eastAsia="Times New Roman" w:hAnsi="Times New Roman" w:cs="Times New Roman"/>
          <w:lang w:eastAsia="en-CA"/>
        </w:rPr>
        <w:t xml:space="preserve">consistent bias in annual catches is sampled from a lognormal distribution with mean 1 </w:t>
      </w:r>
      <w:commentRangeEnd w:id="31"/>
      <w:r w:rsidR="00442B66">
        <w:rPr>
          <w:rStyle w:val="CommentReference"/>
        </w:rPr>
        <w:commentReference w:id="31"/>
      </w:r>
      <w:r w:rsidR="00B90480">
        <w:rPr>
          <w:rFonts w:ascii="Times New Roman" w:eastAsia="Times New Roman" w:hAnsi="Times New Roman" w:cs="Times New Roman"/>
          <w:lang w:eastAsia="en-CA"/>
        </w:rPr>
        <w:t xml:space="preserve">and coefficient of variation </w:t>
      </w:r>
      <w:r w:rsidR="007A6BA6">
        <w:rPr>
          <w:rFonts w:ascii="Calibri" w:eastAsia="Times New Roman" w:hAnsi="Calibri" w:cs="Times New Roman"/>
          <w:i/>
          <w:lang w:eastAsia="en-CA"/>
        </w:rPr>
        <w:t>ϒ</w:t>
      </w:r>
      <w:r w:rsidR="00B90480" w:rsidRPr="00B90480">
        <w:rPr>
          <w:rFonts w:ascii="Times New Roman" w:eastAsia="Times New Roman" w:hAnsi="Times New Roman" w:cs="Times New Roman"/>
          <w:i/>
          <w:vertAlign w:val="subscript"/>
          <w:lang w:eastAsia="en-CA"/>
        </w:rPr>
        <w:t>C</w:t>
      </w:r>
      <w:r w:rsidR="00B90480">
        <w:rPr>
          <w:rFonts w:ascii="Times New Roman" w:eastAsia="Times New Roman" w:hAnsi="Times New Roman" w:cs="Times New Roman"/>
          <w:lang w:eastAsia="en-CA"/>
        </w:rPr>
        <w:t xml:space="preserve">, of 20% (Table </w:t>
      </w:r>
      <w:r w:rsidR="00576D23">
        <w:rPr>
          <w:rFonts w:ascii="Times New Roman" w:eastAsia="Times New Roman" w:hAnsi="Times New Roman" w:cs="Times New Roman"/>
          <w:lang w:eastAsia="en-CA"/>
        </w:rPr>
        <w:t>4</w:t>
      </w:r>
      <w:r w:rsidR="00B90480">
        <w:rPr>
          <w:rFonts w:ascii="Times New Roman" w:eastAsia="Times New Roman" w:hAnsi="Times New Roman" w:cs="Times New Roman"/>
          <w:lang w:eastAsia="en-CA"/>
        </w:rPr>
        <w:t>)</w:t>
      </w:r>
      <w:r w:rsidR="00032EFB">
        <w:rPr>
          <w:rFonts w:ascii="Times New Roman" w:eastAsia="Times New Roman" w:hAnsi="Times New Roman" w:cs="Times New Roman"/>
          <w:lang w:eastAsia="en-CA"/>
        </w:rPr>
        <w:t xml:space="preserve">. </w:t>
      </w:r>
      <w:r w:rsidR="00864B4B">
        <w:rPr>
          <w:rFonts w:ascii="Times New Roman" w:eastAsia="Times New Roman" w:hAnsi="Times New Roman" w:cs="Times New Roman"/>
          <w:lang w:eastAsia="en-CA"/>
        </w:rPr>
        <w:t xml:space="preserve">For example, a value of 0.82 could be drawn for the first simulation and be used as consistent downward bias for all observed catches. </w:t>
      </w:r>
      <w:r w:rsidR="00576D23">
        <w:rPr>
          <w:rFonts w:ascii="Times New Roman" w:eastAsia="Times New Roman" w:hAnsi="Times New Roman" w:cs="Times New Roman"/>
          <w:lang w:eastAsia="en-CA"/>
        </w:rPr>
        <w:t>In addition to</w:t>
      </w:r>
      <w:r w:rsidR="00032EFB">
        <w:rPr>
          <w:rFonts w:ascii="Times New Roman" w:eastAsia="Times New Roman" w:hAnsi="Times New Roman" w:cs="Times New Roman"/>
          <w:lang w:eastAsia="en-CA"/>
        </w:rPr>
        <w:t xml:space="preserve"> this bias we </w:t>
      </w:r>
      <w:r w:rsidR="00576D23">
        <w:rPr>
          <w:rFonts w:ascii="Times New Roman" w:eastAsia="Times New Roman" w:hAnsi="Times New Roman" w:cs="Times New Roman"/>
          <w:lang w:eastAsia="en-CA"/>
        </w:rPr>
        <w:t>superimpose</w:t>
      </w:r>
      <w:r w:rsidR="00032EFB">
        <w:rPr>
          <w:rFonts w:ascii="Times New Roman" w:eastAsia="Times New Roman" w:hAnsi="Times New Roman" w:cs="Times New Roman"/>
          <w:lang w:eastAsia="en-CA"/>
        </w:rPr>
        <w:t xml:space="preserve"> imprecision that is log-normal error in </w:t>
      </w:r>
      <w:r w:rsidR="00A35DE1">
        <w:rPr>
          <w:rFonts w:ascii="Times New Roman" w:eastAsia="Times New Roman" w:hAnsi="Times New Roman" w:cs="Times New Roman"/>
          <w:lang w:eastAsia="en-CA"/>
        </w:rPr>
        <w:t xml:space="preserve">annual </w:t>
      </w:r>
      <w:r w:rsidR="00032EFB">
        <w:rPr>
          <w:rFonts w:ascii="Times New Roman" w:eastAsia="Times New Roman" w:hAnsi="Times New Roman" w:cs="Times New Roman"/>
          <w:lang w:eastAsia="en-CA"/>
        </w:rPr>
        <w:t xml:space="preserve">catch observations per simulation </w:t>
      </w:r>
      <w:proofErr w:type="spellStart"/>
      <w:r w:rsidR="00032EFB" w:rsidRPr="00032EFB">
        <w:rPr>
          <w:rFonts w:ascii="Calibri" w:eastAsia="Times New Roman" w:hAnsi="Calibri" w:cs="Times New Roman"/>
          <w:i/>
          <w:lang w:eastAsia="en-CA"/>
        </w:rPr>
        <w:t>σ</w:t>
      </w:r>
      <w:r w:rsidR="00032EFB" w:rsidRPr="00032EFB">
        <w:rPr>
          <w:rFonts w:ascii="Calibri" w:eastAsia="Times New Roman" w:hAnsi="Calibri" w:cs="Times New Roman"/>
          <w:i/>
          <w:vertAlign w:val="subscript"/>
          <w:lang w:eastAsia="en-CA"/>
        </w:rPr>
        <w:t>C</w:t>
      </w:r>
      <w:proofErr w:type="spellEnd"/>
      <w:r w:rsidR="00576D23">
        <w:rPr>
          <w:rFonts w:ascii="Times New Roman" w:eastAsia="Times New Roman" w:hAnsi="Times New Roman" w:cs="Times New Roman"/>
          <w:lang w:eastAsia="en-CA"/>
        </w:rPr>
        <w:t>, allowing us to</w:t>
      </w:r>
      <w:r w:rsidR="00032EFB">
        <w:rPr>
          <w:rFonts w:ascii="Times New Roman" w:eastAsia="Times New Roman" w:hAnsi="Times New Roman" w:cs="Times New Roman"/>
          <w:lang w:eastAsia="en-CA"/>
        </w:rPr>
        <w:t xml:space="preserve"> separate the effect on performance of bias and imprecision in inputs. </w:t>
      </w:r>
      <w:r w:rsidR="00E55249">
        <w:rPr>
          <w:rFonts w:ascii="Times New Roman" w:eastAsia="Times New Roman" w:hAnsi="Times New Roman" w:cs="Times New Roman"/>
          <w:lang w:eastAsia="en-CA"/>
        </w:rPr>
        <w:t xml:space="preserve">Data-limited simulations </w:t>
      </w:r>
      <w:r w:rsidR="00576D23">
        <w:rPr>
          <w:rFonts w:ascii="Times New Roman" w:eastAsia="Times New Roman" w:hAnsi="Times New Roman" w:cs="Times New Roman"/>
          <w:lang w:eastAsia="en-CA"/>
        </w:rPr>
        <w:t>include</w:t>
      </w:r>
      <w:r w:rsidR="00E55249">
        <w:rPr>
          <w:rFonts w:ascii="Times New Roman" w:eastAsia="Times New Roman" w:hAnsi="Times New Roman" w:cs="Times New Roman"/>
          <w:lang w:eastAsia="en-CA"/>
        </w:rPr>
        <w:t xml:space="preserve"> higher levels of bias and imprecision </w:t>
      </w:r>
      <w:r w:rsidR="00576D23">
        <w:rPr>
          <w:rFonts w:ascii="Times New Roman" w:eastAsia="Times New Roman" w:hAnsi="Times New Roman" w:cs="Times New Roman"/>
          <w:lang w:eastAsia="en-CA"/>
        </w:rPr>
        <w:t>in</w:t>
      </w:r>
      <w:r w:rsidR="00E55249">
        <w:rPr>
          <w:rFonts w:ascii="Times New Roman" w:eastAsia="Times New Roman" w:hAnsi="Times New Roman" w:cs="Times New Roman"/>
          <w:lang w:eastAsia="en-CA"/>
        </w:rPr>
        <w:t xml:space="preserve"> the inputs to the MPs in an attempt to simulate the </w:t>
      </w:r>
      <w:r w:rsidR="00576D23">
        <w:rPr>
          <w:rFonts w:ascii="Times New Roman" w:eastAsia="Times New Roman" w:hAnsi="Times New Roman" w:cs="Times New Roman"/>
          <w:lang w:eastAsia="en-CA"/>
        </w:rPr>
        <w:t xml:space="preserve">poorer </w:t>
      </w:r>
      <w:r w:rsidR="00E55249">
        <w:rPr>
          <w:rFonts w:ascii="Times New Roman" w:eastAsia="Times New Roman" w:hAnsi="Times New Roman" w:cs="Times New Roman"/>
          <w:lang w:eastAsia="en-CA"/>
        </w:rPr>
        <w:t xml:space="preserve">quality of data that are typical </w:t>
      </w:r>
      <w:r w:rsidR="0019277E">
        <w:rPr>
          <w:rFonts w:ascii="Times New Roman" w:eastAsia="Times New Roman" w:hAnsi="Times New Roman" w:cs="Times New Roman"/>
          <w:lang w:eastAsia="en-CA"/>
        </w:rPr>
        <w:t xml:space="preserve">in a </w:t>
      </w:r>
      <w:r w:rsidR="00E55249">
        <w:rPr>
          <w:rFonts w:ascii="Times New Roman" w:eastAsia="Times New Roman" w:hAnsi="Times New Roman" w:cs="Times New Roman"/>
          <w:lang w:eastAsia="en-CA"/>
        </w:rPr>
        <w:t xml:space="preserve">data-limited </w:t>
      </w:r>
      <w:r w:rsidR="00576D23">
        <w:rPr>
          <w:rFonts w:ascii="Times New Roman" w:eastAsia="Times New Roman" w:hAnsi="Times New Roman" w:cs="Times New Roman"/>
          <w:lang w:eastAsia="en-CA"/>
        </w:rPr>
        <w:t>s</w:t>
      </w:r>
      <w:r w:rsidR="00E55249">
        <w:rPr>
          <w:rFonts w:ascii="Times New Roman" w:eastAsia="Times New Roman" w:hAnsi="Times New Roman" w:cs="Times New Roman"/>
          <w:lang w:eastAsia="en-CA"/>
        </w:rPr>
        <w:t xml:space="preserve">etting. </w:t>
      </w:r>
    </w:p>
    <w:p w:rsidR="00FB21DD" w:rsidRDefault="00FB21DD" w:rsidP="00916ED8">
      <w:pPr>
        <w:spacing w:after="0" w:line="480" w:lineRule="auto"/>
        <w:rPr>
          <w:rFonts w:ascii="Times New Roman" w:hAnsi="Times New Roman" w:cs="Times New Roman"/>
          <w:b/>
        </w:rPr>
      </w:pPr>
    </w:p>
    <w:p w:rsidR="005F4142" w:rsidRPr="005E0B71" w:rsidRDefault="005F4142" w:rsidP="005F4142">
      <w:pPr>
        <w:spacing w:after="0" w:line="480" w:lineRule="auto"/>
        <w:rPr>
          <w:rFonts w:ascii="Times New Roman" w:hAnsi="Times New Roman" w:cs="Times New Roman"/>
        </w:rPr>
      </w:pPr>
      <w:r w:rsidRPr="005E0B71">
        <w:rPr>
          <w:rFonts w:ascii="Times New Roman" w:hAnsi="Times New Roman" w:cs="Times New Roman"/>
        </w:rPr>
        <w:t xml:space="preserve">Simulation testing was carried out </w:t>
      </w:r>
      <w:r>
        <w:rPr>
          <w:rFonts w:ascii="Times New Roman" w:hAnsi="Times New Roman" w:cs="Times New Roman"/>
        </w:rPr>
        <w:t xml:space="preserve">in the R statistical environment (R Core Team 2014) </w:t>
      </w:r>
      <w:r w:rsidRPr="005E0B71">
        <w:rPr>
          <w:rFonts w:ascii="Times New Roman" w:hAnsi="Times New Roman" w:cs="Times New Roman"/>
        </w:rPr>
        <w:t xml:space="preserve">using the </w:t>
      </w:r>
      <w:r>
        <w:rPr>
          <w:rFonts w:ascii="Times New Roman" w:hAnsi="Times New Roman" w:cs="Times New Roman"/>
        </w:rPr>
        <w:t>R-</w:t>
      </w:r>
      <w:r w:rsidR="0019277E">
        <w:rPr>
          <w:rFonts w:ascii="Times New Roman" w:hAnsi="Times New Roman" w:cs="Times New Roman"/>
        </w:rPr>
        <w:t>p</w:t>
      </w:r>
      <w:r>
        <w:rPr>
          <w:rFonts w:ascii="Times New Roman" w:hAnsi="Times New Roman" w:cs="Times New Roman"/>
        </w:rPr>
        <w:t>ackage Data-Limited Methods toolkit (</w:t>
      </w:r>
      <w:proofErr w:type="spellStart"/>
      <w:r>
        <w:rPr>
          <w:rFonts w:ascii="Times New Roman" w:hAnsi="Times New Roman" w:cs="Times New Roman"/>
        </w:rPr>
        <w:t>DLMtool</w:t>
      </w:r>
      <w:proofErr w:type="spellEnd"/>
      <w:r>
        <w:rPr>
          <w:rFonts w:ascii="Times New Roman" w:hAnsi="Times New Roman" w:cs="Times New Roman"/>
        </w:rPr>
        <w:t xml:space="preserve"> 2014</w:t>
      </w:r>
      <w:r w:rsidR="003D5077">
        <w:rPr>
          <w:rFonts w:ascii="Times New Roman" w:hAnsi="Times New Roman" w:cs="Times New Roman"/>
        </w:rPr>
        <w:t>, v1.35</w:t>
      </w:r>
      <w:r w:rsidRPr="005E0B71">
        <w:rPr>
          <w:rFonts w:ascii="Times New Roman" w:hAnsi="Times New Roman" w:cs="Times New Roman"/>
        </w:rPr>
        <w:t>)</w:t>
      </w:r>
      <w:r>
        <w:rPr>
          <w:rFonts w:ascii="Times New Roman" w:hAnsi="Times New Roman" w:cs="Times New Roman"/>
        </w:rPr>
        <w:t>.</w:t>
      </w:r>
      <w:r w:rsidRPr="005E0B71">
        <w:rPr>
          <w:rFonts w:ascii="Times New Roman" w:hAnsi="Times New Roman" w:cs="Times New Roman"/>
        </w:rPr>
        <w:t xml:space="preserve"> The</w:t>
      </w:r>
      <w:r>
        <w:rPr>
          <w:rFonts w:ascii="Times New Roman" w:hAnsi="Times New Roman" w:cs="Times New Roman"/>
        </w:rPr>
        <w:t xml:space="preserve"> </w:t>
      </w:r>
      <w:r w:rsidRPr="005E0B71">
        <w:rPr>
          <w:rFonts w:ascii="Times New Roman" w:hAnsi="Times New Roman" w:cs="Times New Roman"/>
        </w:rPr>
        <w:t>package</w:t>
      </w:r>
      <w:r>
        <w:rPr>
          <w:rFonts w:ascii="Times New Roman" w:hAnsi="Times New Roman" w:cs="Times New Roman"/>
        </w:rPr>
        <w:t xml:space="preserve"> is freely available and </w:t>
      </w:r>
      <w:r w:rsidRPr="005E0B71">
        <w:rPr>
          <w:rFonts w:ascii="Times New Roman" w:hAnsi="Times New Roman" w:cs="Times New Roman"/>
        </w:rPr>
        <w:t>includes all of the operating models and management proc</w:t>
      </w:r>
      <w:r w:rsidR="003F4C70">
        <w:rPr>
          <w:rFonts w:ascii="Times New Roman" w:hAnsi="Times New Roman" w:cs="Times New Roman"/>
        </w:rPr>
        <w:t>edures evaluated in this paper (</w:t>
      </w:r>
      <w:r w:rsidR="00F859B9">
        <w:rPr>
          <w:rFonts w:ascii="Times New Roman" w:hAnsi="Times New Roman" w:cs="Times New Roman"/>
        </w:rPr>
        <w:t>c</w:t>
      </w:r>
      <w:r w:rsidRPr="005E0B71">
        <w:rPr>
          <w:rFonts w:ascii="Times New Roman" w:hAnsi="Times New Roman" w:cs="Times New Roman"/>
        </w:rPr>
        <w:t xml:space="preserve">omputer code for </w:t>
      </w:r>
      <w:r>
        <w:rPr>
          <w:rFonts w:ascii="Times New Roman" w:hAnsi="Times New Roman" w:cs="Times New Roman"/>
        </w:rPr>
        <w:t xml:space="preserve">reproducing </w:t>
      </w:r>
      <w:r w:rsidR="0019277E">
        <w:rPr>
          <w:rFonts w:ascii="Times New Roman" w:hAnsi="Times New Roman" w:cs="Times New Roman"/>
        </w:rPr>
        <w:t>our</w:t>
      </w:r>
      <w:r>
        <w:rPr>
          <w:rFonts w:ascii="Times New Roman" w:hAnsi="Times New Roman" w:cs="Times New Roman"/>
        </w:rPr>
        <w:t xml:space="preserve"> results are a</w:t>
      </w:r>
      <w:r w:rsidRPr="005E0B71">
        <w:rPr>
          <w:rFonts w:ascii="Times New Roman" w:hAnsi="Times New Roman" w:cs="Times New Roman"/>
        </w:rPr>
        <w:t xml:space="preserve">vailable </w:t>
      </w:r>
      <w:r>
        <w:rPr>
          <w:rFonts w:ascii="Times New Roman" w:hAnsi="Times New Roman" w:cs="Times New Roman"/>
        </w:rPr>
        <w:t xml:space="preserve">online </w:t>
      </w:r>
      <w:r w:rsidRPr="00EA2111">
        <w:rPr>
          <w:rFonts w:ascii="Times New Roman" w:hAnsi="Times New Roman" w:cs="Times New Roman"/>
        </w:rPr>
        <w:t xml:space="preserve">at </w:t>
      </w:r>
      <w:r w:rsidR="00F859B9" w:rsidRPr="00F859B9">
        <w:rPr>
          <w:rFonts w:ascii="Times New Roman" w:hAnsi="Times New Roman" w:cs="Times New Roman"/>
        </w:rPr>
        <w:t>https://github.com/tcarruth/Carruthers-et-al-2014-MP-MSE</w:t>
      </w:r>
      <w:r w:rsidR="00F859B9">
        <w:rPr>
          <w:rFonts w:ascii="Times New Roman" w:hAnsi="Times New Roman" w:cs="Times New Roman"/>
        </w:rPr>
        <w:t>)</w:t>
      </w:r>
      <w:r w:rsidRPr="00EA2111">
        <w:rPr>
          <w:rFonts w:ascii="Times New Roman" w:hAnsi="Times New Roman" w:cs="Times New Roman"/>
        </w:rPr>
        <w:t>.</w:t>
      </w:r>
      <w:r w:rsidRPr="005E0B71">
        <w:rPr>
          <w:rFonts w:ascii="Times New Roman" w:hAnsi="Times New Roman" w:cs="Times New Roman"/>
        </w:rPr>
        <w:t xml:space="preserve"> </w:t>
      </w:r>
    </w:p>
    <w:p w:rsidR="005F4142" w:rsidRPr="005E0B71" w:rsidRDefault="005F4142" w:rsidP="00916ED8">
      <w:pPr>
        <w:spacing w:after="0" w:line="480" w:lineRule="auto"/>
        <w:rPr>
          <w:rFonts w:ascii="Times New Roman" w:hAnsi="Times New Roman" w:cs="Times New Roman"/>
          <w:b/>
        </w:rPr>
      </w:pPr>
    </w:p>
    <w:p w:rsidR="00A842BB" w:rsidRPr="005E0B71" w:rsidRDefault="00B90480" w:rsidP="00916ED8">
      <w:pPr>
        <w:spacing w:after="0" w:line="480" w:lineRule="auto"/>
        <w:rPr>
          <w:rFonts w:ascii="Times New Roman" w:hAnsi="Times New Roman" w:cs="Times New Roman"/>
          <w:b/>
        </w:rPr>
      </w:pPr>
      <w:r>
        <w:rPr>
          <w:rFonts w:ascii="Times New Roman" w:hAnsi="Times New Roman" w:cs="Times New Roman"/>
          <w:b/>
        </w:rPr>
        <w:t>2.5</w:t>
      </w:r>
      <w:r w:rsidR="00843A53">
        <w:rPr>
          <w:rFonts w:ascii="Times New Roman" w:hAnsi="Times New Roman" w:cs="Times New Roman"/>
          <w:b/>
        </w:rPr>
        <w:t>.</w:t>
      </w:r>
      <w:r>
        <w:rPr>
          <w:rFonts w:ascii="Times New Roman" w:hAnsi="Times New Roman" w:cs="Times New Roman"/>
          <w:b/>
        </w:rPr>
        <w:t xml:space="preserve"> </w:t>
      </w:r>
      <w:r w:rsidR="00FB21DD" w:rsidRPr="005E0B71">
        <w:rPr>
          <w:rFonts w:ascii="Times New Roman" w:hAnsi="Times New Roman" w:cs="Times New Roman"/>
          <w:b/>
        </w:rPr>
        <w:t>Performance criteria</w:t>
      </w:r>
    </w:p>
    <w:p w:rsidR="008025F4" w:rsidRDefault="00D8135B" w:rsidP="00916ED8">
      <w:pPr>
        <w:spacing w:after="0" w:line="480" w:lineRule="auto"/>
        <w:rPr>
          <w:rFonts w:ascii="Times New Roman" w:hAnsi="Times New Roman" w:cs="Times New Roman"/>
        </w:rPr>
      </w:pPr>
      <w:r>
        <w:rPr>
          <w:rFonts w:ascii="Times New Roman" w:hAnsi="Times New Roman" w:cs="Times New Roman"/>
        </w:rPr>
        <w:t>Performance was summarized in regard to four performance metrics</w:t>
      </w:r>
      <w:r w:rsidR="008025F4">
        <w:rPr>
          <w:rFonts w:ascii="Times New Roman" w:hAnsi="Times New Roman" w:cs="Times New Roman"/>
        </w:rPr>
        <w:t xml:space="preserve">: long-term </w:t>
      </w:r>
      <w:r w:rsidR="0019277E">
        <w:rPr>
          <w:rFonts w:ascii="Times New Roman" w:hAnsi="Times New Roman" w:cs="Times New Roman"/>
        </w:rPr>
        <w:t>E</w:t>
      </w:r>
      <w:r w:rsidR="00846295">
        <w:rPr>
          <w:rFonts w:ascii="Times New Roman" w:hAnsi="Times New Roman" w:cs="Times New Roman"/>
        </w:rPr>
        <w:t xml:space="preserve">xpected </w:t>
      </w:r>
      <w:r w:rsidR="0019277E">
        <w:rPr>
          <w:rFonts w:ascii="Times New Roman" w:hAnsi="Times New Roman" w:cs="Times New Roman"/>
        </w:rPr>
        <w:t>Y</w:t>
      </w:r>
      <w:r w:rsidR="008025F4">
        <w:rPr>
          <w:rFonts w:ascii="Times New Roman" w:hAnsi="Times New Roman" w:cs="Times New Roman"/>
        </w:rPr>
        <w:t>ield</w:t>
      </w:r>
      <w:r w:rsidR="00846295">
        <w:rPr>
          <w:rFonts w:ascii="Times New Roman" w:hAnsi="Times New Roman" w:cs="Times New Roman"/>
        </w:rPr>
        <w:t xml:space="preserve"> (EY)</w:t>
      </w:r>
      <w:r w:rsidR="0019277E">
        <w:rPr>
          <w:rFonts w:ascii="Times New Roman" w:hAnsi="Times New Roman" w:cs="Times New Roman"/>
        </w:rPr>
        <w:t>, probability of achieving Pretty Good Y</w:t>
      </w:r>
      <w:r w:rsidR="008025F4">
        <w:rPr>
          <w:rFonts w:ascii="Times New Roman" w:hAnsi="Times New Roman" w:cs="Times New Roman"/>
        </w:rPr>
        <w:t>ield</w:t>
      </w:r>
      <w:r w:rsidR="0019277E">
        <w:rPr>
          <w:rFonts w:ascii="Times New Roman" w:hAnsi="Times New Roman" w:cs="Times New Roman"/>
        </w:rPr>
        <w:t xml:space="preserve"> (PGY</w:t>
      </w:r>
      <w:r w:rsidR="00C67699">
        <w:rPr>
          <w:rFonts w:ascii="Times New Roman" w:hAnsi="Times New Roman" w:cs="Times New Roman"/>
        </w:rPr>
        <w:t xml:space="preserve">), </w:t>
      </w:r>
      <w:r w:rsidR="00CB2A9F">
        <w:rPr>
          <w:rFonts w:ascii="Times New Roman" w:hAnsi="Times New Roman" w:cs="Times New Roman"/>
        </w:rPr>
        <w:t>average annual</w:t>
      </w:r>
      <w:r w:rsidR="00C67699">
        <w:rPr>
          <w:rFonts w:ascii="Times New Roman" w:hAnsi="Times New Roman" w:cs="Times New Roman"/>
        </w:rPr>
        <w:t xml:space="preserve"> Variability in Yield (VY) </w:t>
      </w:r>
      <w:r w:rsidR="008025F4">
        <w:rPr>
          <w:rFonts w:ascii="Times New Roman" w:hAnsi="Times New Roman" w:cs="Times New Roman"/>
        </w:rPr>
        <w:t xml:space="preserve">and the </w:t>
      </w:r>
      <w:r w:rsidR="0019277E">
        <w:rPr>
          <w:rFonts w:ascii="Times New Roman" w:hAnsi="Times New Roman" w:cs="Times New Roman"/>
        </w:rPr>
        <w:t>P</w:t>
      </w:r>
      <w:r w:rsidR="008025F4">
        <w:rPr>
          <w:rFonts w:ascii="Times New Roman" w:hAnsi="Times New Roman" w:cs="Times New Roman"/>
        </w:rPr>
        <w:t xml:space="preserve">robability of </w:t>
      </w:r>
      <w:r w:rsidR="0019277E">
        <w:rPr>
          <w:rFonts w:ascii="Times New Roman" w:hAnsi="Times New Roman" w:cs="Times New Roman"/>
        </w:rPr>
        <w:t>Severe D</w:t>
      </w:r>
      <w:r w:rsidR="00846295">
        <w:rPr>
          <w:rFonts w:ascii="Times New Roman" w:hAnsi="Times New Roman" w:cs="Times New Roman"/>
        </w:rPr>
        <w:t>epletion (PSD) (the de</w:t>
      </w:r>
      <w:r w:rsidR="00056180">
        <w:rPr>
          <w:rFonts w:ascii="Times New Roman" w:hAnsi="Times New Roman" w:cs="Times New Roman"/>
        </w:rPr>
        <w:t>fini</w:t>
      </w:r>
      <w:r w:rsidR="00846295">
        <w:rPr>
          <w:rFonts w:ascii="Times New Roman" w:hAnsi="Times New Roman" w:cs="Times New Roman"/>
        </w:rPr>
        <w:t xml:space="preserve">tion of the performance metrics is </w:t>
      </w:r>
      <w:r w:rsidR="00056180">
        <w:rPr>
          <w:rFonts w:ascii="Times New Roman" w:hAnsi="Times New Roman" w:cs="Times New Roman"/>
        </w:rPr>
        <w:t>given</w:t>
      </w:r>
      <w:r w:rsidR="00846295">
        <w:rPr>
          <w:rFonts w:ascii="Times New Roman" w:hAnsi="Times New Roman" w:cs="Times New Roman"/>
        </w:rPr>
        <w:t xml:space="preserve"> in Table 5)</w:t>
      </w:r>
      <w:r w:rsidR="008025F4">
        <w:rPr>
          <w:rFonts w:ascii="Times New Roman" w:hAnsi="Times New Roman" w:cs="Times New Roman"/>
        </w:rPr>
        <w:t xml:space="preserve">. </w:t>
      </w:r>
    </w:p>
    <w:p w:rsidR="008025F4" w:rsidRDefault="008025F4" w:rsidP="00916ED8">
      <w:pPr>
        <w:spacing w:after="0" w:line="480" w:lineRule="auto"/>
        <w:rPr>
          <w:rFonts w:ascii="Times New Roman" w:hAnsi="Times New Roman" w:cs="Times New Roman"/>
        </w:rPr>
      </w:pPr>
    </w:p>
    <w:p w:rsidR="00846295" w:rsidRDefault="008025F4" w:rsidP="00916ED8">
      <w:pPr>
        <w:spacing w:after="0" w:line="480" w:lineRule="auto"/>
        <w:rPr>
          <w:rFonts w:ascii="Times New Roman" w:hAnsi="Times New Roman" w:cs="Times New Roman"/>
        </w:rPr>
      </w:pPr>
      <w:r>
        <w:rPr>
          <w:rFonts w:ascii="Times New Roman" w:hAnsi="Times New Roman" w:cs="Times New Roman"/>
        </w:rPr>
        <w:t xml:space="preserve">It is possible for an MP </w:t>
      </w:r>
      <w:r w:rsidRPr="008025F4">
        <w:rPr>
          <w:rFonts w:ascii="Times New Roman" w:hAnsi="Times New Roman" w:cs="Times New Roman"/>
        </w:rPr>
        <w:t>to obtain relatively high total yields</w:t>
      </w:r>
      <w:r w:rsidR="00023C3F">
        <w:rPr>
          <w:rFonts w:ascii="Times New Roman" w:hAnsi="Times New Roman" w:cs="Times New Roman"/>
        </w:rPr>
        <w:t xml:space="preserve"> in an unsustainable way</w:t>
      </w:r>
      <w:r w:rsidRPr="008025F4">
        <w:rPr>
          <w:rFonts w:ascii="Times New Roman" w:hAnsi="Times New Roman" w:cs="Times New Roman"/>
        </w:rPr>
        <w:t xml:space="preserve"> </w:t>
      </w:r>
      <w:r>
        <w:rPr>
          <w:rFonts w:ascii="Times New Roman" w:hAnsi="Times New Roman" w:cs="Times New Roman"/>
        </w:rPr>
        <w:t>by chronically depleting the stock</w:t>
      </w:r>
      <w:r w:rsidR="00C02430">
        <w:rPr>
          <w:rFonts w:ascii="Times New Roman" w:hAnsi="Times New Roman" w:cs="Times New Roman"/>
        </w:rPr>
        <w:t xml:space="preserve"> (a mining strategy)</w:t>
      </w:r>
      <w:r>
        <w:rPr>
          <w:rFonts w:ascii="Times New Roman" w:hAnsi="Times New Roman" w:cs="Times New Roman"/>
        </w:rPr>
        <w:t xml:space="preserve">. </w:t>
      </w:r>
      <w:commentRangeStart w:id="32"/>
      <w:r w:rsidR="00023C3F">
        <w:rPr>
          <w:rFonts w:ascii="Times New Roman" w:hAnsi="Times New Roman" w:cs="Times New Roman"/>
        </w:rPr>
        <w:t>We therefore focused on yields over</w:t>
      </w:r>
      <w:r>
        <w:rPr>
          <w:rFonts w:ascii="Times New Roman" w:hAnsi="Times New Roman" w:cs="Times New Roman"/>
        </w:rPr>
        <w:t xml:space="preserve"> </w:t>
      </w:r>
      <w:r w:rsidR="00023C3F">
        <w:rPr>
          <w:rFonts w:ascii="Times New Roman" w:hAnsi="Times New Roman" w:cs="Times New Roman"/>
        </w:rPr>
        <w:t xml:space="preserve">the </w:t>
      </w:r>
      <w:r>
        <w:rPr>
          <w:rFonts w:ascii="Times New Roman" w:hAnsi="Times New Roman" w:cs="Times New Roman"/>
        </w:rPr>
        <w:t>final five years of each projection</w:t>
      </w:r>
      <w:r w:rsidR="00C02430">
        <w:rPr>
          <w:rFonts w:ascii="Times New Roman" w:hAnsi="Times New Roman" w:cs="Times New Roman"/>
        </w:rPr>
        <w:t>, which are generally low in situations where the MP has mined the stock</w:t>
      </w:r>
      <w:r>
        <w:rPr>
          <w:rFonts w:ascii="Times New Roman" w:hAnsi="Times New Roman" w:cs="Times New Roman"/>
        </w:rPr>
        <w:t>.</w:t>
      </w:r>
      <w:commentRangeEnd w:id="32"/>
      <w:r w:rsidR="00D4175F">
        <w:rPr>
          <w:rStyle w:val="CommentReference"/>
        </w:rPr>
        <w:commentReference w:id="32"/>
      </w:r>
      <w:r w:rsidR="00023C3F">
        <w:rPr>
          <w:rFonts w:ascii="Times New Roman" w:hAnsi="Times New Roman" w:cs="Times New Roman"/>
        </w:rPr>
        <w:t xml:space="preserve"> T</w:t>
      </w:r>
      <w:r>
        <w:rPr>
          <w:rFonts w:ascii="Times New Roman" w:hAnsi="Times New Roman" w:cs="Times New Roman"/>
        </w:rPr>
        <w:t xml:space="preserve">he absolute yield in the last five years can vary widely among projections due to differences in simulated productivity and initial </w:t>
      </w:r>
      <w:r w:rsidR="00023C3F">
        <w:rPr>
          <w:rFonts w:ascii="Times New Roman" w:hAnsi="Times New Roman" w:cs="Times New Roman"/>
        </w:rPr>
        <w:t>stock depletion</w:t>
      </w:r>
      <w:r>
        <w:rPr>
          <w:rFonts w:ascii="Times New Roman" w:hAnsi="Times New Roman" w:cs="Times New Roman"/>
        </w:rPr>
        <w:t xml:space="preserve">. To standardise </w:t>
      </w:r>
      <w:r w:rsidR="00C02430">
        <w:rPr>
          <w:rFonts w:ascii="Times New Roman" w:hAnsi="Times New Roman" w:cs="Times New Roman"/>
        </w:rPr>
        <w:t>long-term yields</w:t>
      </w:r>
      <w:r w:rsidR="00E55249">
        <w:rPr>
          <w:rFonts w:ascii="Times New Roman" w:hAnsi="Times New Roman" w:cs="Times New Roman"/>
        </w:rPr>
        <w:t xml:space="preserve"> on a simulation-by-</w:t>
      </w:r>
      <w:r>
        <w:rPr>
          <w:rFonts w:ascii="Times New Roman" w:hAnsi="Times New Roman" w:cs="Times New Roman"/>
        </w:rPr>
        <w:t xml:space="preserve">simulation basis we used numerical optimization to find the fixed fishing mortality rate strategy </w:t>
      </w:r>
      <w:r w:rsidR="00C02430">
        <w:rPr>
          <w:rFonts w:ascii="Times New Roman" w:hAnsi="Times New Roman" w:cs="Times New Roman"/>
        </w:rPr>
        <w:t>(</w:t>
      </w:r>
      <w:proofErr w:type="spellStart"/>
      <w:r w:rsidR="00C02430" w:rsidRPr="00C02430">
        <w:rPr>
          <w:rFonts w:ascii="Times New Roman" w:hAnsi="Times New Roman" w:cs="Times New Roman"/>
          <w:i/>
        </w:rPr>
        <w:t>F</w:t>
      </w:r>
      <w:r w:rsidR="00C02430" w:rsidRPr="00C02430">
        <w:rPr>
          <w:rFonts w:ascii="Times New Roman" w:hAnsi="Times New Roman" w:cs="Times New Roman"/>
          <w:i/>
          <w:vertAlign w:val="subscript"/>
        </w:rPr>
        <w:t>opt</w:t>
      </w:r>
      <w:proofErr w:type="spellEnd"/>
      <w:r w:rsidR="00C02430">
        <w:rPr>
          <w:rFonts w:ascii="Times New Roman" w:hAnsi="Times New Roman" w:cs="Times New Roman"/>
        </w:rPr>
        <w:t xml:space="preserve">) </w:t>
      </w:r>
      <w:r w:rsidR="00E55249">
        <w:rPr>
          <w:rFonts w:ascii="Times New Roman" w:hAnsi="Times New Roman" w:cs="Times New Roman"/>
        </w:rPr>
        <w:t>that led</w:t>
      </w:r>
      <w:r>
        <w:rPr>
          <w:rFonts w:ascii="Times New Roman" w:hAnsi="Times New Roman" w:cs="Times New Roman"/>
        </w:rPr>
        <w:t xml:space="preserve"> to the maximum yield over the last five </w:t>
      </w:r>
      <w:r w:rsidR="00023C3F">
        <w:rPr>
          <w:rFonts w:ascii="Times New Roman" w:hAnsi="Times New Roman" w:cs="Times New Roman"/>
        </w:rPr>
        <w:t xml:space="preserve">projected </w:t>
      </w:r>
      <w:r>
        <w:rPr>
          <w:rFonts w:ascii="Times New Roman" w:hAnsi="Times New Roman" w:cs="Times New Roman"/>
        </w:rPr>
        <w:t>years</w:t>
      </w:r>
      <w:r w:rsidR="00023C3F">
        <w:rPr>
          <w:rFonts w:ascii="Times New Roman" w:hAnsi="Times New Roman" w:cs="Times New Roman"/>
        </w:rPr>
        <w:t xml:space="preserve"> given perfect information about future recruitment</w:t>
      </w:r>
      <w:r>
        <w:rPr>
          <w:rFonts w:ascii="Times New Roman" w:hAnsi="Times New Roman" w:cs="Times New Roman"/>
        </w:rPr>
        <w:t>. For each simulation we then divided the</w:t>
      </w:r>
      <w:r w:rsidR="00C02430">
        <w:rPr>
          <w:rFonts w:ascii="Times New Roman" w:hAnsi="Times New Roman" w:cs="Times New Roman"/>
        </w:rPr>
        <w:t xml:space="preserve"> absolute</w:t>
      </w:r>
      <w:r>
        <w:rPr>
          <w:rFonts w:ascii="Times New Roman" w:hAnsi="Times New Roman" w:cs="Times New Roman"/>
        </w:rPr>
        <w:t xml:space="preserve"> yields</w:t>
      </w:r>
      <w:r w:rsidR="00E55249">
        <w:rPr>
          <w:rFonts w:ascii="Times New Roman" w:hAnsi="Times New Roman" w:cs="Times New Roman"/>
        </w:rPr>
        <w:t xml:space="preserve"> of the MPs</w:t>
      </w:r>
      <w:r>
        <w:rPr>
          <w:rFonts w:ascii="Times New Roman" w:hAnsi="Times New Roman" w:cs="Times New Roman"/>
        </w:rPr>
        <w:t xml:space="preserve"> by this ‘upper bound’ reference yield</w:t>
      </w:r>
      <w:r w:rsidR="00673B10">
        <w:rPr>
          <w:rFonts w:ascii="Times New Roman" w:hAnsi="Times New Roman" w:cs="Times New Roman"/>
        </w:rPr>
        <w:t xml:space="preserve"> to obtain long-term relative </w:t>
      </w:r>
      <w:r w:rsidR="00023C3F">
        <w:rPr>
          <w:rFonts w:ascii="Times New Roman" w:hAnsi="Times New Roman" w:cs="Times New Roman"/>
        </w:rPr>
        <w:t xml:space="preserve">yield </w:t>
      </w:r>
      <w:r w:rsidR="00023C3F" w:rsidRPr="001910BD">
        <w:rPr>
          <w:rFonts w:ascii="Times New Roman" w:hAnsi="Times New Roman" w:cs="Times New Roman"/>
        </w:rPr>
        <w:t>Y</w:t>
      </w:r>
      <w:r w:rsidR="00023C3F">
        <w:rPr>
          <w:rFonts w:ascii="Times New Roman" w:hAnsi="Times New Roman" w:cs="Times New Roman"/>
        </w:rPr>
        <w:t xml:space="preserve"> (Table 5). We de</w:t>
      </w:r>
      <w:ins w:id="33" w:author="Doug Butterworth" w:date="2014-12-29T23:45:00Z">
        <w:r w:rsidR="00056180">
          <w:rPr>
            <w:rFonts w:ascii="Times New Roman" w:hAnsi="Times New Roman" w:cs="Times New Roman"/>
          </w:rPr>
          <w:t>fin</w:t>
        </w:r>
      </w:ins>
      <w:del w:id="34" w:author="Doug Butterworth" w:date="2014-12-29T23:45:00Z">
        <w:r w:rsidR="00023C3F" w:rsidDel="00056180">
          <w:rPr>
            <w:rFonts w:ascii="Times New Roman" w:hAnsi="Times New Roman" w:cs="Times New Roman"/>
          </w:rPr>
          <w:delText>riv</w:delText>
        </w:r>
      </w:del>
      <w:r w:rsidR="00023C3F">
        <w:rPr>
          <w:rFonts w:ascii="Times New Roman" w:hAnsi="Times New Roman" w:cs="Times New Roman"/>
        </w:rPr>
        <w:t xml:space="preserve">e </w:t>
      </w:r>
      <w:r w:rsidR="00846295">
        <w:rPr>
          <w:rFonts w:ascii="Times New Roman" w:hAnsi="Times New Roman" w:cs="Times New Roman"/>
        </w:rPr>
        <w:t>two</w:t>
      </w:r>
      <w:r w:rsidR="00023C3F">
        <w:rPr>
          <w:rFonts w:ascii="Times New Roman" w:hAnsi="Times New Roman" w:cs="Times New Roman"/>
        </w:rPr>
        <w:t xml:space="preserve"> related quantities: EY</w:t>
      </w:r>
      <w:r w:rsidR="0019277E">
        <w:rPr>
          <w:rFonts w:ascii="Times New Roman" w:hAnsi="Times New Roman" w:cs="Times New Roman"/>
        </w:rPr>
        <w:t xml:space="preserve"> and </w:t>
      </w:r>
      <w:r w:rsidR="00023C3F">
        <w:rPr>
          <w:rFonts w:ascii="Times New Roman" w:hAnsi="Times New Roman" w:cs="Times New Roman"/>
        </w:rPr>
        <w:t>PGY</w:t>
      </w:r>
      <w:r w:rsidR="00846295">
        <w:rPr>
          <w:rFonts w:ascii="Times New Roman" w:hAnsi="Times New Roman" w:cs="Times New Roman"/>
        </w:rPr>
        <w:t xml:space="preserve">. </w:t>
      </w:r>
      <w:r w:rsidR="0025694E">
        <w:rPr>
          <w:rFonts w:ascii="Times New Roman" w:hAnsi="Times New Roman" w:cs="Times New Roman"/>
        </w:rPr>
        <w:t xml:space="preserve"> </w:t>
      </w:r>
      <w:r w:rsidR="00846295">
        <w:rPr>
          <w:rFonts w:ascii="Times New Roman" w:hAnsi="Times New Roman" w:cs="Times New Roman"/>
        </w:rPr>
        <w:t xml:space="preserve">EY is </w:t>
      </w:r>
      <w:r w:rsidR="00023C3F">
        <w:rPr>
          <w:rFonts w:ascii="Times New Roman" w:hAnsi="Times New Roman" w:cs="Times New Roman"/>
        </w:rPr>
        <w:t xml:space="preserve">simply mean </w:t>
      </w:r>
      <w:r w:rsidR="00023C3F" w:rsidRPr="001910BD">
        <w:rPr>
          <w:rFonts w:ascii="Times New Roman" w:hAnsi="Times New Roman" w:cs="Times New Roman"/>
        </w:rPr>
        <w:t>Y</w:t>
      </w:r>
      <w:r w:rsidR="00023C3F">
        <w:rPr>
          <w:rFonts w:ascii="Times New Roman" w:hAnsi="Times New Roman" w:cs="Times New Roman"/>
        </w:rPr>
        <w:t xml:space="preserve"> across all simulations.</w:t>
      </w:r>
      <w:r w:rsidR="00846295">
        <w:rPr>
          <w:rFonts w:ascii="Times New Roman" w:hAnsi="Times New Roman" w:cs="Times New Roman"/>
        </w:rPr>
        <w:t xml:space="preserve"> Since EY may be high even when </w:t>
      </w:r>
      <w:r w:rsidR="001D6367" w:rsidRPr="001910BD">
        <w:rPr>
          <w:rFonts w:ascii="Times New Roman" w:hAnsi="Times New Roman" w:cs="Times New Roman"/>
        </w:rPr>
        <w:t>Y</w:t>
      </w:r>
      <w:r w:rsidR="00846295" w:rsidRPr="001910BD">
        <w:rPr>
          <w:rFonts w:ascii="Times New Roman" w:hAnsi="Times New Roman" w:cs="Times New Roman"/>
        </w:rPr>
        <w:t xml:space="preserve"> </w:t>
      </w:r>
      <w:r w:rsidR="00846295">
        <w:rPr>
          <w:rFonts w:ascii="Times New Roman" w:hAnsi="Times New Roman" w:cs="Times New Roman"/>
        </w:rPr>
        <w:t xml:space="preserve">scores </w:t>
      </w:r>
      <w:r w:rsidR="00E55249">
        <w:rPr>
          <w:rFonts w:ascii="Times New Roman" w:hAnsi="Times New Roman" w:cs="Times New Roman"/>
        </w:rPr>
        <w:t>vary widely</w:t>
      </w:r>
      <w:r w:rsidR="00846295">
        <w:rPr>
          <w:rFonts w:ascii="Times New Roman" w:hAnsi="Times New Roman" w:cs="Times New Roman"/>
        </w:rPr>
        <w:t xml:space="preserve"> among simulations</w:t>
      </w:r>
      <w:r w:rsidR="00E55249">
        <w:rPr>
          <w:rFonts w:ascii="Times New Roman" w:hAnsi="Times New Roman" w:cs="Times New Roman"/>
        </w:rPr>
        <w:t>,</w:t>
      </w:r>
      <w:r w:rsidR="00846295">
        <w:rPr>
          <w:rFonts w:ascii="Times New Roman" w:hAnsi="Times New Roman" w:cs="Times New Roman"/>
        </w:rPr>
        <w:t xml:space="preserve"> we also </w:t>
      </w:r>
      <w:r w:rsidR="0069545C">
        <w:rPr>
          <w:rFonts w:ascii="Times New Roman" w:hAnsi="Times New Roman" w:cs="Times New Roman"/>
        </w:rPr>
        <w:t>calculate</w:t>
      </w:r>
      <w:r w:rsidR="00846295">
        <w:rPr>
          <w:rFonts w:ascii="Times New Roman" w:hAnsi="Times New Roman" w:cs="Times New Roman"/>
        </w:rPr>
        <w:t xml:space="preserve"> the metric</w:t>
      </w:r>
      <w:r w:rsidR="00023C3F">
        <w:rPr>
          <w:rFonts w:ascii="Times New Roman" w:hAnsi="Times New Roman" w:cs="Times New Roman"/>
        </w:rPr>
        <w:t xml:space="preserve"> PGY </w:t>
      </w:r>
      <w:r w:rsidR="00846295">
        <w:rPr>
          <w:rFonts w:ascii="Times New Roman" w:hAnsi="Times New Roman" w:cs="Times New Roman"/>
        </w:rPr>
        <w:t xml:space="preserve">which </w:t>
      </w:r>
      <w:r w:rsidR="00023C3F">
        <w:rPr>
          <w:rFonts w:ascii="Times New Roman" w:hAnsi="Times New Roman" w:cs="Times New Roman"/>
        </w:rPr>
        <w:t xml:space="preserve">is the fraction of </w:t>
      </w:r>
      <w:r w:rsidR="00846295" w:rsidRPr="001910BD">
        <w:rPr>
          <w:rFonts w:ascii="Times New Roman" w:hAnsi="Times New Roman" w:cs="Times New Roman"/>
        </w:rPr>
        <w:t>Y</w:t>
      </w:r>
      <w:r w:rsidR="00023C3F">
        <w:rPr>
          <w:rFonts w:ascii="Times New Roman" w:hAnsi="Times New Roman" w:cs="Times New Roman"/>
        </w:rPr>
        <w:t xml:space="preserve"> </w:t>
      </w:r>
      <w:r w:rsidR="00846295">
        <w:rPr>
          <w:rFonts w:ascii="Times New Roman" w:hAnsi="Times New Roman" w:cs="Times New Roman"/>
        </w:rPr>
        <w:t xml:space="preserve">values </w:t>
      </w:r>
      <w:r w:rsidR="00023C3F">
        <w:rPr>
          <w:rFonts w:ascii="Times New Roman" w:hAnsi="Times New Roman" w:cs="Times New Roman"/>
        </w:rPr>
        <w:t>above 50%</w:t>
      </w:r>
      <w:r w:rsidR="00846295">
        <w:rPr>
          <w:rFonts w:ascii="Times New Roman" w:hAnsi="Times New Roman" w:cs="Times New Roman"/>
        </w:rPr>
        <w:t>.</w:t>
      </w:r>
    </w:p>
    <w:p w:rsidR="00846295" w:rsidRDefault="00846295" w:rsidP="00916ED8">
      <w:pPr>
        <w:spacing w:after="0" w:line="480" w:lineRule="auto"/>
        <w:rPr>
          <w:rFonts w:ascii="Times New Roman" w:hAnsi="Times New Roman" w:cs="Times New Roman"/>
        </w:rPr>
      </w:pPr>
    </w:p>
    <w:p w:rsidR="0025694E" w:rsidRDefault="00846295" w:rsidP="00916ED8">
      <w:pPr>
        <w:spacing w:after="0" w:line="480" w:lineRule="auto"/>
        <w:rPr>
          <w:rFonts w:ascii="Times New Roman" w:hAnsi="Times New Roman" w:cs="Times New Roman"/>
        </w:rPr>
      </w:pPr>
      <w:r>
        <w:rPr>
          <w:rFonts w:ascii="Times New Roman" w:hAnsi="Times New Roman" w:cs="Times New Roman"/>
        </w:rPr>
        <w:t xml:space="preserve">In most fisheries it is not desirable for catch limits to vary strongly between years. To address this we include an additional yield metric VY, which represents the </w:t>
      </w:r>
      <w:r w:rsidR="00CB2A9F">
        <w:rPr>
          <w:rFonts w:ascii="Times New Roman" w:hAnsi="Times New Roman" w:cs="Times New Roman"/>
        </w:rPr>
        <w:t xml:space="preserve">average </w:t>
      </w:r>
      <w:r>
        <w:rPr>
          <w:rFonts w:ascii="Times New Roman" w:hAnsi="Times New Roman" w:cs="Times New Roman"/>
        </w:rPr>
        <w:t xml:space="preserve">annual </w:t>
      </w:r>
      <w:r w:rsidR="00CB2A9F">
        <w:rPr>
          <w:rFonts w:ascii="Times New Roman" w:hAnsi="Times New Roman" w:cs="Times New Roman"/>
        </w:rPr>
        <w:t>variability</w:t>
      </w:r>
      <w:r>
        <w:rPr>
          <w:rFonts w:ascii="Times New Roman" w:hAnsi="Times New Roman" w:cs="Times New Roman"/>
        </w:rPr>
        <w:t xml:space="preserve"> in yield.</w:t>
      </w:r>
      <w:r w:rsidR="00023C3F">
        <w:rPr>
          <w:rFonts w:ascii="Times New Roman" w:hAnsi="Times New Roman" w:cs="Times New Roman"/>
        </w:rPr>
        <w:t xml:space="preserve"> </w:t>
      </w:r>
      <w:r>
        <w:rPr>
          <w:rFonts w:ascii="Times New Roman" w:hAnsi="Times New Roman" w:cs="Times New Roman"/>
        </w:rPr>
        <w:t xml:space="preserve">Finally we </w:t>
      </w:r>
      <w:r w:rsidR="007B284C">
        <w:rPr>
          <w:rFonts w:ascii="Times New Roman" w:hAnsi="Times New Roman" w:cs="Times New Roman"/>
        </w:rPr>
        <w:t>calculated PSD:</w:t>
      </w:r>
      <w:r>
        <w:rPr>
          <w:rFonts w:ascii="Times New Roman" w:hAnsi="Times New Roman" w:cs="Times New Roman"/>
        </w:rPr>
        <w:t xml:space="preserve"> the fraction of instances in which the </w:t>
      </w:r>
      <w:r w:rsidR="007B284C">
        <w:rPr>
          <w:rFonts w:ascii="Times New Roman" w:hAnsi="Times New Roman" w:cs="Times New Roman"/>
        </w:rPr>
        <w:t>b</w:t>
      </w:r>
      <w:r>
        <w:rPr>
          <w:rFonts w:ascii="Times New Roman" w:hAnsi="Times New Roman" w:cs="Times New Roman"/>
        </w:rPr>
        <w:t>iomass in the final year of the projection drop</w:t>
      </w:r>
      <w:r w:rsidR="0019277E">
        <w:rPr>
          <w:rFonts w:ascii="Times New Roman" w:hAnsi="Times New Roman" w:cs="Times New Roman"/>
        </w:rPr>
        <w:t>ping</w:t>
      </w:r>
      <w:r>
        <w:rPr>
          <w:rFonts w:ascii="Times New Roman" w:hAnsi="Times New Roman" w:cs="Times New Roman"/>
        </w:rPr>
        <w:t xml:space="preserve"> </w:t>
      </w:r>
      <w:commentRangeStart w:id="35"/>
      <w:commentRangeStart w:id="36"/>
      <w:r>
        <w:rPr>
          <w:rFonts w:ascii="Times New Roman" w:hAnsi="Times New Roman" w:cs="Times New Roman"/>
        </w:rPr>
        <w:t xml:space="preserve">below </w:t>
      </w:r>
      <w:r w:rsidR="00A35DE1">
        <w:rPr>
          <w:rFonts w:ascii="Times New Roman" w:hAnsi="Times New Roman" w:cs="Times New Roman"/>
        </w:rPr>
        <w:t>25</w:t>
      </w:r>
      <w:r>
        <w:rPr>
          <w:rFonts w:ascii="Times New Roman" w:hAnsi="Times New Roman" w:cs="Times New Roman"/>
        </w:rPr>
        <w:t xml:space="preserve">% of </w:t>
      </w:r>
      <w:r w:rsidR="007B284C">
        <w:rPr>
          <w:rFonts w:ascii="Times New Roman" w:hAnsi="Times New Roman" w:cs="Times New Roman"/>
        </w:rPr>
        <w:t xml:space="preserve">true simulated </w:t>
      </w:r>
      <w:r w:rsidRPr="007B284C">
        <w:rPr>
          <w:rFonts w:ascii="Times New Roman" w:hAnsi="Times New Roman" w:cs="Times New Roman"/>
          <w:i/>
        </w:rPr>
        <w:t>B</w:t>
      </w:r>
      <w:r w:rsidRPr="007B284C">
        <w:rPr>
          <w:rFonts w:ascii="Times New Roman" w:hAnsi="Times New Roman" w:cs="Times New Roman"/>
          <w:i/>
          <w:vertAlign w:val="subscript"/>
        </w:rPr>
        <w:t>MSY</w:t>
      </w:r>
      <w:r w:rsidR="007B284C">
        <w:rPr>
          <w:rFonts w:ascii="Times New Roman" w:hAnsi="Times New Roman" w:cs="Times New Roman"/>
        </w:rPr>
        <w:t xml:space="preserve"> levels (typically between </w:t>
      </w:r>
      <w:r w:rsidR="00A35DE1">
        <w:rPr>
          <w:rFonts w:ascii="Times New Roman" w:hAnsi="Times New Roman" w:cs="Times New Roman"/>
        </w:rPr>
        <w:t>5</w:t>
      </w:r>
      <w:r w:rsidR="007B284C">
        <w:rPr>
          <w:rFonts w:ascii="Times New Roman" w:hAnsi="Times New Roman" w:cs="Times New Roman"/>
        </w:rPr>
        <w:t xml:space="preserve">% and </w:t>
      </w:r>
      <w:r w:rsidR="00A35DE1">
        <w:rPr>
          <w:rFonts w:ascii="Times New Roman" w:hAnsi="Times New Roman" w:cs="Times New Roman"/>
        </w:rPr>
        <w:t>10</w:t>
      </w:r>
      <w:r w:rsidR="007B284C">
        <w:rPr>
          <w:rFonts w:ascii="Times New Roman" w:hAnsi="Times New Roman" w:cs="Times New Roman"/>
        </w:rPr>
        <w:t>% of unfished biomass</w:t>
      </w:r>
      <w:commentRangeEnd w:id="35"/>
      <w:r w:rsidR="00B00002">
        <w:rPr>
          <w:rStyle w:val="CommentReference"/>
        </w:rPr>
        <w:commentReference w:id="35"/>
      </w:r>
      <w:r w:rsidR="007B284C">
        <w:rPr>
          <w:rFonts w:ascii="Times New Roman" w:hAnsi="Times New Roman" w:cs="Times New Roman"/>
        </w:rPr>
        <w:t>).</w:t>
      </w:r>
      <w:commentRangeEnd w:id="36"/>
      <w:r w:rsidR="00374542">
        <w:rPr>
          <w:rStyle w:val="CommentReference"/>
        </w:rPr>
        <w:commentReference w:id="36"/>
      </w:r>
    </w:p>
    <w:p w:rsidR="00023C3F" w:rsidRDefault="00023C3F" w:rsidP="00916ED8">
      <w:pPr>
        <w:spacing w:after="0" w:line="480" w:lineRule="auto"/>
        <w:rPr>
          <w:rFonts w:ascii="Times New Roman" w:hAnsi="Times New Roman" w:cs="Times New Roman"/>
        </w:rPr>
      </w:pPr>
    </w:p>
    <w:p w:rsidR="00023C3F" w:rsidRPr="00D8135B" w:rsidRDefault="00023C3F" w:rsidP="00E408E9">
      <w:pPr>
        <w:keepNext/>
        <w:keepLines/>
        <w:spacing w:after="0" w:line="240" w:lineRule="auto"/>
        <w:rPr>
          <w:rFonts w:ascii="Times New Roman" w:hAnsi="Times New Roman" w:cs="Times New Roman"/>
        </w:rPr>
      </w:pPr>
      <w:r>
        <w:rPr>
          <w:rFonts w:ascii="Times New Roman" w:hAnsi="Times New Roman" w:cs="Times New Roman"/>
        </w:rPr>
        <w:lastRenderedPageBreak/>
        <w:t xml:space="preserve">Table 5. </w:t>
      </w:r>
      <w:proofErr w:type="gramStart"/>
      <w:r>
        <w:rPr>
          <w:rFonts w:ascii="Times New Roman" w:hAnsi="Times New Roman" w:cs="Times New Roman"/>
        </w:rPr>
        <w:t>Performance metrics of this simulation evaluation and their de</w:t>
      </w:r>
      <w:ins w:id="37" w:author="Doug Butterworth" w:date="2014-12-29T23:50:00Z">
        <w:r w:rsidR="00B512A9">
          <w:rPr>
            <w:rFonts w:ascii="Times New Roman" w:hAnsi="Times New Roman" w:cs="Times New Roman"/>
          </w:rPr>
          <w:t>finit</w:t>
        </w:r>
      </w:ins>
      <w:del w:id="38" w:author="Doug Butterworth" w:date="2014-12-29T23:50:00Z">
        <w:r w:rsidDel="00B512A9">
          <w:rPr>
            <w:rFonts w:ascii="Times New Roman" w:hAnsi="Times New Roman" w:cs="Times New Roman"/>
          </w:rPr>
          <w:delText>rivat</w:delText>
        </w:r>
      </w:del>
      <w:r>
        <w:rPr>
          <w:rFonts w:ascii="Times New Roman" w:hAnsi="Times New Roman" w:cs="Times New Roman"/>
        </w:rPr>
        <w:t>ion.</w:t>
      </w:r>
      <w:proofErr w:type="gramEnd"/>
      <w:r>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92"/>
        <w:gridCol w:w="6237"/>
      </w:tblGrid>
      <w:tr w:rsidR="0025694E" w:rsidTr="0069545C">
        <w:trPr>
          <w:trHeight w:val="351"/>
        </w:trPr>
        <w:tc>
          <w:tcPr>
            <w:tcW w:w="2235" w:type="dxa"/>
            <w:tcBorders>
              <w:top w:val="single" w:sz="4" w:space="0" w:color="auto"/>
              <w:bottom w:val="single" w:sz="4" w:space="0" w:color="auto"/>
            </w:tcBorders>
          </w:tcPr>
          <w:p w:rsidR="0025694E" w:rsidRPr="00023C3F" w:rsidRDefault="0025694E" w:rsidP="00E408E9">
            <w:pPr>
              <w:keepNext/>
              <w:keepLines/>
              <w:rPr>
                <w:rFonts w:ascii="Times New Roman" w:hAnsi="Times New Roman" w:cs="Times New Roman"/>
                <w:b/>
                <w:sz w:val="20"/>
                <w:szCs w:val="20"/>
              </w:rPr>
            </w:pPr>
            <w:r w:rsidRPr="00023C3F">
              <w:rPr>
                <w:rFonts w:ascii="Times New Roman" w:hAnsi="Times New Roman" w:cs="Times New Roman"/>
                <w:b/>
                <w:sz w:val="20"/>
                <w:szCs w:val="20"/>
              </w:rPr>
              <w:t>Performance metric</w:t>
            </w:r>
          </w:p>
        </w:tc>
        <w:tc>
          <w:tcPr>
            <w:tcW w:w="992" w:type="dxa"/>
            <w:tcBorders>
              <w:top w:val="single" w:sz="4" w:space="0" w:color="auto"/>
              <w:bottom w:val="single" w:sz="4" w:space="0" w:color="auto"/>
            </w:tcBorders>
          </w:tcPr>
          <w:p w:rsidR="0025694E" w:rsidRPr="00023C3F" w:rsidRDefault="0025694E" w:rsidP="00E408E9">
            <w:pPr>
              <w:keepNext/>
              <w:keepLines/>
              <w:rPr>
                <w:rFonts w:ascii="Times New Roman" w:hAnsi="Times New Roman" w:cs="Times New Roman"/>
                <w:b/>
                <w:sz w:val="20"/>
                <w:szCs w:val="20"/>
              </w:rPr>
            </w:pPr>
          </w:p>
        </w:tc>
        <w:tc>
          <w:tcPr>
            <w:tcW w:w="6237" w:type="dxa"/>
            <w:tcBorders>
              <w:top w:val="single" w:sz="4" w:space="0" w:color="auto"/>
              <w:bottom w:val="single" w:sz="4" w:space="0" w:color="auto"/>
            </w:tcBorders>
          </w:tcPr>
          <w:p w:rsidR="0025694E" w:rsidRPr="00023C3F" w:rsidRDefault="00C862CE" w:rsidP="00E408E9">
            <w:pPr>
              <w:keepNext/>
              <w:keepLines/>
              <w:rPr>
                <w:rFonts w:ascii="Times New Roman" w:hAnsi="Times New Roman" w:cs="Times New Roman"/>
                <w:b/>
                <w:sz w:val="20"/>
                <w:szCs w:val="20"/>
              </w:rPr>
            </w:pPr>
            <w:r w:rsidRPr="00023C3F">
              <w:rPr>
                <w:rFonts w:ascii="Times New Roman" w:hAnsi="Times New Roman" w:cs="Times New Roman"/>
                <w:b/>
                <w:sz w:val="20"/>
                <w:szCs w:val="20"/>
              </w:rPr>
              <w:t>Derivation</w:t>
            </w:r>
          </w:p>
        </w:tc>
      </w:tr>
      <w:tr w:rsidR="00C20D11" w:rsidTr="0069545C">
        <w:trPr>
          <w:trHeight w:val="715"/>
        </w:trPr>
        <w:tc>
          <w:tcPr>
            <w:tcW w:w="2235" w:type="dxa"/>
            <w:tcBorders>
              <w:top w:val="single" w:sz="4" w:space="0" w:color="auto"/>
            </w:tcBorders>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Expected long-term yield</w:t>
            </w:r>
          </w:p>
        </w:tc>
        <w:tc>
          <w:tcPr>
            <w:tcW w:w="992" w:type="dxa"/>
            <w:tcBorders>
              <w:top w:val="single" w:sz="4" w:space="0" w:color="auto"/>
            </w:tcBorders>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EY</w:t>
            </w:r>
          </w:p>
        </w:tc>
        <w:tc>
          <w:tcPr>
            <w:tcW w:w="6237" w:type="dxa"/>
            <w:tcBorders>
              <w:top w:val="single" w:sz="4" w:space="0" w:color="auto"/>
            </w:tcBorders>
            <w:vAlign w:val="center"/>
          </w:tcPr>
          <w:p w:rsidR="00C20D11" w:rsidRPr="00023C3F" w:rsidRDefault="00137404" w:rsidP="00E408E9">
            <w:pPr>
              <w:keepNext/>
              <w:keepLines/>
              <w:jc w:val="center"/>
              <w:rPr>
                <w:rFonts w:ascii="Times New Roman" w:eastAsiaTheme="minorEastAsia"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EY</m:t>
                    </m:r>
                  </m:e>
                  <m:sup>
                    <m:r>
                      <w:rPr>
                        <w:rFonts w:ascii="Cambria Math" w:hAnsi="Cambria Math" w:cs="Times New Roman"/>
                        <w:sz w:val="20"/>
                        <w:szCs w:val="20"/>
                      </w:rPr>
                      <m:t>j</m:t>
                    </m:r>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i</m:t>
                        </m:r>
                      </m:sub>
                      <m:sup>
                        <m:r>
                          <w:rPr>
                            <w:rFonts w:ascii="Cambria Math" w:hAnsi="Cambria Math" w:cs="Times New Roman"/>
                            <w:sz w:val="20"/>
                            <w:szCs w:val="20"/>
                          </w:rPr>
                          <m:t>j</m:t>
                        </m:r>
                      </m:sup>
                    </m:sSubSup>
                  </m:e>
                </m:nary>
              </m:oMath>
            </m:oMathPara>
          </w:p>
        </w:tc>
      </w:tr>
      <w:tr w:rsidR="00C20D11" w:rsidTr="0069545C">
        <w:trPr>
          <w:trHeight w:val="849"/>
        </w:trPr>
        <w:tc>
          <w:tcPr>
            <w:tcW w:w="2235" w:type="dxa"/>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Pretty good yield</w:t>
            </w:r>
          </w:p>
        </w:tc>
        <w:tc>
          <w:tcPr>
            <w:tcW w:w="992" w:type="dxa"/>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PGY</w:t>
            </w:r>
          </w:p>
        </w:tc>
        <w:tc>
          <w:tcPr>
            <w:tcW w:w="6237" w:type="dxa"/>
            <w:vAlign w:val="center"/>
          </w:tcPr>
          <w:p w:rsidR="00C20D11" w:rsidRPr="00023C3F" w:rsidRDefault="00137404" w:rsidP="00E408E9">
            <w:pPr>
              <w:keepNext/>
              <w:keepLines/>
              <w:jc w:val="center"/>
              <w:rPr>
                <w:rFonts w:ascii="Times New Roman" w:hAnsi="Times New Roman" w:cs="Times New Roman"/>
                <w:b/>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PGY</m:t>
                  </m:r>
                </m:e>
                <m:sup>
                  <m:r>
                    <w:rPr>
                      <w:rFonts w:ascii="Cambria Math" w:hAnsi="Cambria Math" w:cs="Times New Roman"/>
                      <w:sz w:val="20"/>
                      <w:szCs w:val="20"/>
                    </w:rPr>
                    <m:t>j</m:t>
                  </m:r>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Y50</m:t>
                      </m:r>
                    </m:e>
                    <m:sub>
                      <m:r>
                        <w:rPr>
                          <w:rFonts w:ascii="Cambria Math" w:hAnsi="Cambria Math" w:cs="Times New Roman"/>
                          <w:sz w:val="20"/>
                          <w:szCs w:val="20"/>
                        </w:rPr>
                        <m:t>i</m:t>
                      </m:r>
                    </m:sub>
                    <m:sup>
                      <m:r>
                        <w:rPr>
                          <w:rFonts w:ascii="Cambria Math" w:hAnsi="Cambria Math" w:cs="Times New Roman"/>
                          <w:sz w:val="20"/>
                          <w:szCs w:val="20"/>
                        </w:rPr>
                        <m:t>j</m:t>
                      </m:r>
                    </m:sup>
                  </m:sSubSup>
                </m:e>
              </m:nary>
            </m:oMath>
            <w:r w:rsidR="00C862CE" w:rsidRPr="00023C3F">
              <w:rPr>
                <w:rFonts w:ascii="Times New Roman" w:eastAsiaTheme="minorEastAsia" w:hAnsi="Times New Roman" w:cs="Times New Roman"/>
                <w:sz w:val="20"/>
                <w:szCs w:val="20"/>
              </w:rPr>
              <w:t xml:space="preserve">       ,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Y50</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0</m:t>
                        </m:r>
                      </m:e>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&lt;0.5</m:t>
                        </m:r>
                      </m:e>
                    </m:mr>
                    <m:mr>
                      <m:e>
                        <m:r>
                          <w:rPr>
                            <w:rFonts w:ascii="Cambria Math" w:eastAsiaTheme="minorEastAsia" w:hAnsi="Cambria Math" w:cs="Times New Roman"/>
                            <w:sz w:val="20"/>
                            <w:szCs w:val="20"/>
                          </w:rPr>
                          <m:t>1</m:t>
                        </m:r>
                      </m:e>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≥0.5</m:t>
                        </m:r>
                      </m:e>
                    </m:mr>
                  </m:m>
                </m:e>
              </m:d>
            </m:oMath>
          </w:p>
        </w:tc>
      </w:tr>
      <w:tr w:rsidR="00C20D11" w:rsidTr="0069545C">
        <w:trPr>
          <w:trHeight w:val="705"/>
        </w:trPr>
        <w:tc>
          <w:tcPr>
            <w:tcW w:w="2235" w:type="dxa"/>
            <w:vAlign w:val="center"/>
          </w:tcPr>
          <w:p w:rsidR="00C20D11" w:rsidRPr="00023C3F" w:rsidRDefault="00CB2A9F" w:rsidP="00E408E9">
            <w:pPr>
              <w:keepNext/>
              <w:keepLines/>
              <w:rPr>
                <w:rFonts w:ascii="Times New Roman" w:hAnsi="Times New Roman" w:cs="Times New Roman"/>
                <w:sz w:val="20"/>
                <w:szCs w:val="20"/>
              </w:rPr>
            </w:pPr>
            <w:commentRangeStart w:id="39"/>
            <w:r>
              <w:rPr>
                <w:rFonts w:ascii="Times New Roman" w:hAnsi="Times New Roman" w:cs="Times New Roman"/>
                <w:sz w:val="20"/>
                <w:szCs w:val="20"/>
              </w:rPr>
              <w:t>Average annual</w:t>
            </w:r>
            <w:r w:rsidR="00C20D11" w:rsidRPr="00023C3F">
              <w:rPr>
                <w:rFonts w:ascii="Times New Roman" w:hAnsi="Times New Roman" w:cs="Times New Roman"/>
                <w:sz w:val="20"/>
                <w:szCs w:val="20"/>
              </w:rPr>
              <w:t xml:space="preserve"> variability in yield</w:t>
            </w:r>
            <w:commentRangeEnd w:id="39"/>
            <w:r w:rsidR="00B512A9">
              <w:rPr>
                <w:rStyle w:val="CommentReference"/>
              </w:rPr>
              <w:commentReference w:id="39"/>
            </w:r>
          </w:p>
        </w:tc>
        <w:tc>
          <w:tcPr>
            <w:tcW w:w="992" w:type="dxa"/>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VY</w:t>
            </w:r>
          </w:p>
        </w:tc>
        <w:tc>
          <w:tcPr>
            <w:tcW w:w="6237" w:type="dxa"/>
            <w:vAlign w:val="center"/>
          </w:tcPr>
          <w:p w:rsidR="00C20D11" w:rsidRPr="00023C3F" w:rsidRDefault="00137404" w:rsidP="00A35DE1">
            <w:pPr>
              <w:keepNext/>
              <w:keepLines/>
              <w:jc w:val="center"/>
              <w:rPr>
                <w:rFonts w:ascii="Times New Roman" w:hAnsi="Times New Roman" w:cs="Times New Roman"/>
                <w:b/>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VY</m:t>
                    </m:r>
                  </m:e>
                  <m:sup>
                    <m:r>
                      <w:rPr>
                        <w:rFonts w:ascii="Cambria Math" w:hAnsi="Cambria Math" w:cs="Times New Roman"/>
                        <w:sz w:val="20"/>
                        <w:szCs w:val="20"/>
                      </w:rPr>
                      <m:t>j</m:t>
                    </m:r>
                  </m:sup>
                </m:sSup>
                <m:r>
                  <w:rPr>
                    <w:rFonts w:ascii="Cambria Math" w:hAnsi="Cambria Math" w:cs="Times New Roman"/>
                    <w:sz w:val="20"/>
                    <w:szCs w:val="20"/>
                  </w:rPr>
                  <m:t>=</m:t>
                </m:r>
                <m:f>
                  <m:fPr>
                    <m:type m:val="lin"/>
                    <m:ctrlPr>
                      <w:rPr>
                        <w:rFonts w:ascii="Cambria Math" w:eastAsiaTheme="minorEastAsia" w:hAnsi="Cambria Math" w:cs="Times New Roman"/>
                        <w:i/>
                        <w:sz w:val="20"/>
                        <w:szCs w:val="20"/>
                      </w:rPr>
                    </m:ctrlPr>
                  </m:fPr>
                  <m:num>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r>
                          <w:rPr>
                            <w:rFonts w:ascii="Cambria Math" w:hAnsi="Cambria Math" w:cs="Times New Roman"/>
                            <w:sz w:val="20"/>
                            <w:szCs w:val="20"/>
                          </w:rPr>
                          <m:t>-1</m:t>
                        </m:r>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m:t>
                        </m:r>
                        <m:r>
                          <w:rPr>
                            <w:rFonts w:ascii="Cambria Math" w:hAnsi="Cambria Math" w:cs="Times New Roman"/>
                            <w:sz w:val="20"/>
                            <w:szCs w:val="20"/>
                          </w:rPr>
                          <m:t>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d>
                          <m:dPr>
                            <m:begChr m:val="|"/>
                            <m:endChr m:val="|"/>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m:t>
                                </m:r>
                              </m:sub>
                              <m:sup>
                                <m:r>
                                  <w:rPr>
                                    <w:rFonts w:ascii="Cambria Math" w:hAnsi="Cambria Math" w:cs="Times New Roman"/>
                                    <w:sz w:val="20"/>
                                    <w:szCs w:val="20"/>
                                  </w:rPr>
                                  <m:t>j</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i-1</m:t>
                                </m:r>
                              </m:sub>
                              <m:sup>
                                <m:r>
                                  <w:rPr>
                                    <w:rFonts w:ascii="Cambria Math" w:hAnsi="Cambria Math" w:cs="Times New Roman"/>
                                    <w:sz w:val="20"/>
                                    <w:szCs w:val="20"/>
                                  </w:rPr>
                                  <m:t>j</m:t>
                                </m:r>
                              </m:sup>
                            </m:sSubSup>
                          </m:e>
                        </m:d>
                      </m:e>
                    </m:nary>
                  </m:num>
                  <m:den>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m:t>
                            </m:r>
                            <m:r>
                              <w:rPr>
                                <w:rFonts w:ascii="Cambria Math" w:hAnsi="Cambria Math" w:cs="Times New Roman"/>
                                <w:sz w:val="20"/>
                                <w:szCs w:val="20"/>
                              </w:rPr>
                              <m:t>-1</m:t>
                            </m:r>
                          </m:sub>
                          <m:sup>
                            <m:r>
                              <w:rPr>
                                <w:rFonts w:ascii="Cambria Math" w:hAnsi="Cambria Math" w:cs="Times New Roman"/>
                                <w:sz w:val="20"/>
                                <w:szCs w:val="20"/>
                              </w:rPr>
                              <m:t>j</m:t>
                            </m:r>
                          </m:sup>
                        </m:sSubSup>
                      </m:e>
                    </m:nary>
                  </m:den>
                </m:f>
              </m:oMath>
            </m:oMathPara>
          </w:p>
        </w:tc>
      </w:tr>
      <w:tr w:rsidR="00C20D11" w:rsidTr="0069545C">
        <w:trPr>
          <w:trHeight w:val="999"/>
        </w:trPr>
        <w:tc>
          <w:tcPr>
            <w:tcW w:w="2235" w:type="dxa"/>
            <w:tcBorders>
              <w:bottom w:val="single" w:sz="4" w:space="0" w:color="auto"/>
            </w:tcBorders>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 xml:space="preserve">Probability </w:t>
            </w:r>
            <w:r w:rsidR="00061508" w:rsidRPr="00023C3F">
              <w:rPr>
                <w:rFonts w:ascii="Times New Roman" w:hAnsi="Times New Roman" w:cs="Times New Roman"/>
                <w:sz w:val="20"/>
                <w:szCs w:val="20"/>
              </w:rPr>
              <w:t>of severe</w:t>
            </w:r>
            <w:r w:rsidRPr="00023C3F">
              <w:rPr>
                <w:rFonts w:ascii="Times New Roman" w:hAnsi="Times New Roman" w:cs="Times New Roman"/>
                <w:sz w:val="20"/>
                <w:szCs w:val="20"/>
              </w:rPr>
              <w:t xml:space="preserve"> depletion</w:t>
            </w:r>
          </w:p>
        </w:tc>
        <w:tc>
          <w:tcPr>
            <w:tcW w:w="992" w:type="dxa"/>
            <w:tcBorders>
              <w:bottom w:val="single" w:sz="4" w:space="0" w:color="auto"/>
            </w:tcBorders>
            <w:vAlign w:val="center"/>
          </w:tcPr>
          <w:p w:rsidR="00C20D11" w:rsidRPr="00023C3F" w:rsidRDefault="00C20D11" w:rsidP="00E408E9">
            <w:pPr>
              <w:keepNext/>
              <w:keepLines/>
              <w:rPr>
                <w:rFonts w:ascii="Times New Roman" w:hAnsi="Times New Roman" w:cs="Times New Roman"/>
                <w:sz w:val="20"/>
                <w:szCs w:val="20"/>
              </w:rPr>
            </w:pPr>
            <w:r w:rsidRPr="00023C3F">
              <w:rPr>
                <w:rFonts w:ascii="Times New Roman" w:hAnsi="Times New Roman" w:cs="Times New Roman"/>
                <w:sz w:val="20"/>
                <w:szCs w:val="20"/>
              </w:rPr>
              <w:t>PSD</w:t>
            </w:r>
          </w:p>
        </w:tc>
        <w:tc>
          <w:tcPr>
            <w:tcW w:w="6237" w:type="dxa"/>
            <w:tcBorders>
              <w:bottom w:val="single" w:sz="4" w:space="0" w:color="auto"/>
            </w:tcBorders>
            <w:vAlign w:val="center"/>
          </w:tcPr>
          <w:p w:rsidR="00C20D11" w:rsidRPr="00023C3F" w:rsidRDefault="00137404" w:rsidP="00A35DE1">
            <w:pPr>
              <w:keepNext/>
              <w:keepLines/>
              <w:jc w:val="center"/>
              <w:rPr>
                <w:rFonts w:ascii="Times New Roman" w:hAnsi="Times New Roman" w:cs="Times New Roman"/>
                <w:b/>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PSD</m:t>
                  </m:r>
                </m:e>
                <m:sup>
                  <m:r>
                    <w:rPr>
                      <w:rFonts w:ascii="Cambria Math" w:hAnsi="Cambria Math" w:cs="Times New Roman"/>
                      <w:sz w:val="20"/>
                      <w:szCs w:val="20"/>
                    </w:rPr>
                    <m:t>j</m:t>
                  </m:r>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den>
              </m:f>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B</m:t>
                      </m:r>
                      <m:r>
                        <w:rPr>
                          <w:rFonts w:ascii="Cambria Math" w:hAnsi="Cambria Math" w:cs="Times New Roman"/>
                          <w:sz w:val="20"/>
                          <w:szCs w:val="20"/>
                        </w:rPr>
                        <m:t>25</m:t>
                      </m:r>
                    </m:e>
                    <m:sub>
                      <m:r>
                        <w:rPr>
                          <w:rFonts w:ascii="Cambria Math" w:hAnsi="Cambria Math" w:cs="Times New Roman"/>
                          <w:sz w:val="20"/>
                          <w:szCs w:val="20"/>
                        </w:rPr>
                        <m:t>i</m:t>
                      </m:r>
                    </m:sub>
                    <m:sup>
                      <m:r>
                        <w:rPr>
                          <w:rFonts w:ascii="Cambria Math" w:hAnsi="Cambria Math" w:cs="Times New Roman"/>
                          <w:sz w:val="20"/>
                          <w:szCs w:val="20"/>
                        </w:rPr>
                        <m:t>j</m:t>
                      </m:r>
                    </m:sup>
                  </m:sSubSup>
                </m:e>
              </m:nary>
            </m:oMath>
            <w:r w:rsidR="00C862CE" w:rsidRPr="00023C3F">
              <w:rPr>
                <w:rFonts w:ascii="Times New Roman" w:eastAsiaTheme="minorEastAsia" w:hAnsi="Times New Roman" w:cs="Times New Roman"/>
                <w:sz w:val="20"/>
                <w:szCs w:val="20"/>
              </w:rPr>
              <w:t xml:space="preserve">       ,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B</m:t>
                  </m:r>
                  <m:r>
                    <w:rPr>
                      <w:rFonts w:ascii="Cambria Math" w:eastAsiaTheme="minorEastAsia" w:hAnsi="Cambria Math" w:cs="Times New Roman"/>
                      <w:sz w:val="20"/>
                      <w:szCs w:val="20"/>
                    </w:rPr>
                    <m:t>25</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0</m:t>
                        </m:r>
                      </m:e>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B</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MSY</m:t>
                            </m:r>
                          </m:sub>
                        </m:sSub>
                        <m:r>
                          <w:rPr>
                            <w:rFonts w:ascii="Cambria Math" w:eastAsiaTheme="minorEastAsia" w:hAnsi="Cambria Math" w:cs="Times New Roman"/>
                            <w:sz w:val="20"/>
                            <w:szCs w:val="20"/>
                          </w:rPr>
                          <m:t>&gt;0.</m:t>
                        </m:r>
                        <m:r>
                          <w:rPr>
                            <w:rFonts w:ascii="Cambria Math" w:eastAsiaTheme="minorEastAsia" w:hAnsi="Cambria Math" w:cs="Times New Roman"/>
                            <w:sz w:val="20"/>
                            <w:szCs w:val="20"/>
                          </w:rPr>
                          <m:t>25</m:t>
                        </m:r>
                      </m:e>
                    </m:mr>
                    <m:mr>
                      <m:e>
                        <m:r>
                          <w:rPr>
                            <w:rFonts w:ascii="Cambria Math" w:eastAsiaTheme="minorEastAsia" w:hAnsi="Cambria Math" w:cs="Times New Roman"/>
                            <w:sz w:val="20"/>
                            <w:szCs w:val="20"/>
                          </w:rPr>
                          <m:t>1</m:t>
                        </m:r>
                      </m:e>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B</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y</m:t>
                                </m:r>
                              </m:sub>
                            </m:s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j</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MSY</m:t>
                            </m:r>
                          </m:sub>
                        </m:sSub>
                        <m:r>
                          <w:rPr>
                            <w:rFonts w:ascii="Cambria Math" w:eastAsiaTheme="minorEastAsia" w:hAnsi="Cambria Math" w:cs="Times New Roman"/>
                            <w:sz w:val="20"/>
                            <w:szCs w:val="20"/>
                          </w:rPr>
                          <m:t>≤0.</m:t>
                        </m:r>
                        <m:r>
                          <w:rPr>
                            <w:rFonts w:ascii="Cambria Math" w:eastAsiaTheme="minorEastAsia" w:hAnsi="Cambria Math" w:cs="Times New Roman"/>
                            <w:sz w:val="20"/>
                            <w:szCs w:val="20"/>
                          </w:rPr>
                          <m:t>25</m:t>
                        </m:r>
                      </m:e>
                    </m:mr>
                  </m:m>
                </m:e>
              </m:d>
            </m:oMath>
          </w:p>
        </w:tc>
      </w:tr>
      <w:tr w:rsidR="00061508" w:rsidTr="0069545C">
        <w:tc>
          <w:tcPr>
            <w:tcW w:w="9464" w:type="dxa"/>
            <w:gridSpan w:val="3"/>
            <w:tcBorders>
              <w:top w:val="single" w:sz="4" w:space="0" w:color="auto"/>
              <w:bottom w:val="single" w:sz="4" w:space="0" w:color="auto"/>
            </w:tcBorders>
          </w:tcPr>
          <w:p w:rsidR="00061508" w:rsidRPr="00023C3F" w:rsidRDefault="00061508" w:rsidP="00E408E9">
            <w:pPr>
              <w:keepNext/>
              <w:keepLines/>
              <w:rPr>
                <w:rFonts w:ascii="Times New Roman" w:hAnsi="Times New Roman" w:cs="Times New Roman"/>
                <w:sz w:val="20"/>
                <w:szCs w:val="20"/>
              </w:rPr>
            </w:pPr>
            <w:r w:rsidRPr="00023C3F">
              <w:rPr>
                <w:rFonts w:ascii="Times New Roman" w:hAnsi="Times New Roman" w:cs="Times New Roman"/>
                <w:sz w:val="20"/>
                <w:szCs w:val="20"/>
              </w:rPr>
              <w:t xml:space="preserve">Where </w:t>
            </w:r>
            <w:r w:rsidRPr="001910BD">
              <w:rPr>
                <w:rFonts w:ascii="Times New Roman" w:hAnsi="Times New Roman" w:cs="Times New Roman"/>
                <w:sz w:val="20"/>
                <w:szCs w:val="20"/>
              </w:rPr>
              <w:t>Y</w:t>
            </w:r>
            <w:r w:rsidRPr="00023C3F">
              <w:rPr>
                <w:rFonts w:ascii="Times New Roman" w:hAnsi="Times New Roman" w:cs="Times New Roman"/>
                <w:sz w:val="20"/>
                <w:szCs w:val="20"/>
              </w:rPr>
              <w:t xml:space="preserve"> is the long term yield for a management procedure </w:t>
            </w:r>
            <w:r w:rsidRPr="00023C3F">
              <w:rPr>
                <w:rFonts w:ascii="Times New Roman" w:hAnsi="Times New Roman" w:cs="Times New Roman"/>
                <w:i/>
                <w:sz w:val="20"/>
                <w:szCs w:val="20"/>
              </w:rPr>
              <w:t>j</w:t>
            </w:r>
            <w:r w:rsidR="00C862CE" w:rsidRPr="00023C3F">
              <w:rPr>
                <w:rFonts w:ascii="Times New Roman" w:hAnsi="Times New Roman" w:cs="Times New Roman"/>
                <w:sz w:val="20"/>
                <w:szCs w:val="20"/>
              </w:rPr>
              <w:t>,</w:t>
            </w:r>
            <w:r w:rsidRPr="00023C3F">
              <w:rPr>
                <w:rFonts w:ascii="Times New Roman" w:hAnsi="Times New Roman" w:cs="Times New Roman"/>
                <w:sz w:val="20"/>
                <w:szCs w:val="20"/>
              </w:rPr>
              <w:t xml:space="preserve"> and simulation </w:t>
            </w:r>
            <w:proofErr w:type="spellStart"/>
            <w:r w:rsidRPr="00023C3F">
              <w:rPr>
                <w:rFonts w:ascii="Times New Roman" w:hAnsi="Times New Roman" w:cs="Times New Roman"/>
                <w:i/>
                <w:sz w:val="20"/>
                <w:szCs w:val="20"/>
              </w:rPr>
              <w:t>i</w:t>
            </w:r>
            <w:proofErr w:type="spellEnd"/>
            <w:r w:rsidRPr="00023C3F">
              <w:rPr>
                <w:rFonts w:ascii="Times New Roman" w:hAnsi="Times New Roman" w:cs="Times New Roman"/>
                <w:sz w:val="20"/>
                <w:szCs w:val="20"/>
              </w:rPr>
              <w:t xml:space="preserve">, that is calculated: </w:t>
            </w:r>
          </w:p>
          <w:p w:rsidR="00061508" w:rsidRPr="00023C3F" w:rsidRDefault="00061508" w:rsidP="00E408E9">
            <w:pPr>
              <w:keepNext/>
              <w:keepLines/>
              <w:rPr>
                <w:rFonts w:ascii="Times New Roman" w:hAnsi="Times New Roman" w:cs="Times New Roman"/>
                <w:sz w:val="20"/>
                <w:szCs w:val="20"/>
              </w:rPr>
            </w:pPr>
          </w:p>
          <w:p w:rsidR="00061508" w:rsidRPr="00023C3F" w:rsidRDefault="00137404" w:rsidP="00E408E9">
            <w:pPr>
              <w:keepNext/>
              <w:keepLines/>
              <w:rPr>
                <w:rFonts w:ascii="Times New Roman" w:eastAsiaTheme="minorEastAsia"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i</m:t>
                    </m:r>
                  </m:sub>
                  <m:sup>
                    <m:r>
                      <w:rPr>
                        <w:rFonts w:ascii="Cambria Math" w:hAnsi="Cambria Math" w:cs="Times New Roman"/>
                        <w:sz w:val="20"/>
                        <w:szCs w:val="20"/>
                      </w:rPr>
                      <m:t>j</m:t>
                    </m:r>
                  </m:sup>
                </m:sSubSup>
                <m:r>
                  <w:rPr>
                    <w:rFonts w:ascii="Cambria Math" w:hAnsi="Cambria Math" w:cs="Times New Roman"/>
                    <w:sz w:val="20"/>
                    <w:szCs w:val="20"/>
                  </w:rPr>
                  <m:t>=</m:t>
                </m:r>
                <m:nary>
                  <m:naryPr>
                    <m:chr m:val="∑"/>
                    <m:limLoc m:val="subSup"/>
                    <m:ctrlPr>
                      <w:rPr>
                        <w:rFonts w:ascii="Cambria Math" w:hAnsi="Cambria Math" w:cs="Times New Roman"/>
                        <w:i/>
                        <w:sz w:val="20"/>
                        <w:szCs w:val="20"/>
                      </w:rPr>
                    </m:ctrlPr>
                  </m:naryPr>
                  <m:sub>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y</m:t>
                        </m:r>
                      </m:sub>
                    </m:sSub>
                    <m:r>
                      <w:rPr>
                        <w:rFonts w:ascii="Cambria Math" w:hAnsi="Cambria Math" w:cs="Times New Roman"/>
                        <w:sz w:val="20"/>
                        <w:szCs w:val="20"/>
                      </w:rPr>
                      <m:t>-4</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y</m:t>
                        </m:r>
                      </m:sub>
                    </m:sSub>
                  </m:sup>
                  <m:e>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m:t>
                        </m:r>
                      </m:sub>
                      <m:sup>
                        <m:r>
                          <w:rPr>
                            <w:rFonts w:ascii="Cambria Math" w:hAnsi="Cambria Math" w:cs="Times New Roman"/>
                            <w:sz w:val="20"/>
                            <w:szCs w:val="20"/>
                          </w:rPr>
                          <m:t>j</m:t>
                        </m:r>
                      </m:sup>
                    </m:sSubSup>
                  </m:e>
                </m:nary>
                <m:r>
                  <w:rPr>
                    <w:rFonts w:ascii="Cambria Math" w:hAnsi="Cambria Math" w:cs="Times New Roman"/>
                    <w:sz w:val="20"/>
                    <w:szCs w:val="20"/>
                  </w:rPr>
                  <m:t>/</m:t>
                </m:r>
                <m:nary>
                  <m:naryPr>
                    <m:chr m:val="∑"/>
                    <m:limLoc m:val="subSup"/>
                    <m:ctrlPr>
                      <w:rPr>
                        <w:rFonts w:ascii="Cambria Math" w:hAnsi="Cambria Math" w:cs="Times New Roman"/>
                        <w:i/>
                        <w:sz w:val="20"/>
                        <w:szCs w:val="20"/>
                      </w:rPr>
                    </m:ctrlPr>
                  </m:naryPr>
                  <m:sub>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y</m:t>
                        </m:r>
                      </m:sub>
                    </m:sSub>
                    <m:r>
                      <w:rPr>
                        <w:rFonts w:ascii="Cambria Math" w:hAnsi="Cambria Math" w:cs="Times New Roman"/>
                        <w:sz w:val="20"/>
                        <w:szCs w:val="20"/>
                      </w:rPr>
                      <m:t>-4</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y</m:t>
                        </m:r>
                      </m:sub>
                    </m:sSub>
                    <m:r>
                      <w:rPr>
                        <w:rFonts w:ascii="Cambria Math" w:hAnsi="Cambria Math" w:cs="Times New Roman"/>
                        <w:sz w:val="20"/>
                        <w:szCs w:val="20"/>
                      </w:rPr>
                      <m:t>-4</m:t>
                    </m:r>
                  </m:sup>
                  <m:e>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m:t>
                        </m:r>
                      </m:sub>
                      <m:sup>
                        <m:r>
                          <w:rPr>
                            <w:rFonts w:ascii="Cambria Math" w:hAnsi="Cambria Math" w:cs="Times New Roman"/>
                            <w:sz w:val="20"/>
                            <w:szCs w:val="20"/>
                          </w:rPr>
                          <m:t>Fopt</m:t>
                        </m:r>
                      </m:sup>
                    </m:sSubSup>
                  </m:e>
                </m:nary>
              </m:oMath>
            </m:oMathPara>
          </w:p>
          <w:p w:rsidR="00061508" w:rsidRPr="00023C3F" w:rsidRDefault="00061508" w:rsidP="00E408E9">
            <w:pPr>
              <w:keepNext/>
              <w:keepLines/>
              <w:rPr>
                <w:rFonts w:ascii="Times New Roman" w:eastAsiaTheme="minorEastAsia" w:hAnsi="Times New Roman" w:cs="Times New Roman"/>
                <w:sz w:val="20"/>
                <w:szCs w:val="20"/>
              </w:rPr>
            </w:pPr>
          </w:p>
          <w:p w:rsidR="00061508" w:rsidRPr="00023C3F" w:rsidRDefault="00061508" w:rsidP="00E408E9">
            <w:pPr>
              <w:keepNext/>
              <w:keepLines/>
              <w:rPr>
                <w:rFonts w:ascii="Times New Roman" w:hAnsi="Times New Roman" w:cs="Times New Roman"/>
                <w:b/>
                <w:sz w:val="20"/>
                <w:szCs w:val="20"/>
              </w:rPr>
            </w:pPr>
            <w:r w:rsidRPr="00023C3F">
              <w:rPr>
                <w:rFonts w:ascii="Times New Roman" w:eastAsiaTheme="minorEastAsia" w:hAnsi="Times New Roman" w:cs="Times New Roman"/>
                <w:sz w:val="20"/>
                <w:szCs w:val="20"/>
              </w:rPr>
              <w:t xml:space="preserve">where </w:t>
            </w:r>
            <w:proofErr w:type="spellStart"/>
            <w:r w:rsidRPr="00023C3F">
              <w:rPr>
                <w:rFonts w:ascii="Times New Roman" w:eastAsiaTheme="minorEastAsia" w:hAnsi="Times New Roman" w:cs="Times New Roman"/>
                <w:i/>
                <w:sz w:val="20"/>
                <w:szCs w:val="20"/>
              </w:rPr>
              <w:t>n</w:t>
            </w:r>
            <w:r w:rsidRPr="00023C3F">
              <w:rPr>
                <w:rFonts w:ascii="Times New Roman" w:eastAsiaTheme="minorEastAsia" w:hAnsi="Times New Roman" w:cs="Times New Roman"/>
                <w:i/>
                <w:sz w:val="20"/>
                <w:szCs w:val="20"/>
                <w:vertAlign w:val="subscript"/>
              </w:rPr>
              <w:t>y</w:t>
            </w:r>
            <w:proofErr w:type="spellEnd"/>
            <w:r w:rsidRPr="00023C3F">
              <w:rPr>
                <w:rFonts w:ascii="Times New Roman" w:eastAsiaTheme="minorEastAsia" w:hAnsi="Times New Roman" w:cs="Times New Roman"/>
                <w:sz w:val="20"/>
                <w:szCs w:val="20"/>
              </w:rPr>
              <w:t xml:space="preserve"> is the number of projected years and </w:t>
            </w:r>
            <w:r w:rsidRPr="00023C3F">
              <w:rPr>
                <w:rFonts w:ascii="Times New Roman" w:eastAsiaTheme="minorEastAsia" w:hAnsi="Times New Roman" w:cs="Times New Roman"/>
                <w:i/>
                <w:sz w:val="20"/>
                <w:szCs w:val="20"/>
              </w:rPr>
              <w:t>C</w:t>
            </w:r>
            <w:r w:rsidRPr="00023C3F">
              <w:rPr>
                <w:rFonts w:ascii="Times New Roman" w:eastAsiaTheme="minorEastAsia" w:hAnsi="Times New Roman" w:cs="Times New Roman"/>
                <w:sz w:val="20"/>
                <w:szCs w:val="20"/>
              </w:rPr>
              <w:t xml:space="preserve"> are the true simulated catches of an MP </w:t>
            </w:r>
            <w:r w:rsidRPr="00023C3F">
              <w:rPr>
                <w:rFonts w:ascii="Times New Roman" w:eastAsiaTheme="minorEastAsia" w:hAnsi="Times New Roman" w:cs="Times New Roman"/>
                <w:i/>
                <w:sz w:val="20"/>
                <w:szCs w:val="20"/>
              </w:rPr>
              <w:t>j</w:t>
            </w:r>
            <w:r w:rsidRPr="00023C3F">
              <w:rPr>
                <w:rFonts w:ascii="Times New Roman" w:eastAsiaTheme="minorEastAsia" w:hAnsi="Times New Roman" w:cs="Times New Roman"/>
                <w:sz w:val="20"/>
                <w:szCs w:val="20"/>
              </w:rPr>
              <w:t xml:space="preserve">, or the </w:t>
            </w:r>
            <w:proofErr w:type="spellStart"/>
            <w:r w:rsidRPr="00023C3F">
              <w:rPr>
                <w:rFonts w:ascii="Times New Roman" w:eastAsiaTheme="minorEastAsia" w:hAnsi="Times New Roman" w:cs="Times New Roman"/>
                <w:i/>
                <w:sz w:val="20"/>
                <w:szCs w:val="20"/>
              </w:rPr>
              <w:t>Fopt</w:t>
            </w:r>
            <w:proofErr w:type="spellEnd"/>
            <w:r w:rsidRPr="00023C3F">
              <w:rPr>
                <w:rFonts w:ascii="Times New Roman" w:eastAsiaTheme="minorEastAsia" w:hAnsi="Times New Roman" w:cs="Times New Roman"/>
                <w:sz w:val="20"/>
                <w:szCs w:val="20"/>
              </w:rPr>
              <w:t xml:space="preserve"> strategy that is the fixed fishing mortality rate that maximizes catches over the final five years, </w:t>
            </w:r>
            <w:proofErr w:type="spellStart"/>
            <w:r w:rsidRPr="00023C3F">
              <w:rPr>
                <w:rFonts w:ascii="Times New Roman" w:hAnsi="Times New Roman" w:cs="Times New Roman"/>
                <w:i/>
                <w:sz w:val="20"/>
                <w:szCs w:val="20"/>
              </w:rPr>
              <w:t>n</w:t>
            </w:r>
            <w:r w:rsidRPr="00023C3F">
              <w:rPr>
                <w:rFonts w:ascii="Times New Roman" w:hAnsi="Times New Roman" w:cs="Times New Roman"/>
                <w:i/>
                <w:sz w:val="20"/>
                <w:szCs w:val="20"/>
                <w:vertAlign w:val="subscript"/>
              </w:rPr>
              <w:t>i</w:t>
            </w:r>
            <w:proofErr w:type="spellEnd"/>
            <w:r w:rsidRPr="00023C3F">
              <w:rPr>
                <w:rFonts w:ascii="Times New Roman" w:hAnsi="Times New Roman" w:cs="Times New Roman"/>
                <w:sz w:val="20"/>
                <w:szCs w:val="20"/>
              </w:rPr>
              <w:t xml:space="preserve"> is the number of simulations, </w:t>
            </w:r>
            <w:proofErr w:type="spellStart"/>
            <w:r w:rsidR="00C862CE" w:rsidRPr="00023C3F">
              <w:rPr>
                <w:rFonts w:ascii="Times New Roman" w:hAnsi="Times New Roman" w:cs="Times New Roman"/>
                <w:i/>
                <w:sz w:val="20"/>
                <w:szCs w:val="20"/>
              </w:rPr>
              <w:t>B</w:t>
            </w:r>
            <w:r w:rsidR="00C862CE" w:rsidRPr="00023C3F">
              <w:rPr>
                <w:rFonts w:ascii="Times New Roman" w:hAnsi="Times New Roman" w:cs="Times New Roman"/>
                <w:i/>
                <w:sz w:val="20"/>
                <w:szCs w:val="20"/>
                <w:vertAlign w:val="subscript"/>
              </w:rPr>
              <w:t>ny</w:t>
            </w:r>
            <w:proofErr w:type="spellEnd"/>
            <w:r w:rsidR="00C862CE" w:rsidRPr="00023C3F">
              <w:rPr>
                <w:rFonts w:ascii="Times New Roman" w:hAnsi="Times New Roman" w:cs="Times New Roman"/>
                <w:sz w:val="20"/>
                <w:szCs w:val="20"/>
              </w:rPr>
              <w:t xml:space="preserve"> is the biomass in the final year of the simulations, and </w:t>
            </w:r>
            <w:r w:rsidR="00C862CE" w:rsidRPr="00023C3F">
              <w:rPr>
                <w:rFonts w:ascii="Times New Roman" w:hAnsi="Times New Roman" w:cs="Times New Roman"/>
                <w:i/>
                <w:sz w:val="20"/>
                <w:szCs w:val="20"/>
              </w:rPr>
              <w:t>B</w:t>
            </w:r>
            <w:r w:rsidR="00C862CE" w:rsidRPr="00023C3F">
              <w:rPr>
                <w:rFonts w:ascii="Times New Roman" w:hAnsi="Times New Roman" w:cs="Times New Roman"/>
                <w:i/>
                <w:sz w:val="20"/>
                <w:szCs w:val="20"/>
                <w:vertAlign w:val="subscript"/>
              </w:rPr>
              <w:t>MSY</w:t>
            </w:r>
            <w:r w:rsidR="00C862CE" w:rsidRPr="00023C3F">
              <w:rPr>
                <w:rFonts w:ascii="Times New Roman" w:hAnsi="Times New Roman" w:cs="Times New Roman"/>
                <w:sz w:val="20"/>
                <w:szCs w:val="20"/>
              </w:rPr>
              <w:t xml:space="preserve"> is the true simulated biomass at maximum sustainable yield. </w:t>
            </w:r>
          </w:p>
        </w:tc>
      </w:tr>
    </w:tbl>
    <w:p w:rsidR="008F6FB7" w:rsidRDefault="008F6FB7" w:rsidP="00916ED8">
      <w:pPr>
        <w:spacing w:after="0" w:line="480" w:lineRule="auto"/>
        <w:rPr>
          <w:rFonts w:ascii="Times New Roman" w:hAnsi="Times New Roman" w:cs="Times New Roman"/>
          <w:b/>
        </w:rPr>
      </w:pPr>
    </w:p>
    <w:p w:rsidR="00AF08DA" w:rsidRDefault="00AF08DA" w:rsidP="00AF08DA">
      <w:pPr>
        <w:spacing w:after="0" w:line="480" w:lineRule="auto"/>
        <w:rPr>
          <w:rFonts w:ascii="Times New Roman" w:hAnsi="Times New Roman" w:cs="Times New Roman"/>
          <w:b/>
        </w:rPr>
      </w:pPr>
      <w:r>
        <w:rPr>
          <w:rFonts w:ascii="Times New Roman" w:hAnsi="Times New Roman" w:cs="Times New Roman"/>
          <w:b/>
        </w:rPr>
        <w:t>2.6</w:t>
      </w:r>
      <w:r w:rsidR="00843A53">
        <w:rPr>
          <w:rFonts w:ascii="Times New Roman" w:hAnsi="Times New Roman" w:cs="Times New Roman"/>
          <w:b/>
        </w:rPr>
        <w:t>.</w:t>
      </w:r>
      <w:r>
        <w:rPr>
          <w:rFonts w:ascii="Times New Roman" w:hAnsi="Times New Roman" w:cs="Times New Roman"/>
          <w:b/>
        </w:rPr>
        <w:t xml:space="preserve"> Quantifying value of information</w:t>
      </w:r>
    </w:p>
    <w:p w:rsidR="00AF08DA" w:rsidRPr="005E0B71" w:rsidRDefault="00AF08DA" w:rsidP="00AF08DA">
      <w:pPr>
        <w:spacing w:after="0" w:line="480" w:lineRule="auto"/>
        <w:rPr>
          <w:rFonts w:ascii="Times New Roman" w:hAnsi="Times New Roman" w:cs="Times New Roman"/>
          <w:b/>
        </w:rPr>
      </w:pPr>
      <w:r>
        <w:rPr>
          <w:rFonts w:ascii="Times New Roman" w:hAnsi="Times New Roman" w:cs="Times New Roman"/>
        </w:rPr>
        <w:t xml:space="preserve">Using multiple linear </w:t>
      </w:r>
      <w:proofErr w:type="gramStart"/>
      <w:r>
        <w:rPr>
          <w:rFonts w:ascii="Times New Roman" w:hAnsi="Times New Roman" w:cs="Times New Roman"/>
        </w:rPr>
        <w:t>regression</w:t>
      </w:r>
      <w:proofErr w:type="gramEnd"/>
      <w:r>
        <w:rPr>
          <w:rFonts w:ascii="Times New Roman" w:hAnsi="Times New Roman" w:cs="Times New Roman"/>
        </w:rPr>
        <w:t xml:space="preserve"> we aimed to relate long-term yield (</w:t>
      </w:r>
      <w:r w:rsidRPr="00673B10">
        <w:rPr>
          <w:rFonts w:ascii="Times New Roman" w:hAnsi="Times New Roman" w:cs="Times New Roman"/>
        </w:rPr>
        <w:t>Y</w:t>
      </w:r>
      <w:r w:rsidR="00EB160D">
        <w:rPr>
          <w:rFonts w:ascii="Times New Roman" w:hAnsi="Times New Roman" w:cs="Times New Roman"/>
          <w:i/>
        </w:rPr>
        <w:t xml:space="preserve">, </w:t>
      </w:r>
      <w:r w:rsidR="00EB160D" w:rsidRPr="00EB160D">
        <w:rPr>
          <w:rFonts w:ascii="Times New Roman" w:hAnsi="Times New Roman" w:cs="Times New Roman"/>
        </w:rPr>
        <w:t xml:space="preserve">a metric of </w:t>
      </w:r>
      <w:r w:rsidR="00EB160D">
        <w:rPr>
          <w:rFonts w:ascii="Times New Roman" w:hAnsi="Times New Roman" w:cs="Times New Roman"/>
        </w:rPr>
        <w:t xml:space="preserve">economic </w:t>
      </w:r>
      <w:r w:rsidR="00EB160D" w:rsidRPr="00EB160D">
        <w:rPr>
          <w:rFonts w:ascii="Times New Roman" w:hAnsi="Times New Roman" w:cs="Times New Roman"/>
        </w:rPr>
        <w:t>value</w:t>
      </w:r>
      <w:r>
        <w:rPr>
          <w:rFonts w:ascii="Times New Roman" w:hAnsi="Times New Roman" w:cs="Times New Roman"/>
        </w:rPr>
        <w:t xml:space="preserve">) of the MPs to operating model variables </w:t>
      </w:r>
      <w:r w:rsidR="00673B10">
        <w:rPr>
          <w:rFonts w:ascii="Times New Roman" w:hAnsi="Times New Roman" w:cs="Times New Roman"/>
        </w:rPr>
        <w:t xml:space="preserve">in addition to imprecision </w:t>
      </w:r>
      <w:r>
        <w:rPr>
          <w:rFonts w:ascii="Times New Roman" w:hAnsi="Times New Roman" w:cs="Times New Roman"/>
        </w:rPr>
        <w:t xml:space="preserve">and bias in the inputs to MPs. For each MP, two linear models were fitted in which </w:t>
      </w:r>
      <w:r w:rsidRPr="00673B10">
        <w:rPr>
          <w:rFonts w:ascii="Times New Roman" w:hAnsi="Times New Roman" w:cs="Times New Roman"/>
        </w:rPr>
        <w:t>Y</w:t>
      </w:r>
      <w:r>
        <w:rPr>
          <w:rFonts w:ascii="Times New Roman" w:hAnsi="Times New Roman" w:cs="Times New Roman"/>
        </w:rPr>
        <w:t xml:space="preserve"> was the dependent variable: (1) a linear model in which all operating model </w:t>
      </w:r>
      <w:r w:rsidR="00B00002">
        <w:rPr>
          <w:rFonts w:ascii="Times New Roman" w:hAnsi="Times New Roman" w:cs="Times New Roman"/>
        </w:rPr>
        <w:t>parameters</w:t>
      </w:r>
      <w:r>
        <w:rPr>
          <w:rFonts w:ascii="Times New Roman" w:hAnsi="Times New Roman" w:cs="Times New Roman"/>
        </w:rPr>
        <w:t xml:space="preserve"> were independent variables</w:t>
      </w:r>
      <w:r w:rsidR="00673B10">
        <w:rPr>
          <w:rFonts w:ascii="Times New Roman" w:hAnsi="Times New Roman" w:cs="Times New Roman"/>
        </w:rPr>
        <w:t xml:space="preserve"> </w:t>
      </w:r>
      <w:r>
        <w:rPr>
          <w:rFonts w:ascii="Times New Roman" w:hAnsi="Times New Roman" w:cs="Times New Roman"/>
        </w:rPr>
        <w:t xml:space="preserve">and (2) a linear model in which all observation error model </w:t>
      </w:r>
      <w:r w:rsidR="00B00002">
        <w:rPr>
          <w:rFonts w:ascii="Times New Roman" w:hAnsi="Times New Roman" w:cs="Times New Roman"/>
        </w:rPr>
        <w:t>parameters</w:t>
      </w:r>
      <w:r>
        <w:rPr>
          <w:rFonts w:ascii="Times New Roman" w:hAnsi="Times New Roman" w:cs="Times New Roman"/>
        </w:rPr>
        <w:t xml:space="preserve"> were independent variables. </w:t>
      </w:r>
      <w:r w:rsidR="00EB160D">
        <w:rPr>
          <w:rFonts w:ascii="Times New Roman" w:hAnsi="Times New Roman" w:cs="Times New Roman"/>
        </w:rPr>
        <w:t>In the simulation, e</w:t>
      </w:r>
      <w:r>
        <w:rPr>
          <w:rFonts w:ascii="Times New Roman" w:hAnsi="Times New Roman" w:cs="Times New Roman"/>
        </w:rPr>
        <w:t>ach independent variable</w:t>
      </w:r>
      <w:r w:rsidR="00EB160D">
        <w:rPr>
          <w:rFonts w:ascii="Times New Roman" w:hAnsi="Times New Roman" w:cs="Times New Roman"/>
        </w:rPr>
        <w:t xml:space="preserve"> </w:t>
      </w:r>
      <w:r>
        <w:rPr>
          <w:rFonts w:ascii="Times New Roman" w:hAnsi="Times New Roman" w:cs="Times New Roman"/>
        </w:rPr>
        <w:t xml:space="preserve">(e.g. natural mortality rate </w:t>
      </w:r>
      <w:r w:rsidRPr="00EB160D">
        <w:rPr>
          <w:rFonts w:ascii="Times New Roman" w:hAnsi="Times New Roman" w:cs="Times New Roman"/>
          <w:i/>
        </w:rPr>
        <w:t>M</w:t>
      </w:r>
      <w:r>
        <w:rPr>
          <w:rFonts w:ascii="Times New Roman" w:hAnsi="Times New Roman" w:cs="Times New Roman"/>
        </w:rPr>
        <w:t xml:space="preserve">, observation error </w:t>
      </w:r>
      <w:r w:rsidR="00EB160D">
        <w:rPr>
          <w:rFonts w:ascii="Times New Roman" w:hAnsi="Times New Roman" w:cs="Times New Roman"/>
        </w:rPr>
        <w:t xml:space="preserve">in catches </w:t>
      </w:r>
      <w:proofErr w:type="spellStart"/>
      <w:r w:rsidR="00EB160D" w:rsidRPr="00EB160D">
        <w:rPr>
          <w:rFonts w:ascii="Calibri" w:hAnsi="Calibri" w:cs="Times New Roman"/>
          <w:i/>
        </w:rPr>
        <w:t>σ</w:t>
      </w:r>
      <w:r w:rsidR="00EB160D" w:rsidRPr="00EB160D">
        <w:rPr>
          <w:rFonts w:ascii="Times New Roman" w:hAnsi="Times New Roman" w:cs="Times New Roman"/>
          <w:i/>
          <w:vertAlign w:val="subscript"/>
        </w:rPr>
        <w:t>C</w:t>
      </w:r>
      <w:proofErr w:type="spellEnd"/>
      <w:r w:rsidR="00EB160D">
        <w:rPr>
          <w:rFonts w:ascii="Times New Roman" w:hAnsi="Times New Roman" w:cs="Times New Roman"/>
        </w:rPr>
        <w:t>)</w:t>
      </w:r>
      <w:r>
        <w:rPr>
          <w:rFonts w:ascii="Times New Roman" w:hAnsi="Times New Roman" w:cs="Times New Roman"/>
        </w:rPr>
        <w:t xml:space="preserve"> </w:t>
      </w:r>
      <w:r w:rsidR="00E55249">
        <w:rPr>
          <w:rFonts w:ascii="Times New Roman" w:hAnsi="Times New Roman" w:cs="Times New Roman"/>
        </w:rPr>
        <w:t>was</w:t>
      </w:r>
      <w:r>
        <w:rPr>
          <w:rFonts w:ascii="Times New Roman" w:hAnsi="Times New Roman" w:cs="Times New Roman"/>
        </w:rPr>
        <w:t xml:space="preserve"> </w:t>
      </w:r>
      <w:r w:rsidR="00EB160D">
        <w:rPr>
          <w:rFonts w:ascii="Times New Roman" w:hAnsi="Times New Roman" w:cs="Times New Roman"/>
        </w:rPr>
        <w:t xml:space="preserve">sampled from a range of values that were considered to be credible </w:t>
      </w:r>
      <w:r w:rsidR="00EB160D" w:rsidRPr="00EB160D">
        <w:rPr>
          <w:rFonts w:ascii="Times New Roman" w:hAnsi="Times New Roman" w:cs="Times New Roman"/>
          <w:i/>
        </w:rPr>
        <w:t>a</w:t>
      </w:r>
      <w:r w:rsidR="00AB2AB5">
        <w:rPr>
          <w:rFonts w:ascii="Times New Roman" w:hAnsi="Times New Roman" w:cs="Times New Roman"/>
          <w:i/>
        </w:rPr>
        <w:t xml:space="preserve"> </w:t>
      </w:r>
      <w:r w:rsidR="00EB160D" w:rsidRPr="00EB160D">
        <w:rPr>
          <w:rFonts w:ascii="Times New Roman" w:hAnsi="Times New Roman" w:cs="Times New Roman"/>
          <w:i/>
        </w:rPr>
        <w:t>priori</w:t>
      </w:r>
      <w:r w:rsidR="0019277E">
        <w:rPr>
          <w:rFonts w:ascii="Times New Roman" w:hAnsi="Times New Roman" w:cs="Times New Roman"/>
        </w:rPr>
        <w:t xml:space="preserve"> (Table 4 and Table App.A.1).</w:t>
      </w:r>
      <w:r w:rsidR="00EB160D">
        <w:rPr>
          <w:rFonts w:ascii="Times New Roman" w:hAnsi="Times New Roman" w:cs="Times New Roman"/>
        </w:rPr>
        <w:t xml:space="preserve"> In quantifying value of information we chose to </w:t>
      </w:r>
      <w:r>
        <w:rPr>
          <w:rFonts w:ascii="Times New Roman" w:hAnsi="Times New Roman" w:cs="Times New Roman"/>
        </w:rPr>
        <w:t>standard</w:t>
      </w:r>
      <w:r w:rsidR="00EB160D">
        <w:rPr>
          <w:rFonts w:ascii="Times New Roman" w:hAnsi="Times New Roman" w:cs="Times New Roman"/>
        </w:rPr>
        <w:t>ize each independent variable</w:t>
      </w:r>
      <w:r>
        <w:rPr>
          <w:rFonts w:ascii="Times New Roman" w:hAnsi="Times New Roman" w:cs="Times New Roman"/>
        </w:rPr>
        <w:t xml:space="preserve"> to have a minimum value of 0 and a maximum value of 1. This standardization allows for the</w:t>
      </w:r>
      <w:r w:rsidR="00673B10">
        <w:rPr>
          <w:rFonts w:ascii="Times New Roman" w:hAnsi="Times New Roman" w:cs="Times New Roman"/>
        </w:rPr>
        <w:t xml:space="preserve"> </w:t>
      </w:r>
      <w:r w:rsidR="00EB160D">
        <w:rPr>
          <w:rFonts w:ascii="Times New Roman" w:hAnsi="Times New Roman" w:cs="Times New Roman"/>
        </w:rPr>
        <w:t xml:space="preserve">comparison </w:t>
      </w:r>
      <w:r>
        <w:rPr>
          <w:rFonts w:ascii="Times New Roman" w:hAnsi="Times New Roman" w:cs="Times New Roman"/>
        </w:rPr>
        <w:t xml:space="preserve">of the slopes in </w:t>
      </w:r>
      <w:r w:rsidR="00EB160D">
        <w:rPr>
          <w:rFonts w:ascii="Times New Roman" w:hAnsi="Times New Roman" w:cs="Times New Roman"/>
        </w:rPr>
        <w:t xml:space="preserve">long-term </w:t>
      </w:r>
      <w:r>
        <w:rPr>
          <w:rFonts w:ascii="Times New Roman" w:hAnsi="Times New Roman" w:cs="Times New Roman"/>
        </w:rPr>
        <w:t>yield</w:t>
      </w:r>
      <w:r w:rsidR="00EB160D">
        <w:rPr>
          <w:rFonts w:ascii="Times New Roman" w:hAnsi="Times New Roman" w:cs="Times New Roman"/>
        </w:rPr>
        <w:t xml:space="preserve"> </w:t>
      </w:r>
      <w:r w:rsidR="0019277E">
        <w:rPr>
          <w:rFonts w:ascii="Times New Roman" w:hAnsi="Times New Roman" w:cs="Times New Roman"/>
        </w:rPr>
        <w:t>across</w:t>
      </w:r>
      <w:r w:rsidR="00EB160D">
        <w:rPr>
          <w:rFonts w:ascii="Times New Roman" w:hAnsi="Times New Roman" w:cs="Times New Roman"/>
        </w:rPr>
        <w:t xml:space="preserve"> independent variables over their </w:t>
      </w:r>
      <w:r w:rsidR="00E55249">
        <w:rPr>
          <w:rFonts w:ascii="Times New Roman" w:hAnsi="Times New Roman" w:cs="Times New Roman"/>
        </w:rPr>
        <w:t xml:space="preserve">respective </w:t>
      </w:r>
      <w:r w:rsidR="00EB160D">
        <w:rPr>
          <w:rFonts w:ascii="Times New Roman" w:hAnsi="Times New Roman" w:cs="Times New Roman"/>
        </w:rPr>
        <w:t>credible ranges.</w:t>
      </w:r>
    </w:p>
    <w:p w:rsidR="00AF08DA" w:rsidRDefault="00AF08DA" w:rsidP="00916ED8">
      <w:pPr>
        <w:spacing w:after="0" w:line="480" w:lineRule="auto"/>
        <w:rPr>
          <w:rFonts w:ascii="Times New Roman" w:hAnsi="Times New Roman" w:cs="Times New Roman"/>
          <w:b/>
        </w:rPr>
      </w:pPr>
    </w:p>
    <w:p w:rsidR="008146F0" w:rsidRDefault="005D1CBC" w:rsidP="00916ED8">
      <w:pPr>
        <w:spacing w:after="0" w:line="480" w:lineRule="auto"/>
        <w:rPr>
          <w:rFonts w:ascii="Times New Roman" w:hAnsi="Times New Roman" w:cs="Times New Roman"/>
          <w:b/>
        </w:rPr>
      </w:pPr>
      <w:commentRangeStart w:id="40"/>
      <w:r>
        <w:rPr>
          <w:rFonts w:ascii="Times New Roman" w:hAnsi="Times New Roman" w:cs="Times New Roman"/>
          <w:b/>
        </w:rPr>
        <w:t xml:space="preserve">3. </w:t>
      </w:r>
      <w:r w:rsidR="00C61B1B" w:rsidRPr="005E0B71">
        <w:rPr>
          <w:rFonts w:ascii="Times New Roman" w:hAnsi="Times New Roman" w:cs="Times New Roman"/>
          <w:b/>
        </w:rPr>
        <w:t>Results</w:t>
      </w:r>
      <w:commentRangeEnd w:id="40"/>
      <w:r w:rsidR="00AB72C9">
        <w:rPr>
          <w:rStyle w:val="CommentReference"/>
        </w:rPr>
        <w:commentReference w:id="40"/>
      </w:r>
    </w:p>
    <w:p w:rsidR="00CB74AC" w:rsidRDefault="008146F0" w:rsidP="00916ED8">
      <w:pPr>
        <w:spacing w:after="0" w:line="480" w:lineRule="auto"/>
        <w:rPr>
          <w:rFonts w:ascii="Times New Roman" w:hAnsi="Times New Roman" w:cs="Times New Roman"/>
        </w:rPr>
      </w:pPr>
      <w:r>
        <w:rPr>
          <w:rFonts w:ascii="Times New Roman" w:hAnsi="Times New Roman" w:cs="Times New Roman"/>
        </w:rPr>
        <w:t xml:space="preserve">The performance trade-offs among the MPs are illustrated in Figures 2 and 3. These plots feature the top ten performing methods defined as the shortest Euclidean distance from 100% EY, 0% PSD, 100% PGY and 0% </w:t>
      </w:r>
      <w:r w:rsidR="00CB74AC">
        <w:rPr>
          <w:rFonts w:ascii="Times New Roman" w:hAnsi="Times New Roman" w:cs="Times New Roman"/>
        </w:rPr>
        <w:t>VY. In doing so we</w:t>
      </w:r>
      <w:r>
        <w:rPr>
          <w:rFonts w:ascii="Times New Roman" w:hAnsi="Times New Roman" w:cs="Times New Roman"/>
        </w:rPr>
        <w:t xml:space="preserve"> </w:t>
      </w:r>
      <w:r w:rsidR="00CB74AC">
        <w:rPr>
          <w:rFonts w:ascii="Times New Roman" w:hAnsi="Times New Roman" w:cs="Times New Roman"/>
        </w:rPr>
        <w:t>scale performance linearly and weight me</w:t>
      </w:r>
      <w:r>
        <w:rPr>
          <w:rFonts w:ascii="Times New Roman" w:hAnsi="Times New Roman" w:cs="Times New Roman"/>
        </w:rPr>
        <w:t>trics equally</w:t>
      </w:r>
      <w:r w:rsidR="00CB74AC">
        <w:rPr>
          <w:rFonts w:ascii="Times New Roman" w:hAnsi="Times New Roman" w:cs="Times New Roman"/>
        </w:rPr>
        <w:t xml:space="preserve">. This not intended to be a </w:t>
      </w:r>
      <w:r w:rsidR="00CB74AC">
        <w:rPr>
          <w:rFonts w:ascii="Times New Roman" w:hAnsi="Times New Roman" w:cs="Times New Roman"/>
        </w:rPr>
        <w:lastRenderedPageBreak/>
        <w:t xml:space="preserve">defensible </w:t>
      </w:r>
      <w:r w:rsidR="00D72A29">
        <w:rPr>
          <w:rFonts w:ascii="Times New Roman" w:hAnsi="Times New Roman" w:cs="Times New Roman"/>
        </w:rPr>
        <w:t>representation of</w:t>
      </w:r>
      <w:r w:rsidR="00CB74AC">
        <w:rPr>
          <w:rFonts w:ascii="Times New Roman" w:hAnsi="Times New Roman" w:cs="Times New Roman"/>
        </w:rPr>
        <w:t xml:space="preserve"> </w:t>
      </w:r>
      <w:ins w:id="41" w:author="Doug Butterworth" w:date="2014-12-30T21:47:00Z">
        <w:r w:rsidR="004E1F4B">
          <w:rPr>
            <w:rFonts w:ascii="Times New Roman" w:hAnsi="Times New Roman" w:cs="Times New Roman"/>
          </w:rPr>
          <w:t xml:space="preserve">a </w:t>
        </w:r>
      </w:ins>
      <w:r w:rsidR="00CB74AC">
        <w:rPr>
          <w:rFonts w:ascii="Times New Roman" w:hAnsi="Times New Roman" w:cs="Times New Roman"/>
        </w:rPr>
        <w:t>utility</w:t>
      </w:r>
      <w:ins w:id="42" w:author="Doug Butterworth" w:date="2014-12-30T21:48:00Z">
        <w:r w:rsidR="004E1F4B">
          <w:rPr>
            <w:rFonts w:ascii="Times New Roman" w:hAnsi="Times New Roman" w:cs="Times New Roman"/>
          </w:rPr>
          <w:t xml:space="preserve"> function</w:t>
        </w:r>
      </w:ins>
      <w:ins w:id="43" w:author="Doug Butterworth" w:date="2014-12-30T21:47:00Z">
        <w:r w:rsidR="004E1F4B">
          <w:rPr>
            <w:rFonts w:ascii="Times New Roman" w:hAnsi="Times New Roman" w:cs="Times New Roman"/>
          </w:rPr>
          <w:t>,</w:t>
        </w:r>
      </w:ins>
      <w:r w:rsidR="00CB74AC">
        <w:rPr>
          <w:rFonts w:ascii="Times New Roman" w:hAnsi="Times New Roman" w:cs="Times New Roman"/>
        </w:rPr>
        <w:t xml:space="preserve"> but rather a means of simplifying the presentation of results to those MPs that were </w:t>
      </w:r>
      <w:ins w:id="44" w:author="Doug Butterworth" w:date="2014-12-30T00:07:00Z">
        <w:r w:rsidR="00B26F6C">
          <w:rPr>
            <w:rFonts w:ascii="Times New Roman" w:hAnsi="Times New Roman" w:cs="Times New Roman"/>
          </w:rPr>
          <w:t xml:space="preserve">the </w:t>
        </w:r>
      </w:ins>
      <w:r w:rsidR="00CB74AC">
        <w:rPr>
          <w:rFonts w:ascii="Times New Roman" w:hAnsi="Times New Roman" w:cs="Times New Roman"/>
        </w:rPr>
        <w:t>most promising.</w:t>
      </w:r>
      <w:r w:rsidR="00D72A29">
        <w:rPr>
          <w:rFonts w:ascii="Times New Roman" w:hAnsi="Times New Roman" w:cs="Times New Roman"/>
        </w:rPr>
        <w:t xml:space="preserve"> </w:t>
      </w:r>
    </w:p>
    <w:p w:rsidR="00D72A29" w:rsidRDefault="00D72A29" w:rsidP="00916ED8">
      <w:pPr>
        <w:spacing w:after="0" w:line="480" w:lineRule="auto"/>
        <w:rPr>
          <w:rFonts w:ascii="Times New Roman" w:hAnsi="Times New Roman" w:cs="Times New Roman"/>
        </w:rPr>
      </w:pPr>
    </w:p>
    <w:p w:rsidR="00C61B1B" w:rsidRPr="004D66BA" w:rsidRDefault="00C17B75" w:rsidP="00916ED8">
      <w:pPr>
        <w:spacing w:after="0" w:line="480" w:lineRule="auto"/>
        <w:rPr>
          <w:rFonts w:ascii="Times New Roman" w:hAnsi="Times New Roman" w:cs="Times New Roman"/>
          <w:b/>
        </w:rPr>
      </w:pPr>
      <w:r w:rsidRPr="004D66BA">
        <w:rPr>
          <w:rFonts w:ascii="Times New Roman" w:hAnsi="Times New Roman" w:cs="Times New Roman"/>
          <w:b/>
        </w:rPr>
        <w:t>3.1</w:t>
      </w:r>
      <w:r w:rsidR="00843A53">
        <w:rPr>
          <w:rFonts w:ascii="Times New Roman" w:hAnsi="Times New Roman" w:cs="Times New Roman"/>
          <w:b/>
        </w:rPr>
        <w:t>.</w:t>
      </w:r>
      <w:r w:rsidRPr="004D66BA">
        <w:rPr>
          <w:rFonts w:ascii="Times New Roman" w:hAnsi="Times New Roman" w:cs="Times New Roman"/>
          <w:b/>
        </w:rPr>
        <w:t xml:space="preserve"> </w:t>
      </w:r>
      <w:r w:rsidR="000E1E6C">
        <w:rPr>
          <w:rFonts w:ascii="Times New Roman" w:hAnsi="Times New Roman" w:cs="Times New Roman"/>
          <w:b/>
        </w:rPr>
        <w:t>Overall p</w:t>
      </w:r>
      <w:r w:rsidR="0083649D">
        <w:rPr>
          <w:rFonts w:ascii="Times New Roman" w:hAnsi="Times New Roman" w:cs="Times New Roman"/>
          <w:b/>
        </w:rPr>
        <w:t xml:space="preserve">erformance of </w:t>
      </w:r>
      <w:r w:rsidR="001E7577">
        <w:rPr>
          <w:rFonts w:ascii="Times New Roman" w:hAnsi="Times New Roman" w:cs="Times New Roman"/>
          <w:b/>
        </w:rPr>
        <w:t>generic</w:t>
      </w:r>
      <w:r w:rsidR="0083649D">
        <w:rPr>
          <w:rFonts w:ascii="Times New Roman" w:hAnsi="Times New Roman" w:cs="Times New Roman"/>
          <w:b/>
        </w:rPr>
        <w:t xml:space="preserve"> and reference MPs</w:t>
      </w:r>
    </w:p>
    <w:p w:rsidR="002449E4" w:rsidRDefault="00C17B75" w:rsidP="00916ED8">
      <w:pPr>
        <w:spacing w:after="0" w:line="480" w:lineRule="auto"/>
        <w:rPr>
          <w:rFonts w:ascii="Times New Roman" w:hAnsi="Times New Roman" w:cs="Times New Roman"/>
        </w:rPr>
      </w:pPr>
      <w:r>
        <w:rPr>
          <w:rFonts w:ascii="Times New Roman" w:hAnsi="Times New Roman" w:cs="Times New Roman"/>
        </w:rPr>
        <w:t xml:space="preserve">Regardless of life-history, </w:t>
      </w:r>
      <w:r w:rsidR="000D6620">
        <w:rPr>
          <w:rFonts w:ascii="Times New Roman" w:hAnsi="Times New Roman" w:cs="Times New Roman"/>
        </w:rPr>
        <w:t xml:space="preserve">initial stock </w:t>
      </w:r>
      <w:r>
        <w:rPr>
          <w:rFonts w:ascii="Times New Roman" w:hAnsi="Times New Roman" w:cs="Times New Roman"/>
        </w:rPr>
        <w:t xml:space="preserve">depletion level or quality of data, </w:t>
      </w:r>
      <w:r w:rsidR="004E1F4B">
        <w:rPr>
          <w:rFonts w:ascii="Times New Roman" w:hAnsi="Times New Roman" w:cs="Times New Roman"/>
        </w:rPr>
        <w:t xml:space="preserve">of the MPs that rely on estimates of </w:t>
      </w:r>
      <w:r w:rsidR="00200C5B">
        <w:rPr>
          <w:rFonts w:ascii="Times New Roman" w:hAnsi="Times New Roman" w:cs="Times New Roman"/>
        </w:rPr>
        <w:t>absolute</w:t>
      </w:r>
      <w:r w:rsidR="004E1F4B">
        <w:rPr>
          <w:rFonts w:ascii="Times New Roman" w:hAnsi="Times New Roman" w:cs="Times New Roman"/>
        </w:rPr>
        <w:t xml:space="preserve"> biomass or depletion, </w:t>
      </w:r>
      <w:r w:rsidR="004D66BA">
        <w:rPr>
          <w:rFonts w:ascii="Times New Roman" w:hAnsi="Times New Roman" w:cs="Times New Roman"/>
        </w:rPr>
        <w:t>five</w:t>
      </w:r>
      <w:r>
        <w:rPr>
          <w:rFonts w:ascii="Times New Roman" w:hAnsi="Times New Roman" w:cs="Times New Roman"/>
        </w:rPr>
        <w:t xml:space="preserve"> consistently outperformed the</w:t>
      </w:r>
      <w:r w:rsidR="004E1F4B">
        <w:rPr>
          <w:rFonts w:ascii="Times New Roman" w:hAnsi="Times New Roman" w:cs="Times New Roman"/>
        </w:rPr>
        <w:t xml:space="preserve"> others</w:t>
      </w:r>
      <w:r>
        <w:rPr>
          <w:rFonts w:ascii="Times New Roman" w:hAnsi="Times New Roman" w:cs="Times New Roman"/>
        </w:rPr>
        <w:t xml:space="preserve">: </w:t>
      </w:r>
      <w:r w:rsidR="004D66BA">
        <w:rPr>
          <w:rFonts w:ascii="Times New Roman" w:hAnsi="Times New Roman" w:cs="Times New Roman"/>
        </w:rPr>
        <w:t xml:space="preserve">the reference methods </w:t>
      </w:r>
      <w:proofErr w:type="spellStart"/>
      <w:r w:rsidR="004D66BA">
        <w:rPr>
          <w:rFonts w:ascii="Times New Roman" w:hAnsi="Times New Roman" w:cs="Times New Roman"/>
        </w:rPr>
        <w:t>Fratio</w:t>
      </w:r>
      <w:proofErr w:type="spellEnd"/>
      <w:r w:rsidR="004D66BA">
        <w:rPr>
          <w:rFonts w:ascii="Times New Roman" w:hAnsi="Times New Roman" w:cs="Times New Roman"/>
        </w:rPr>
        <w:t xml:space="preserve">, DD, DD4010, and two adaptive fishing rate rules, </w:t>
      </w:r>
      <w:proofErr w:type="spellStart"/>
      <w:r w:rsidR="004D66BA">
        <w:rPr>
          <w:rFonts w:ascii="Times New Roman" w:hAnsi="Times New Roman" w:cs="Times New Roman"/>
        </w:rPr>
        <w:t>DynF</w:t>
      </w:r>
      <w:proofErr w:type="spellEnd"/>
      <w:r w:rsidR="004D66BA">
        <w:rPr>
          <w:rFonts w:ascii="Times New Roman" w:hAnsi="Times New Roman" w:cs="Times New Roman"/>
        </w:rPr>
        <w:t xml:space="preserve"> and </w:t>
      </w:r>
      <w:proofErr w:type="spellStart"/>
      <w:r w:rsidR="004D66BA">
        <w:rPr>
          <w:rFonts w:ascii="Times New Roman" w:hAnsi="Times New Roman" w:cs="Times New Roman"/>
        </w:rPr>
        <w:t>Fadapt</w:t>
      </w:r>
      <w:proofErr w:type="spellEnd"/>
      <w:r w:rsidR="0083649D">
        <w:rPr>
          <w:rFonts w:ascii="Times New Roman" w:hAnsi="Times New Roman" w:cs="Times New Roman"/>
        </w:rPr>
        <w:t xml:space="preserve"> (Figures 2-</w:t>
      </w:r>
      <w:r w:rsidR="00444D1A">
        <w:rPr>
          <w:rFonts w:ascii="Times New Roman" w:hAnsi="Times New Roman" w:cs="Times New Roman"/>
        </w:rPr>
        <w:t>3</w:t>
      </w:r>
      <w:r w:rsidR="0083649D">
        <w:rPr>
          <w:rFonts w:ascii="Times New Roman" w:hAnsi="Times New Roman" w:cs="Times New Roman"/>
        </w:rPr>
        <w:t>)</w:t>
      </w:r>
      <w:r w:rsidR="004D66BA">
        <w:rPr>
          <w:rFonts w:ascii="Times New Roman" w:hAnsi="Times New Roman" w:cs="Times New Roman"/>
        </w:rPr>
        <w:t>.</w:t>
      </w:r>
      <w:r w:rsidR="00444D1A">
        <w:rPr>
          <w:rFonts w:ascii="Times New Roman" w:hAnsi="Times New Roman" w:cs="Times New Roman"/>
        </w:rPr>
        <w:t xml:space="preserve"> An exception to this rule was the relatively high average annual variability</w:t>
      </w:r>
      <w:r w:rsidR="002449E4">
        <w:rPr>
          <w:rFonts w:ascii="Times New Roman" w:hAnsi="Times New Roman" w:cs="Times New Roman"/>
        </w:rPr>
        <w:t xml:space="preserve"> in yields</w:t>
      </w:r>
      <w:r w:rsidR="00444D1A">
        <w:rPr>
          <w:rFonts w:ascii="Times New Roman" w:hAnsi="Times New Roman" w:cs="Times New Roman"/>
        </w:rPr>
        <w:t xml:space="preserve"> (VY) of the delay-difference assessment methods DD and DD4010 (Figure 3). </w:t>
      </w:r>
    </w:p>
    <w:p w:rsidR="002449E4" w:rsidRDefault="002449E4" w:rsidP="00916ED8">
      <w:pPr>
        <w:spacing w:after="0" w:line="480" w:lineRule="auto"/>
        <w:rPr>
          <w:rFonts w:ascii="Times New Roman" w:hAnsi="Times New Roman" w:cs="Times New Roman"/>
        </w:rPr>
      </w:pPr>
    </w:p>
    <w:p w:rsidR="00D91309" w:rsidRDefault="004D66BA" w:rsidP="00916ED8">
      <w:pPr>
        <w:spacing w:after="0" w:line="480" w:lineRule="auto"/>
      </w:pPr>
      <w:r>
        <w:rPr>
          <w:rFonts w:ascii="Times New Roman" w:hAnsi="Times New Roman" w:cs="Times New Roman"/>
        </w:rPr>
        <w:t xml:space="preserve">It is striking that </w:t>
      </w:r>
      <w:r w:rsidR="004E1F4B">
        <w:rPr>
          <w:rFonts w:ascii="Times New Roman" w:hAnsi="Times New Roman" w:cs="Times New Roman"/>
        </w:rPr>
        <w:t>for</w:t>
      </w:r>
      <w:r w:rsidR="000D6620">
        <w:rPr>
          <w:rFonts w:ascii="Times New Roman" w:hAnsi="Times New Roman" w:cs="Times New Roman"/>
        </w:rPr>
        <w:t xml:space="preserve"> these simulations </w:t>
      </w:r>
      <w:r>
        <w:rPr>
          <w:rFonts w:ascii="Times New Roman" w:hAnsi="Times New Roman" w:cs="Times New Roman"/>
        </w:rPr>
        <w:t>simply aiming to fish at a fixed fraction of natural mortality rate (</w:t>
      </w:r>
      <w:proofErr w:type="spellStart"/>
      <w:r>
        <w:rPr>
          <w:rFonts w:ascii="Times New Roman" w:hAnsi="Times New Roman" w:cs="Times New Roman"/>
        </w:rPr>
        <w:t>Fratio</w:t>
      </w:r>
      <w:proofErr w:type="spellEnd"/>
      <w:r>
        <w:rPr>
          <w:rFonts w:ascii="Times New Roman" w:hAnsi="Times New Roman" w:cs="Times New Roman"/>
        </w:rPr>
        <w:t>) can be expected to perform as well or better tha</w:t>
      </w:r>
      <w:r w:rsidR="00B26F6C">
        <w:rPr>
          <w:rFonts w:ascii="Times New Roman" w:hAnsi="Times New Roman" w:cs="Times New Roman"/>
        </w:rPr>
        <w:t>n</w:t>
      </w:r>
      <w:r>
        <w:rPr>
          <w:rFonts w:ascii="Times New Roman" w:hAnsi="Times New Roman" w:cs="Times New Roman"/>
        </w:rPr>
        <w:t xml:space="preserve"> simple stock assessments relying on long time-series of </w:t>
      </w:r>
      <w:r w:rsidR="00C253AC">
        <w:rPr>
          <w:rFonts w:ascii="Times New Roman" w:hAnsi="Times New Roman" w:cs="Times New Roman"/>
        </w:rPr>
        <w:t>relative abundance</w:t>
      </w:r>
      <w:r>
        <w:rPr>
          <w:rFonts w:ascii="Times New Roman" w:hAnsi="Times New Roman" w:cs="Times New Roman"/>
        </w:rPr>
        <w:t xml:space="preserve"> data or dynamic rules that attempt to modify </w:t>
      </w:r>
      <w:r w:rsidR="004E1F4B">
        <w:rPr>
          <w:rFonts w:ascii="Times New Roman" w:hAnsi="Times New Roman" w:cs="Times New Roman"/>
        </w:rPr>
        <w:t xml:space="preserve">the </w:t>
      </w:r>
      <w:r>
        <w:rPr>
          <w:rFonts w:ascii="Times New Roman" w:hAnsi="Times New Roman" w:cs="Times New Roman"/>
        </w:rPr>
        <w:t>exploitation rate to suit changes in productivity</w:t>
      </w:r>
      <w:r w:rsidR="00673B10">
        <w:rPr>
          <w:rFonts w:ascii="Times New Roman" w:hAnsi="Times New Roman" w:cs="Times New Roman"/>
        </w:rPr>
        <w:t xml:space="preserve"> (DD, </w:t>
      </w:r>
      <w:proofErr w:type="spellStart"/>
      <w:r w:rsidR="00673B10">
        <w:rPr>
          <w:rFonts w:ascii="Times New Roman" w:hAnsi="Times New Roman" w:cs="Times New Roman"/>
        </w:rPr>
        <w:t>Fadapt</w:t>
      </w:r>
      <w:proofErr w:type="spellEnd"/>
      <w:r w:rsidR="00673B10">
        <w:rPr>
          <w:rFonts w:ascii="Times New Roman" w:hAnsi="Times New Roman" w:cs="Times New Roman"/>
        </w:rPr>
        <w:t>)</w:t>
      </w:r>
      <w:r>
        <w:rPr>
          <w:rFonts w:ascii="Times New Roman" w:hAnsi="Times New Roman" w:cs="Times New Roman"/>
        </w:rPr>
        <w:t xml:space="preserve">. </w:t>
      </w:r>
      <w:r w:rsidR="002449E4">
        <w:rPr>
          <w:rFonts w:ascii="Times New Roman" w:hAnsi="Times New Roman" w:cs="Times New Roman"/>
        </w:rPr>
        <w:t xml:space="preserve">This is particularly </w:t>
      </w:r>
      <w:commentRangeStart w:id="45"/>
      <w:r w:rsidR="002449E4">
        <w:rPr>
          <w:rFonts w:ascii="Times New Roman" w:hAnsi="Times New Roman" w:cs="Times New Roman"/>
        </w:rPr>
        <w:t xml:space="preserve">surprising </w:t>
      </w:r>
      <w:commentRangeEnd w:id="45"/>
      <w:r w:rsidR="00B26F6C">
        <w:rPr>
          <w:rStyle w:val="CommentReference"/>
        </w:rPr>
        <w:commentReference w:id="45"/>
      </w:r>
      <w:r w:rsidR="002449E4">
        <w:rPr>
          <w:rFonts w:ascii="Times New Roman" w:hAnsi="Times New Roman" w:cs="Times New Roman"/>
        </w:rPr>
        <w:t>given</w:t>
      </w:r>
      <w:r w:rsidR="00673B10">
        <w:rPr>
          <w:rFonts w:ascii="Times New Roman" w:hAnsi="Times New Roman" w:cs="Times New Roman"/>
        </w:rPr>
        <w:t xml:space="preserve"> that we simulated</w:t>
      </w:r>
      <w:r w:rsidR="002449E4">
        <w:rPr>
          <w:rFonts w:ascii="Times New Roman" w:hAnsi="Times New Roman" w:cs="Times New Roman"/>
        </w:rPr>
        <w:t xml:space="preserve"> </w:t>
      </w:r>
      <w:r w:rsidR="00673B10">
        <w:rPr>
          <w:rFonts w:ascii="Times New Roman" w:hAnsi="Times New Roman" w:cs="Times New Roman"/>
        </w:rPr>
        <w:t>reasonably</w:t>
      </w:r>
      <w:r w:rsidR="002449E4">
        <w:rPr>
          <w:rFonts w:ascii="Times New Roman" w:hAnsi="Times New Roman" w:cs="Times New Roman"/>
        </w:rPr>
        <w:t xml:space="preserve"> large </w:t>
      </w:r>
      <w:r w:rsidR="00673B10">
        <w:rPr>
          <w:rFonts w:ascii="Times New Roman" w:hAnsi="Times New Roman" w:cs="Times New Roman"/>
        </w:rPr>
        <w:t xml:space="preserve">potential </w:t>
      </w:r>
      <w:r w:rsidR="002449E4">
        <w:rPr>
          <w:rFonts w:ascii="Times New Roman" w:hAnsi="Times New Roman" w:cs="Times New Roman"/>
        </w:rPr>
        <w:t xml:space="preserve">bias </w:t>
      </w:r>
      <w:r w:rsidR="00673B10">
        <w:rPr>
          <w:rFonts w:ascii="Times New Roman" w:hAnsi="Times New Roman" w:cs="Times New Roman"/>
        </w:rPr>
        <w:t>in current estimates of</w:t>
      </w:r>
      <w:r w:rsidR="00200C5B">
        <w:rPr>
          <w:rFonts w:ascii="Times New Roman" w:hAnsi="Times New Roman" w:cs="Times New Roman"/>
        </w:rPr>
        <w:t xml:space="preserve"> absolute</w:t>
      </w:r>
      <w:r w:rsidR="00673B10">
        <w:rPr>
          <w:rFonts w:ascii="Times New Roman" w:hAnsi="Times New Roman" w:cs="Times New Roman"/>
        </w:rPr>
        <w:t xml:space="preserve"> biomass</w:t>
      </w:r>
      <w:r w:rsidR="0046173B">
        <w:rPr>
          <w:rFonts w:ascii="Times New Roman" w:hAnsi="Times New Roman" w:cs="Times New Roman"/>
        </w:rPr>
        <w:t xml:space="preserve"> and FMSY</w:t>
      </w:r>
      <w:r w:rsidR="00673B10">
        <w:rPr>
          <w:rFonts w:ascii="Times New Roman" w:hAnsi="Times New Roman" w:cs="Times New Roman"/>
        </w:rPr>
        <w:t xml:space="preserve">: in the data limited observation model, </w:t>
      </w:r>
      <w:r w:rsidR="002449E4">
        <w:rPr>
          <w:rFonts w:ascii="Times New Roman" w:hAnsi="Times New Roman" w:cs="Times New Roman"/>
        </w:rPr>
        <w:t xml:space="preserve">observed </w:t>
      </w:r>
      <w:r w:rsidR="00200C5B">
        <w:rPr>
          <w:rFonts w:ascii="Times New Roman" w:hAnsi="Times New Roman" w:cs="Times New Roman"/>
        </w:rPr>
        <w:t xml:space="preserve">absolute </w:t>
      </w:r>
      <w:r w:rsidR="002449E4">
        <w:rPr>
          <w:rFonts w:ascii="Times New Roman" w:hAnsi="Times New Roman" w:cs="Times New Roman"/>
        </w:rPr>
        <w:t>biomass estimates could easily be a factor of three different</w:t>
      </w:r>
      <w:r w:rsidR="00673B10">
        <w:rPr>
          <w:rFonts w:ascii="Times New Roman" w:hAnsi="Times New Roman" w:cs="Times New Roman"/>
        </w:rPr>
        <w:t xml:space="preserve"> from the true </w:t>
      </w:r>
      <w:r w:rsidR="00EC12DA">
        <w:rPr>
          <w:rFonts w:ascii="Times New Roman" w:hAnsi="Times New Roman" w:cs="Times New Roman"/>
        </w:rPr>
        <w:t xml:space="preserve">values </w:t>
      </w:r>
      <w:r w:rsidR="00673B10">
        <w:rPr>
          <w:rFonts w:ascii="Times New Roman" w:hAnsi="Times New Roman" w:cs="Times New Roman"/>
        </w:rPr>
        <w:t>simulated</w:t>
      </w:r>
      <w:r w:rsidR="002449E4">
        <w:rPr>
          <w:rFonts w:ascii="Times New Roman" w:hAnsi="Times New Roman" w:cs="Times New Roman"/>
        </w:rPr>
        <w:t xml:space="preserve">. </w:t>
      </w:r>
      <w:r w:rsidR="008B79F1">
        <w:rPr>
          <w:rFonts w:ascii="Times New Roman" w:hAnsi="Times New Roman" w:cs="Times New Roman"/>
        </w:rPr>
        <w:t xml:space="preserve">Dynamic rules </w:t>
      </w:r>
      <w:proofErr w:type="spellStart"/>
      <w:r w:rsidR="008B79F1">
        <w:rPr>
          <w:rFonts w:ascii="Times New Roman" w:hAnsi="Times New Roman" w:cs="Times New Roman"/>
        </w:rPr>
        <w:t>DynF</w:t>
      </w:r>
      <w:proofErr w:type="spellEnd"/>
      <w:r w:rsidR="008B79F1">
        <w:rPr>
          <w:rFonts w:ascii="Times New Roman" w:hAnsi="Times New Roman" w:cs="Times New Roman"/>
        </w:rPr>
        <w:t xml:space="preserve"> </w:t>
      </w:r>
      <w:r w:rsidR="003F4C70">
        <w:rPr>
          <w:rFonts w:ascii="Times New Roman" w:hAnsi="Times New Roman" w:cs="Times New Roman"/>
        </w:rPr>
        <w:t xml:space="preserve">and </w:t>
      </w:r>
      <w:proofErr w:type="spellStart"/>
      <w:r w:rsidR="003F4C70">
        <w:rPr>
          <w:rFonts w:ascii="Times New Roman" w:hAnsi="Times New Roman" w:cs="Times New Roman"/>
        </w:rPr>
        <w:t>Fadapt</w:t>
      </w:r>
      <w:proofErr w:type="spellEnd"/>
      <w:r w:rsidR="003F4C70">
        <w:rPr>
          <w:rFonts w:ascii="Times New Roman" w:hAnsi="Times New Roman" w:cs="Times New Roman"/>
        </w:rPr>
        <w:t xml:space="preserve"> </w:t>
      </w:r>
      <w:r w:rsidR="008B79F1">
        <w:rPr>
          <w:rFonts w:ascii="Times New Roman" w:hAnsi="Times New Roman" w:cs="Times New Roman"/>
        </w:rPr>
        <w:t xml:space="preserve">obtained comparable expected long term yield </w:t>
      </w:r>
      <w:r w:rsidR="001910BD">
        <w:rPr>
          <w:rFonts w:ascii="Times New Roman" w:hAnsi="Times New Roman" w:cs="Times New Roman"/>
        </w:rPr>
        <w:t xml:space="preserve">(EY) to the fixed fishing rate </w:t>
      </w:r>
      <w:proofErr w:type="spellStart"/>
      <w:r w:rsidR="001910BD">
        <w:rPr>
          <w:rFonts w:ascii="Times New Roman" w:hAnsi="Times New Roman" w:cs="Times New Roman"/>
        </w:rPr>
        <w:t>Fratio</w:t>
      </w:r>
      <w:proofErr w:type="spellEnd"/>
      <w:r w:rsidR="001910BD">
        <w:rPr>
          <w:rFonts w:ascii="Times New Roman" w:hAnsi="Times New Roman" w:cs="Times New Roman"/>
        </w:rPr>
        <w:t xml:space="preserve"> MP</w:t>
      </w:r>
      <w:r w:rsidR="00EC12DA">
        <w:rPr>
          <w:rFonts w:ascii="Times New Roman" w:hAnsi="Times New Roman" w:cs="Times New Roman"/>
        </w:rPr>
        <w:t>,</w:t>
      </w:r>
      <w:r w:rsidR="001910BD">
        <w:rPr>
          <w:rFonts w:ascii="Times New Roman" w:hAnsi="Times New Roman" w:cs="Times New Roman"/>
        </w:rPr>
        <w:t xml:space="preserve"> </w:t>
      </w:r>
      <w:r w:rsidR="008B79F1">
        <w:rPr>
          <w:rFonts w:ascii="Times New Roman" w:hAnsi="Times New Roman" w:cs="Times New Roman"/>
        </w:rPr>
        <w:t xml:space="preserve">but </w:t>
      </w:r>
      <w:r w:rsidR="002449E4">
        <w:rPr>
          <w:rFonts w:ascii="Times New Roman" w:hAnsi="Times New Roman" w:cs="Times New Roman"/>
        </w:rPr>
        <w:t xml:space="preserve">generally </w:t>
      </w:r>
      <w:r w:rsidR="008B79F1">
        <w:rPr>
          <w:rFonts w:ascii="Times New Roman" w:hAnsi="Times New Roman" w:cs="Times New Roman"/>
        </w:rPr>
        <w:t xml:space="preserve">led to higher </w:t>
      </w:r>
      <w:r w:rsidR="00CB2A9F">
        <w:rPr>
          <w:rFonts w:ascii="Times New Roman" w:hAnsi="Times New Roman" w:cs="Times New Roman"/>
        </w:rPr>
        <w:t>average annual</w:t>
      </w:r>
      <w:r w:rsidR="008B79F1">
        <w:rPr>
          <w:rFonts w:ascii="Times New Roman" w:hAnsi="Times New Roman" w:cs="Times New Roman"/>
        </w:rPr>
        <w:t xml:space="preserve"> variability in yield </w:t>
      </w:r>
      <w:r w:rsidR="002449E4">
        <w:rPr>
          <w:rFonts w:ascii="Times New Roman" w:hAnsi="Times New Roman" w:cs="Times New Roman"/>
        </w:rPr>
        <w:t>and a lower probability of obtaining pretty good yield (PGY)</w:t>
      </w:r>
      <w:r w:rsidR="002449E4" w:rsidRPr="002449E4">
        <w:rPr>
          <w:rFonts w:ascii="Times New Roman" w:hAnsi="Times New Roman" w:cs="Times New Roman"/>
        </w:rPr>
        <w:t xml:space="preserve"> </w:t>
      </w:r>
      <w:r w:rsidR="002449E4">
        <w:rPr>
          <w:rFonts w:ascii="Times New Roman" w:hAnsi="Times New Roman" w:cs="Times New Roman"/>
        </w:rPr>
        <w:t>(Figure 3)</w:t>
      </w:r>
      <w:r w:rsidR="008B79F1">
        <w:rPr>
          <w:rFonts w:ascii="Times New Roman" w:hAnsi="Times New Roman" w:cs="Times New Roman"/>
        </w:rPr>
        <w:t xml:space="preserve">. </w:t>
      </w:r>
      <w:r w:rsidR="00435489">
        <w:rPr>
          <w:rFonts w:ascii="Times New Roman" w:hAnsi="Times New Roman" w:cs="Times New Roman"/>
        </w:rPr>
        <w:t xml:space="preserve">Since </w:t>
      </w:r>
      <w:proofErr w:type="spellStart"/>
      <w:r w:rsidR="00435489">
        <w:rPr>
          <w:rFonts w:ascii="Times New Roman" w:hAnsi="Times New Roman" w:cs="Times New Roman"/>
        </w:rPr>
        <w:t>DynF</w:t>
      </w:r>
      <w:proofErr w:type="spellEnd"/>
      <w:r w:rsidR="00435489">
        <w:rPr>
          <w:rFonts w:ascii="Times New Roman" w:hAnsi="Times New Roman" w:cs="Times New Roman"/>
        </w:rPr>
        <w:t xml:space="preserve"> and </w:t>
      </w:r>
      <w:proofErr w:type="spellStart"/>
      <w:r w:rsidR="00435489">
        <w:rPr>
          <w:rFonts w:ascii="Times New Roman" w:hAnsi="Times New Roman" w:cs="Times New Roman"/>
        </w:rPr>
        <w:t>Fadapt</w:t>
      </w:r>
      <w:proofErr w:type="spellEnd"/>
      <w:r w:rsidR="00435489">
        <w:rPr>
          <w:rFonts w:ascii="Times New Roman" w:hAnsi="Times New Roman" w:cs="Times New Roman"/>
        </w:rPr>
        <w:t xml:space="preserve"> are based closely on the </w:t>
      </w:r>
      <w:proofErr w:type="spellStart"/>
      <w:r w:rsidR="00435489">
        <w:rPr>
          <w:rFonts w:ascii="Times New Roman" w:hAnsi="Times New Roman" w:cs="Times New Roman"/>
        </w:rPr>
        <w:t>Fratio</w:t>
      </w:r>
      <w:proofErr w:type="spellEnd"/>
      <w:r w:rsidR="00435489">
        <w:rPr>
          <w:rFonts w:ascii="Times New Roman" w:hAnsi="Times New Roman" w:cs="Times New Roman"/>
        </w:rPr>
        <w:t xml:space="preserve"> method</w:t>
      </w:r>
      <w:r w:rsidR="00EC12DA">
        <w:rPr>
          <w:rFonts w:ascii="Times New Roman" w:hAnsi="Times New Roman" w:cs="Times New Roman"/>
        </w:rPr>
        <w:t>,</w:t>
      </w:r>
      <w:r w:rsidR="00435489">
        <w:rPr>
          <w:rFonts w:ascii="Times New Roman" w:hAnsi="Times New Roman" w:cs="Times New Roman"/>
        </w:rPr>
        <w:t xml:space="preserve"> but </w:t>
      </w:r>
      <w:r w:rsidR="00D91309">
        <w:rPr>
          <w:rFonts w:ascii="Times New Roman" w:hAnsi="Times New Roman" w:cs="Times New Roman"/>
        </w:rPr>
        <w:t>attempt</w:t>
      </w:r>
      <w:r w:rsidR="00435489">
        <w:rPr>
          <w:rFonts w:ascii="Times New Roman" w:hAnsi="Times New Roman" w:cs="Times New Roman"/>
        </w:rPr>
        <w:t xml:space="preserve"> to incorporate dynamic information about surplus production, these findings imply that there </w:t>
      </w:r>
      <w:r w:rsidR="002449E4">
        <w:rPr>
          <w:rFonts w:ascii="Times New Roman" w:hAnsi="Times New Roman" w:cs="Times New Roman"/>
        </w:rPr>
        <w:t xml:space="preserve">may be </w:t>
      </w:r>
      <w:r w:rsidR="00435489">
        <w:rPr>
          <w:rFonts w:ascii="Times New Roman" w:hAnsi="Times New Roman" w:cs="Times New Roman"/>
        </w:rPr>
        <w:t>difficulties in quantifying surplus production</w:t>
      </w:r>
      <w:r w:rsidR="00DA36CA">
        <w:rPr>
          <w:rFonts w:ascii="Times New Roman" w:hAnsi="Times New Roman" w:cs="Times New Roman"/>
        </w:rPr>
        <w:t xml:space="preserve"> </w:t>
      </w:r>
      <w:r w:rsidR="00EC12DA">
        <w:rPr>
          <w:rFonts w:ascii="Times New Roman" w:hAnsi="Times New Roman" w:cs="Times New Roman"/>
        </w:rPr>
        <w:t xml:space="preserve">reliably </w:t>
      </w:r>
      <w:r w:rsidR="00DA36CA">
        <w:rPr>
          <w:rFonts w:ascii="Times New Roman" w:hAnsi="Times New Roman" w:cs="Times New Roman"/>
        </w:rPr>
        <w:t>using E</w:t>
      </w:r>
      <w:r w:rsidR="002449E4">
        <w:rPr>
          <w:rFonts w:ascii="Times New Roman" w:hAnsi="Times New Roman" w:cs="Times New Roman"/>
        </w:rPr>
        <w:t xml:space="preserve">quation </w:t>
      </w:r>
      <w:commentRangeStart w:id="46"/>
      <w:r w:rsidR="002449E4">
        <w:rPr>
          <w:rFonts w:ascii="Times New Roman" w:hAnsi="Times New Roman" w:cs="Times New Roman"/>
        </w:rPr>
        <w:t>1</w:t>
      </w:r>
      <w:commentRangeEnd w:id="46"/>
      <w:r w:rsidR="00EC12DA">
        <w:rPr>
          <w:rStyle w:val="CommentReference"/>
        </w:rPr>
        <w:commentReference w:id="46"/>
      </w:r>
      <w:r w:rsidR="002449E4">
        <w:rPr>
          <w:rFonts w:ascii="Times New Roman" w:hAnsi="Times New Roman" w:cs="Times New Roman"/>
        </w:rPr>
        <w:t>.</w:t>
      </w:r>
      <w:r w:rsidR="00435489">
        <w:rPr>
          <w:rFonts w:ascii="Times New Roman" w:hAnsi="Times New Roman" w:cs="Times New Roman"/>
        </w:rPr>
        <w:t xml:space="preserve"> This is supported further by the generally poor performance of the </w:t>
      </w:r>
      <w:proofErr w:type="spellStart"/>
      <w:r w:rsidR="00435489">
        <w:rPr>
          <w:rFonts w:ascii="Times New Roman" w:hAnsi="Times New Roman" w:cs="Times New Roman"/>
        </w:rPr>
        <w:t>Gcontrol</w:t>
      </w:r>
      <w:proofErr w:type="spellEnd"/>
      <w:r w:rsidR="00435489">
        <w:rPr>
          <w:rFonts w:ascii="Times New Roman" w:hAnsi="Times New Roman" w:cs="Times New Roman"/>
        </w:rPr>
        <w:t xml:space="preserve">, </w:t>
      </w:r>
      <w:proofErr w:type="spellStart"/>
      <w:r w:rsidR="00435489">
        <w:rPr>
          <w:rFonts w:ascii="Times New Roman" w:hAnsi="Times New Roman" w:cs="Times New Roman"/>
        </w:rPr>
        <w:t>Rcontrol</w:t>
      </w:r>
      <w:proofErr w:type="spellEnd"/>
      <w:r w:rsidR="00435489">
        <w:rPr>
          <w:rFonts w:ascii="Times New Roman" w:hAnsi="Times New Roman" w:cs="Times New Roman"/>
        </w:rPr>
        <w:t xml:space="preserve">, Rcontrol2, </w:t>
      </w:r>
      <w:proofErr w:type="spellStart"/>
      <w:r w:rsidR="00435489">
        <w:rPr>
          <w:rFonts w:ascii="Times New Roman" w:hAnsi="Times New Roman" w:cs="Times New Roman"/>
        </w:rPr>
        <w:t>SPslope</w:t>
      </w:r>
      <w:proofErr w:type="spellEnd"/>
      <w:r w:rsidR="00435489">
        <w:rPr>
          <w:rFonts w:ascii="Times New Roman" w:hAnsi="Times New Roman" w:cs="Times New Roman"/>
        </w:rPr>
        <w:t xml:space="preserve"> and </w:t>
      </w:r>
      <w:proofErr w:type="spellStart"/>
      <w:r w:rsidR="00435489">
        <w:rPr>
          <w:rFonts w:ascii="Times New Roman" w:hAnsi="Times New Roman" w:cs="Times New Roman"/>
        </w:rPr>
        <w:t>SPmod</w:t>
      </w:r>
      <w:proofErr w:type="spellEnd"/>
      <w:r w:rsidR="00435489">
        <w:rPr>
          <w:rFonts w:ascii="Times New Roman" w:hAnsi="Times New Roman" w:cs="Times New Roman"/>
        </w:rPr>
        <w:t xml:space="preserve"> MPs that </w:t>
      </w:r>
      <w:r w:rsidR="002449E4">
        <w:rPr>
          <w:rFonts w:ascii="Times New Roman" w:hAnsi="Times New Roman" w:cs="Times New Roman"/>
        </w:rPr>
        <w:t xml:space="preserve">rely more heavily on </w:t>
      </w:r>
      <w:r w:rsidR="00D91309">
        <w:rPr>
          <w:rFonts w:ascii="Times New Roman" w:hAnsi="Times New Roman" w:cs="Times New Roman"/>
        </w:rPr>
        <w:t>inferred surplus production</w:t>
      </w:r>
      <w:r w:rsidR="00435489">
        <w:rPr>
          <w:rFonts w:ascii="Times New Roman" w:hAnsi="Times New Roman" w:cs="Times New Roman"/>
        </w:rPr>
        <w:t xml:space="preserve">. </w:t>
      </w:r>
      <w:r w:rsidR="00CB74AC">
        <w:rPr>
          <w:rFonts w:ascii="Times New Roman" w:hAnsi="Times New Roman" w:cs="Times New Roman"/>
        </w:rPr>
        <w:t>In many cases these MPs</w:t>
      </w:r>
      <w:r w:rsidR="001910BD">
        <w:rPr>
          <w:rFonts w:ascii="Times New Roman" w:hAnsi="Times New Roman" w:cs="Times New Roman"/>
        </w:rPr>
        <w:t xml:space="preserve"> failed to rank in the top ten</w:t>
      </w:r>
      <w:r w:rsidR="00CB74AC">
        <w:rPr>
          <w:rFonts w:ascii="Times New Roman" w:hAnsi="Times New Roman" w:cs="Times New Roman"/>
        </w:rPr>
        <w:t xml:space="preserve"> and are absent from many of the panels of Figures 2 and 3.  </w:t>
      </w:r>
      <w:r w:rsidR="00A85782">
        <w:rPr>
          <w:rFonts w:ascii="Times New Roman" w:hAnsi="Times New Roman" w:cs="Times New Roman"/>
        </w:rPr>
        <w:t xml:space="preserve">While </w:t>
      </w:r>
      <w:proofErr w:type="spellStart"/>
      <w:r w:rsidR="000D6620">
        <w:rPr>
          <w:rFonts w:ascii="Times New Roman" w:hAnsi="Times New Roman" w:cs="Times New Roman"/>
        </w:rPr>
        <w:t>SPslope</w:t>
      </w:r>
      <w:proofErr w:type="spellEnd"/>
      <w:r w:rsidR="000D6620">
        <w:rPr>
          <w:rFonts w:ascii="Times New Roman" w:hAnsi="Times New Roman" w:cs="Times New Roman"/>
        </w:rPr>
        <w:t xml:space="preserve"> could provide high expected yields</w:t>
      </w:r>
      <w:r w:rsidR="00A85782">
        <w:rPr>
          <w:rFonts w:ascii="Times New Roman" w:hAnsi="Times New Roman" w:cs="Times New Roman"/>
        </w:rPr>
        <w:t xml:space="preserve">, </w:t>
      </w:r>
      <w:r w:rsidR="000D6620">
        <w:rPr>
          <w:rFonts w:ascii="Times New Roman" w:hAnsi="Times New Roman" w:cs="Times New Roman"/>
        </w:rPr>
        <w:t>the chance of achieving pretty good yield was generally low.</w:t>
      </w:r>
      <w:r w:rsidR="00CB74AC">
        <w:rPr>
          <w:rFonts w:ascii="Times New Roman" w:hAnsi="Times New Roman" w:cs="Times New Roman"/>
        </w:rPr>
        <w:t xml:space="preserve"> </w:t>
      </w:r>
      <w:r w:rsidR="00D91309" w:rsidRPr="00D91309">
        <w:t xml:space="preserve"> </w:t>
      </w:r>
    </w:p>
    <w:p w:rsidR="00843A53" w:rsidRDefault="00843A53" w:rsidP="00916ED8">
      <w:pPr>
        <w:spacing w:after="0" w:line="480" w:lineRule="auto"/>
      </w:pPr>
    </w:p>
    <w:p w:rsidR="004D66BA" w:rsidRDefault="004D66BA" w:rsidP="004D66BA">
      <w:pPr>
        <w:spacing w:after="0" w:line="480" w:lineRule="auto"/>
        <w:rPr>
          <w:rFonts w:ascii="Times New Roman" w:hAnsi="Times New Roman" w:cs="Times New Roman"/>
          <w:b/>
        </w:rPr>
      </w:pPr>
      <w:r w:rsidRPr="004D66BA">
        <w:rPr>
          <w:rFonts w:ascii="Times New Roman" w:hAnsi="Times New Roman" w:cs="Times New Roman"/>
          <w:b/>
        </w:rPr>
        <w:t>3.</w:t>
      </w:r>
      <w:r w:rsidR="00B02F72">
        <w:rPr>
          <w:rFonts w:ascii="Times New Roman" w:hAnsi="Times New Roman" w:cs="Times New Roman"/>
          <w:b/>
        </w:rPr>
        <w:t>2</w:t>
      </w:r>
      <w:r w:rsidR="00843A53">
        <w:rPr>
          <w:rFonts w:ascii="Times New Roman" w:hAnsi="Times New Roman" w:cs="Times New Roman"/>
          <w:b/>
        </w:rPr>
        <w:t>.</w:t>
      </w:r>
      <w:r w:rsidRPr="004D66BA">
        <w:rPr>
          <w:rFonts w:ascii="Times New Roman" w:hAnsi="Times New Roman" w:cs="Times New Roman"/>
          <w:b/>
        </w:rPr>
        <w:t xml:space="preserve"> </w:t>
      </w:r>
      <w:r w:rsidR="000E1E6C">
        <w:rPr>
          <w:rFonts w:ascii="Times New Roman" w:hAnsi="Times New Roman" w:cs="Times New Roman"/>
          <w:b/>
        </w:rPr>
        <w:t>Overall p</w:t>
      </w:r>
      <w:r w:rsidR="0083649D">
        <w:rPr>
          <w:rFonts w:ascii="Times New Roman" w:hAnsi="Times New Roman" w:cs="Times New Roman"/>
          <w:b/>
        </w:rPr>
        <w:t>erformance of tuned MPs</w:t>
      </w:r>
    </w:p>
    <w:p w:rsidR="00350529" w:rsidRDefault="00B02F72" w:rsidP="004D66BA">
      <w:pPr>
        <w:spacing w:after="0" w:line="480" w:lineRule="auto"/>
        <w:rPr>
          <w:rFonts w:ascii="Times New Roman" w:hAnsi="Times New Roman" w:cs="Times New Roman"/>
        </w:rPr>
      </w:pPr>
      <w:r>
        <w:rPr>
          <w:rFonts w:ascii="Times New Roman" w:hAnsi="Times New Roman" w:cs="Times New Roman"/>
        </w:rPr>
        <w:t>The CPUE index gradient method</w:t>
      </w:r>
      <w:r w:rsidR="008B79F1">
        <w:rPr>
          <w:rFonts w:ascii="Times New Roman" w:hAnsi="Times New Roman" w:cs="Times New Roman"/>
        </w:rPr>
        <w:t>s Islope1 and</w:t>
      </w:r>
      <w:r>
        <w:rPr>
          <w:rFonts w:ascii="Times New Roman" w:hAnsi="Times New Roman" w:cs="Times New Roman"/>
        </w:rPr>
        <w:t xml:space="preserve"> Islope4 w</w:t>
      </w:r>
      <w:r w:rsidR="008B79F1">
        <w:rPr>
          <w:rFonts w:ascii="Times New Roman" w:hAnsi="Times New Roman" w:cs="Times New Roman"/>
        </w:rPr>
        <w:t>ere</w:t>
      </w:r>
      <w:r>
        <w:rPr>
          <w:rFonts w:ascii="Times New Roman" w:hAnsi="Times New Roman" w:cs="Times New Roman"/>
        </w:rPr>
        <w:t xml:space="preserve"> standout performer</w:t>
      </w:r>
      <w:r w:rsidR="008B79F1">
        <w:rPr>
          <w:rFonts w:ascii="Times New Roman" w:hAnsi="Times New Roman" w:cs="Times New Roman"/>
        </w:rPr>
        <w:t>s</w:t>
      </w:r>
      <w:r>
        <w:rPr>
          <w:rFonts w:ascii="Times New Roman" w:hAnsi="Times New Roman" w:cs="Times New Roman"/>
        </w:rPr>
        <w:t xml:space="preserve"> in the class of </w:t>
      </w:r>
      <w:r w:rsidR="008B79F1">
        <w:rPr>
          <w:rFonts w:ascii="Times New Roman" w:hAnsi="Times New Roman" w:cs="Times New Roman"/>
        </w:rPr>
        <w:t xml:space="preserve">tuned MPs </w:t>
      </w:r>
      <w:r>
        <w:rPr>
          <w:rFonts w:ascii="Times New Roman" w:hAnsi="Times New Roman" w:cs="Times New Roman"/>
        </w:rPr>
        <w:t xml:space="preserve">that </w:t>
      </w:r>
      <w:r w:rsidR="008B79F1">
        <w:rPr>
          <w:rFonts w:ascii="Times New Roman" w:hAnsi="Times New Roman" w:cs="Times New Roman"/>
        </w:rPr>
        <w:t>do</w:t>
      </w:r>
      <w:r>
        <w:rPr>
          <w:rFonts w:ascii="Times New Roman" w:hAnsi="Times New Roman" w:cs="Times New Roman"/>
        </w:rPr>
        <w:t xml:space="preserve"> not require estimates of current</w:t>
      </w:r>
      <w:ins w:id="47" w:author="TomFast" w:date="2015-01-12T10:55:00Z">
        <w:r w:rsidR="00200C5B">
          <w:rPr>
            <w:rFonts w:ascii="Times New Roman" w:hAnsi="Times New Roman" w:cs="Times New Roman"/>
          </w:rPr>
          <w:t xml:space="preserve"> absolute</w:t>
        </w:r>
      </w:ins>
      <w:r>
        <w:rPr>
          <w:rFonts w:ascii="Times New Roman" w:hAnsi="Times New Roman" w:cs="Times New Roman"/>
        </w:rPr>
        <w:t xml:space="preserve"> biomass</w:t>
      </w:r>
      <w:r w:rsidR="008B79F1">
        <w:rPr>
          <w:rFonts w:ascii="Times New Roman" w:hAnsi="Times New Roman" w:cs="Times New Roman"/>
        </w:rPr>
        <w:t xml:space="preserve"> or stock depletion</w:t>
      </w:r>
      <w:r>
        <w:rPr>
          <w:rFonts w:ascii="Times New Roman" w:hAnsi="Times New Roman" w:cs="Times New Roman"/>
        </w:rPr>
        <w:t xml:space="preserve">. </w:t>
      </w:r>
      <w:r w:rsidR="00350529">
        <w:rPr>
          <w:rFonts w:ascii="Times New Roman" w:hAnsi="Times New Roman" w:cs="Times New Roman"/>
        </w:rPr>
        <w:t>These MPs</w:t>
      </w:r>
      <w:r>
        <w:rPr>
          <w:rFonts w:ascii="Times New Roman" w:hAnsi="Times New Roman" w:cs="Times New Roman"/>
        </w:rPr>
        <w:t xml:space="preserve"> could achieve expected yields </w:t>
      </w:r>
      <w:r>
        <w:rPr>
          <w:rFonts w:ascii="Times New Roman" w:hAnsi="Times New Roman" w:cs="Times New Roman"/>
        </w:rPr>
        <w:lastRenderedPageBreak/>
        <w:t>almost as high as MPs using</w:t>
      </w:r>
      <w:r w:rsidR="000E1E6C">
        <w:rPr>
          <w:rFonts w:ascii="Times New Roman" w:hAnsi="Times New Roman" w:cs="Times New Roman"/>
        </w:rPr>
        <w:t xml:space="preserve"> a</w:t>
      </w:r>
      <w:r>
        <w:rPr>
          <w:rFonts w:ascii="Times New Roman" w:hAnsi="Times New Roman" w:cs="Times New Roman"/>
        </w:rPr>
        <w:t xml:space="preserve"> direct estimate of current </w:t>
      </w:r>
      <w:ins w:id="48" w:author="TomFast" w:date="2015-01-12T10:55:00Z">
        <w:r w:rsidR="00200C5B">
          <w:rPr>
            <w:rFonts w:ascii="Times New Roman" w:hAnsi="Times New Roman" w:cs="Times New Roman"/>
          </w:rPr>
          <w:t xml:space="preserve">absolute </w:t>
        </w:r>
      </w:ins>
      <w:r>
        <w:rPr>
          <w:rFonts w:ascii="Times New Roman" w:hAnsi="Times New Roman" w:cs="Times New Roman"/>
        </w:rPr>
        <w:t xml:space="preserve">biomass, for example in the </w:t>
      </w:r>
      <w:r w:rsidR="00350529">
        <w:rPr>
          <w:rFonts w:ascii="Times New Roman" w:hAnsi="Times New Roman" w:cs="Times New Roman"/>
        </w:rPr>
        <w:t xml:space="preserve">data poor simulations </w:t>
      </w:r>
      <w:r>
        <w:rPr>
          <w:rFonts w:ascii="Times New Roman" w:hAnsi="Times New Roman" w:cs="Times New Roman"/>
        </w:rPr>
        <w:t>(Figure 2</w:t>
      </w:r>
      <w:r w:rsidR="00350529">
        <w:rPr>
          <w:rFonts w:ascii="Times New Roman" w:hAnsi="Times New Roman" w:cs="Times New Roman"/>
        </w:rPr>
        <w:t xml:space="preserve">, </w:t>
      </w:r>
      <w:proofErr w:type="gramStart"/>
      <w:r w:rsidR="00350529">
        <w:rPr>
          <w:rFonts w:ascii="Times New Roman" w:hAnsi="Times New Roman" w:cs="Times New Roman"/>
        </w:rPr>
        <w:t>panels</w:t>
      </w:r>
      <w:proofErr w:type="gramEnd"/>
      <w:r w:rsidR="00350529">
        <w:rPr>
          <w:rFonts w:ascii="Times New Roman" w:hAnsi="Times New Roman" w:cs="Times New Roman"/>
        </w:rPr>
        <w:t xml:space="preserve"> c, f, j</w:t>
      </w:r>
      <w:r>
        <w:rPr>
          <w:rFonts w:ascii="Times New Roman" w:hAnsi="Times New Roman" w:cs="Times New Roman"/>
        </w:rPr>
        <w:t xml:space="preserve">) and the less depleted </w:t>
      </w:r>
      <w:proofErr w:type="spellStart"/>
      <w:r>
        <w:rPr>
          <w:rFonts w:ascii="Times New Roman" w:hAnsi="Times New Roman" w:cs="Times New Roman"/>
        </w:rPr>
        <w:t>bluefin</w:t>
      </w:r>
      <w:proofErr w:type="spellEnd"/>
      <w:r>
        <w:rPr>
          <w:rFonts w:ascii="Times New Roman" w:hAnsi="Times New Roman" w:cs="Times New Roman"/>
        </w:rPr>
        <w:t xml:space="preserve"> tuna simulations (Figure </w:t>
      </w:r>
      <w:r w:rsidR="00CB74AC">
        <w:rPr>
          <w:rFonts w:ascii="Times New Roman" w:hAnsi="Times New Roman" w:cs="Times New Roman"/>
        </w:rPr>
        <w:t>2</w:t>
      </w:r>
      <w:r w:rsidR="00350529">
        <w:rPr>
          <w:rFonts w:ascii="Times New Roman" w:hAnsi="Times New Roman" w:cs="Times New Roman"/>
        </w:rPr>
        <w:t>, panels d and e</w:t>
      </w:r>
      <w:r>
        <w:rPr>
          <w:rFonts w:ascii="Times New Roman" w:hAnsi="Times New Roman" w:cs="Times New Roman"/>
        </w:rPr>
        <w:t xml:space="preserve">). </w:t>
      </w:r>
    </w:p>
    <w:p w:rsidR="00350529" w:rsidRDefault="00350529" w:rsidP="004D66BA">
      <w:pPr>
        <w:spacing w:after="0" w:line="480" w:lineRule="auto"/>
        <w:rPr>
          <w:rFonts w:ascii="Times New Roman" w:hAnsi="Times New Roman" w:cs="Times New Roman"/>
        </w:rPr>
      </w:pPr>
    </w:p>
    <w:p w:rsidR="001427C5" w:rsidRDefault="00CB74AC" w:rsidP="004D66BA">
      <w:pPr>
        <w:spacing w:after="0" w:line="480" w:lineRule="auto"/>
        <w:rPr>
          <w:rFonts w:ascii="Times New Roman" w:hAnsi="Times New Roman" w:cs="Times New Roman"/>
        </w:rPr>
      </w:pPr>
      <w:r>
        <w:rPr>
          <w:rFonts w:ascii="Times New Roman" w:hAnsi="Times New Roman" w:cs="Times New Roman"/>
        </w:rPr>
        <w:t>In general the SBT1,</w:t>
      </w:r>
      <w:r w:rsidR="003C607E">
        <w:rPr>
          <w:rFonts w:ascii="Times New Roman" w:hAnsi="Times New Roman" w:cs="Times New Roman"/>
        </w:rPr>
        <w:t xml:space="preserve"> LStepCC</w:t>
      </w:r>
      <w:r w:rsidR="001910BD">
        <w:rPr>
          <w:rFonts w:ascii="Times New Roman" w:hAnsi="Times New Roman" w:cs="Times New Roman"/>
        </w:rPr>
        <w:t>1</w:t>
      </w:r>
      <w:r w:rsidR="003C607E">
        <w:rPr>
          <w:rFonts w:ascii="Times New Roman" w:hAnsi="Times New Roman" w:cs="Times New Roman"/>
        </w:rPr>
        <w:t>,</w:t>
      </w:r>
      <w:r>
        <w:rPr>
          <w:rFonts w:ascii="Times New Roman" w:hAnsi="Times New Roman" w:cs="Times New Roman"/>
        </w:rPr>
        <w:t xml:space="preserve"> </w:t>
      </w:r>
      <w:commentRangeStart w:id="49"/>
      <w:r w:rsidR="001910BD">
        <w:rPr>
          <w:rFonts w:ascii="Times New Roman" w:hAnsi="Times New Roman" w:cs="Times New Roman"/>
        </w:rPr>
        <w:t>Ltarget4</w:t>
      </w:r>
      <w:commentRangeEnd w:id="49"/>
      <w:r w:rsidR="00C623F3">
        <w:rPr>
          <w:rStyle w:val="CommentReference"/>
        </w:rPr>
        <w:commentReference w:id="49"/>
      </w:r>
      <w:r w:rsidR="001910BD">
        <w:rPr>
          <w:rFonts w:ascii="Times New Roman" w:hAnsi="Times New Roman" w:cs="Times New Roman"/>
        </w:rPr>
        <w:t xml:space="preserve">, </w:t>
      </w:r>
      <w:r w:rsidR="001427C5">
        <w:rPr>
          <w:rFonts w:ascii="Times New Roman" w:hAnsi="Times New Roman" w:cs="Times New Roman"/>
        </w:rPr>
        <w:t>CC1</w:t>
      </w:r>
      <w:r w:rsidR="003C607E">
        <w:rPr>
          <w:rFonts w:ascii="Times New Roman" w:hAnsi="Times New Roman" w:cs="Times New Roman"/>
        </w:rPr>
        <w:t>,</w:t>
      </w:r>
      <w:r w:rsidR="001427C5">
        <w:rPr>
          <w:rFonts w:ascii="Times New Roman" w:hAnsi="Times New Roman" w:cs="Times New Roman"/>
        </w:rPr>
        <w:t xml:space="preserve"> </w:t>
      </w:r>
      <w:r w:rsidR="003C607E">
        <w:rPr>
          <w:rFonts w:ascii="Times New Roman" w:hAnsi="Times New Roman" w:cs="Times New Roman"/>
        </w:rPr>
        <w:t xml:space="preserve">CC4, GB_CC, </w:t>
      </w:r>
      <w:r w:rsidR="00460327">
        <w:rPr>
          <w:rFonts w:ascii="Times New Roman" w:hAnsi="Times New Roman" w:cs="Times New Roman"/>
        </w:rPr>
        <w:t xml:space="preserve">and </w:t>
      </w:r>
      <w:proofErr w:type="spellStart"/>
      <w:r w:rsidR="003C607E">
        <w:rPr>
          <w:rFonts w:ascii="Times New Roman" w:hAnsi="Times New Roman" w:cs="Times New Roman"/>
        </w:rPr>
        <w:t>GB_slope</w:t>
      </w:r>
      <w:proofErr w:type="spellEnd"/>
      <w:r w:rsidR="003C607E">
        <w:rPr>
          <w:rFonts w:ascii="Times New Roman" w:hAnsi="Times New Roman" w:cs="Times New Roman"/>
        </w:rPr>
        <w:t xml:space="preserve"> MPs</w:t>
      </w:r>
      <w:r w:rsidR="001427C5">
        <w:rPr>
          <w:rFonts w:ascii="Times New Roman" w:hAnsi="Times New Roman" w:cs="Times New Roman"/>
        </w:rPr>
        <w:t xml:space="preserve"> performed </w:t>
      </w:r>
      <w:r w:rsidR="00350529">
        <w:rPr>
          <w:rFonts w:ascii="Times New Roman" w:hAnsi="Times New Roman" w:cs="Times New Roman"/>
        </w:rPr>
        <w:t xml:space="preserve">consistently poorly </w:t>
      </w:r>
      <w:r w:rsidR="001427C5">
        <w:rPr>
          <w:rFonts w:ascii="Times New Roman" w:hAnsi="Times New Roman" w:cs="Times New Roman"/>
        </w:rPr>
        <w:t xml:space="preserve">in terms of expected yield and probability of severe depletion. </w:t>
      </w:r>
      <w:r>
        <w:rPr>
          <w:rFonts w:ascii="Times New Roman" w:hAnsi="Times New Roman" w:cs="Times New Roman"/>
        </w:rPr>
        <w:t xml:space="preserve">These MPs are conspicuously absent from </w:t>
      </w:r>
      <w:r w:rsidR="00986C2C">
        <w:rPr>
          <w:rFonts w:ascii="Times New Roman" w:hAnsi="Times New Roman" w:cs="Times New Roman"/>
        </w:rPr>
        <w:t xml:space="preserve">the top ten MPs plotted in </w:t>
      </w:r>
      <w:r>
        <w:rPr>
          <w:rFonts w:ascii="Times New Roman" w:hAnsi="Times New Roman" w:cs="Times New Roman"/>
        </w:rPr>
        <w:t xml:space="preserve">Figures 2 and 3. </w:t>
      </w:r>
    </w:p>
    <w:p w:rsidR="00843A53" w:rsidRDefault="00843A53" w:rsidP="004D66BA">
      <w:pPr>
        <w:spacing w:after="0" w:line="480" w:lineRule="auto"/>
        <w:rPr>
          <w:rFonts w:ascii="Times New Roman" w:hAnsi="Times New Roman" w:cs="Times New Roman"/>
        </w:rPr>
      </w:pPr>
    </w:p>
    <w:p w:rsidR="00E658C0" w:rsidRPr="00E658C0" w:rsidRDefault="00E931EE" w:rsidP="00916ED8">
      <w:pPr>
        <w:spacing w:after="0" w:line="480" w:lineRule="auto"/>
        <w:rPr>
          <w:rFonts w:ascii="Times New Roman" w:hAnsi="Times New Roman" w:cs="Times New Roman"/>
          <w:b/>
        </w:rPr>
      </w:pPr>
      <w:r w:rsidRPr="00E658C0">
        <w:rPr>
          <w:rFonts w:ascii="Times New Roman" w:hAnsi="Times New Roman" w:cs="Times New Roman"/>
          <w:b/>
        </w:rPr>
        <w:t>3.</w:t>
      </w:r>
      <w:r w:rsidR="000E1E6C">
        <w:rPr>
          <w:rFonts w:ascii="Times New Roman" w:hAnsi="Times New Roman" w:cs="Times New Roman"/>
          <w:b/>
        </w:rPr>
        <w:t>4</w:t>
      </w:r>
      <w:r w:rsidR="00843A53">
        <w:rPr>
          <w:rFonts w:ascii="Times New Roman" w:hAnsi="Times New Roman" w:cs="Times New Roman"/>
          <w:b/>
        </w:rPr>
        <w:t>.</w:t>
      </w:r>
      <w:r w:rsidRPr="00E658C0">
        <w:rPr>
          <w:rFonts w:ascii="Times New Roman" w:hAnsi="Times New Roman" w:cs="Times New Roman"/>
          <w:b/>
        </w:rPr>
        <w:t xml:space="preserve"> </w:t>
      </w:r>
      <w:r w:rsidR="001427C5">
        <w:rPr>
          <w:rFonts w:ascii="Times New Roman" w:hAnsi="Times New Roman" w:cs="Times New Roman"/>
          <w:b/>
        </w:rPr>
        <w:t>Effect of</w:t>
      </w:r>
      <w:r w:rsidR="00E658C0" w:rsidRPr="00E658C0">
        <w:rPr>
          <w:rFonts w:ascii="Times New Roman" w:hAnsi="Times New Roman" w:cs="Times New Roman"/>
          <w:b/>
        </w:rPr>
        <w:t xml:space="preserve"> life-history</w:t>
      </w:r>
      <w:r w:rsidR="001427C5">
        <w:rPr>
          <w:rFonts w:ascii="Times New Roman" w:hAnsi="Times New Roman" w:cs="Times New Roman"/>
          <w:b/>
        </w:rPr>
        <w:t xml:space="preserve"> on performance</w:t>
      </w:r>
    </w:p>
    <w:p w:rsidR="00E658C0" w:rsidRDefault="00E658C0" w:rsidP="00916ED8">
      <w:pPr>
        <w:spacing w:after="0" w:line="480" w:lineRule="auto"/>
        <w:rPr>
          <w:rFonts w:ascii="Times New Roman" w:hAnsi="Times New Roman" w:cs="Times New Roman"/>
        </w:rPr>
      </w:pPr>
      <w:r>
        <w:rPr>
          <w:rFonts w:ascii="Times New Roman" w:hAnsi="Times New Roman" w:cs="Times New Roman"/>
        </w:rPr>
        <w:t xml:space="preserve">The performance ranking of the </w:t>
      </w:r>
      <w:r w:rsidR="00DA36CA">
        <w:rPr>
          <w:rFonts w:ascii="Times New Roman" w:hAnsi="Times New Roman" w:cs="Times New Roman"/>
        </w:rPr>
        <w:t>MPs</w:t>
      </w:r>
      <w:r>
        <w:rPr>
          <w:rFonts w:ascii="Times New Roman" w:hAnsi="Times New Roman" w:cs="Times New Roman"/>
        </w:rPr>
        <w:t xml:space="preserve"> remained relatively similar a</w:t>
      </w:r>
      <w:r w:rsidR="00281EC6">
        <w:rPr>
          <w:rFonts w:ascii="Times New Roman" w:hAnsi="Times New Roman" w:cs="Times New Roman"/>
        </w:rPr>
        <w:t>cross</w:t>
      </w:r>
      <w:r>
        <w:rPr>
          <w:rFonts w:ascii="Times New Roman" w:hAnsi="Times New Roman" w:cs="Times New Roman"/>
        </w:rPr>
        <w:t xml:space="preserve"> life-history types. </w:t>
      </w:r>
      <w:r w:rsidR="008B79F1">
        <w:rPr>
          <w:rFonts w:ascii="Times New Roman" w:hAnsi="Times New Roman" w:cs="Times New Roman"/>
        </w:rPr>
        <w:t>The exception</w:t>
      </w:r>
      <w:r w:rsidR="00D460AF">
        <w:rPr>
          <w:rFonts w:ascii="Times New Roman" w:hAnsi="Times New Roman" w:cs="Times New Roman"/>
        </w:rPr>
        <w:t>s</w:t>
      </w:r>
      <w:r w:rsidR="008B79F1">
        <w:rPr>
          <w:rFonts w:ascii="Times New Roman" w:hAnsi="Times New Roman" w:cs="Times New Roman"/>
        </w:rPr>
        <w:t xml:space="preserve"> to this were the tuned MPs in the </w:t>
      </w:r>
      <w:r w:rsidR="00CD65DE">
        <w:rPr>
          <w:rFonts w:ascii="Times New Roman" w:hAnsi="Times New Roman" w:cs="Times New Roman"/>
        </w:rPr>
        <w:t>h</w:t>
      </w:r>
      <w:r w:rsidR="008B79F1">
        <w:rPr>
          <w:rFonts w:ascii="Times New Roman" w:hAnsi="Times New Roman" w:cs="Times New Roman"/>
        </w:rPr>
        <w:t xml:space="preserve">erring case study where the LStepCC4 and SBT2 rules provided </w:t>
      </w:r>
      <w:r w:rsidR="00DA36CA">
        <w:rPr>
          <w:rFonts w:ascii="Times New Roman" w:hAnsi="Times New Roman" w:cs="Times New Roman"/>
        </w:rPr>
        <w:t>reasonable</w:t>
      </w:r>
      <w:r w:rsidR="004D5BFF">
        <w:rPr>
          <w:rFonts w:ascii="Times New Roman" w:hAnsi="Times New Roman" w:cs="Times New Roman"/>
        </w:rPr>
        <w:t xml:space="preserve"> overall</w:t>
      </w:r>
      <w:r w:rsidR="008B79F1">
        <w:rPr>
          <w:rFonts w:ascii="Times New Roman" w:hAnsi="Times New Roman" w:cs="Times New Roman"/>
        </w:rPr>
        <w:t xml:space="preserve"> performance (Figure </w:t>
      </w:r>
      <w:r w:rsidR="00CB74AC">
        <w:rPr>
          <w:rFonts w:ascii="Times New Roman" w:hAnsi="Times New Roman" w:cs="Times New Roman"/>
        </w:rPr>
        <w:t>2</w:t>
      </w:r>
      <w:r w:rsidR="008B79F1">
        <w:rPr>
          <w:rFonts w:ascii="Times New Roman" w:hAnsi="Times New Roman" w:cs="Times New Roman"/>
        </w:rPr>
        <w:t>)</w:t>
      </w:r>
      <w:r w:rsidR="00D460AF">
        <w:rPr>
          <w:rFonts w:ascii="Times New Roman" w:hAnsi="Times New Roman" w:cs="Times New Roman"/>
        </w:rPr>
        <w:t>,</w:t>
      </w:r>
      <w:r w:rsidR="008B79F1">
        <w:rPr>
          <w:rFonts w:ascii="Times New Roman" w:hAnsi="Times New Roman" w:cs="Times New Roman"/>
        </w:rPr>
        <w:t xml:space="preserve"> in some cases providing comparable expected yield </w:t>
      </w:r>
      <w:r w:rsidR="00435489">
        <w:rPr>
          <w:rFonts w:ascii="Times New Roman" w:hAnsi="Times New Roman" w:cs="Times New Roman"/>
        </w:rPr>
        <w:t xml:space="preserve">and pretty good yield </w:t>
      </w:r>
      <w:r w:rsidR="00DA36CA">
        <w:rPr>
          <w:rFonts w:ascii="Times New Roman" w:hAnsi="Times New Roman" w:cs="Times New Roman"/>
        </w:rPr>
        <w:t>to</w:t>
      </w:r>
      <w:r w:rsidR="003F4C70">
        <w:rPr>
          <w:rFonts w:ascii="Times New Roman" w:hAnsi="Times New Roman" w:cs="Times New Roman"/>
        </w:rPr>
        <w:t xml:space="preserve"> </w:t>
      </w:r>
      <w:r w:rsidR="00435489">
        <w:rPr>
          <w:rFonts w:ascii="Times New Roman" w:hAnsi="Times New Roman" w:cs="Times New Roman"/>
        </w:rPr>
        <w:t xml:space="preserve">the </w:t>
      </w:r>
      <w:r w:rsidR="001E7577">
        <w:rPr>
          <w:rFonts w:ascii="Times New Roman" w:hAnsi="Times New Roman" w:cs="Times New Roman"/>
        </w:rPr>
        <w:t>generic</w:t>
      </w:r>
      <w:r w:rsidR="00435489">
        <w:rPr>
          <w:rFonts w:ascii="Times New Roman" w:hAnsi="Times New Roman" w:cs="Times New Roman"/>
        </w:rPr>
        <w:t xml:space="preserve"> MPs </w:t>
      </w:r>
      <w:r w:rsidR="00786621">
        <w:rPr>
          <w:rFonts w:ascii="Times New Roman" w:hAnsi="Times New Roman" w:cs="Times New Roman"/>
        </w:rPr>
        <w:t xml:space="preserve">that require additional </w:t>
      </w:r>
      <w:r w:rsidR="00435489">
        <w:rPr>
          <w:rFonts w:ascii="Times New Roman" w:hAnsi="Times New Roman" w:cs="Times New Roman"/>
        </w:rPr>
        <w:t xml:space="preserve">absolute biomass data. The herring </w:t>
      </w:r>
      <w:r w:rsidR="004D5BFF">
        <w:rPr>
          <w:rFonts w:ascii="Times New Roman" w:hAnsi="Times New Roman" w:cs="Times New Roman"/>
        </w:rPr>
        <w:t>simulations</w:t>
      </w:r>
      <w:r w:rsidR="00435489">
        <w:rPr>
          <w:rFonts w:ascii="Times New Roman" w:hAnsi="Times New Roman" w:cs="Times New Roman"/>
        </w:rPr>
        <w:t xml:space="preserve"> also favoured </w:t>
      </w:r>
      <w:proofErr w:type="spellStart"/>
      <w:r w:rsidR="00435489">
        <w:rPr>
          <w:rFonts w:ascii="Times New Roman" w:hAnsi="Times New Roman" w:cs="Times New Roman"/>
        </w:rPr>
        <w:t>GB_target</w:t>
      </w:r>
      <w:proofErr w:type="spellEnd"/>
      <w:r w:rsidR="00435489">
        <w:rPr>
          <w:rFonts w:ascii="Times New Roman" w:hAnsi="Times New Roman" w:cs="Times New Roman"/>
        </w:rPr>
        <w:t xml:space="preserve"> which </w:t>
      </w:r>
      <w:r w:rsidR="00DA36CA">
        <w:rPr>
          <w:rFonts w:ascii="Times New Roman" w:hAnsi="Times New Roman" w:cs="Times New Roman"/>
        </w:rPr>
        <w:t>could perform</w:t>
      </w:r>
      <w:r w:rsidR="00435489">
        <w:rPr>
          <w:rFonts w:ascii="Times New Roman" w:hAnsi="Times New Roman" w:cs="Times New Roman"/>
        </w:rPr>
        <w:t xml:space="preserve"> as well as the </w:t>
      </w:r>
      <w:r w:rsidR="00DA36CA">
        <w:rPr>
          <w:rFonts w:ascii="Times New Roman" w:hAnsi="Times New Roman" w:cs="Times New Roman"/>
        </w:rPr>
        <w:t xml:space="preserve">more data intensive </w:t>
      </w:r>
      <w:r w:rsidR="00435489">
        <w:rPr>
          <w:rFonts w:ascii="Times New Roman" w:hAnsi="Times New Roman" w:cs="Times New Roman"/>
        </w:rPr>
        <w:t xml:space="preserve">assessments. </w:t>
      </w:r>
    </w:p>
    <w:p w:rsidR="004D5BFF" w:rsidRDefault="004D5BFF" w:rsidP="00916ED8">
      <w:pPr>
        <w:spacing w:after="0" w:line="480" w:lineRule="auto"/>
        <w:rPr>
          <w:rFonts w:ascii="Times New Roman" w:hAnsi="Times New Roman" w:cs="Times New Roman"/>
        </w:rPr>
      </w:pPr>
    </w:p>
    <w:p w:rsidR="00006B84" w:rsidRDefault="00986C2C" w:rsidP="00916ED8">
      <w:pPr>
        <w:spacing w:after="0" w:line="480" w:lineRule="auto"/>
        <w:rPr>
          <w:rFonts w:ascii="Times New Roman" w:hAnsi="Times New Roman" w:cs="Times New Roman"/>
        </w:rPr>
      </w:pPr>
      <w:r>
        <w:rPr>
          <w:rFonts w:ascii="Times New Roman" w:hAnsi="Times New Roman" w:cs="Times New Roman"/>
        </w:rPr>
        <w:t xml:space="preserve">Interactions between life-history types and MP performance were relatively limited. Notable </w:t>
      </w:r>
      <w:r w:rsidR="00DA36CA">
        <w:rPr>
          <w:rFonts w:ascii="Times New Roman" w:hAnsi="Times New Roman" w:cs="Times New Roman"/>
        </w:rPr>
        <w:t>exceptions</w:t>
      </w:r>
      <w:r>
        <w:rPr>
          <w:rFonts w:ascii="Times New Roman" w:hAnsi="Times New Roman" w:cs="Times New Roman"/>
        </w:rPr>
        <w:t xml:space="preserve"> include the much higher int</w:t>
      </w:r>
      <w:r w:rsidR="00A35A0B">
        <w:rPr>
          <w:rFonts w:ascii="Times New Roman" w:hAnsi="Times New Roman" w:cs="Times New Roman"/>
        </w:rPr>
        <w:t>er</w:t>
      </w:r>
      <w:r w:rsidR="00DA36CA">
        <w:rPr>
          <w:rFonts w:ascii="Times New Roman" w:hAnsi="Times New Roman" w:cs="Times New Roman"/>
        </w:rPr>
        <w:t>-</w:t>
      </w:r>
      <w:r w:rsidR="00A35A0B">
        <w:rPr>
          <w:rFonts w:ascii="Times New Roman" w:hAnsi="Times New Roman" w:cs="Times New Roman"/>
        </w:rPr>
        <w:t>annual variability in</w:t>
      </w:r>
      <w:r>
        <w:rPr>
          <w:rFonts w:ascii="Times New Roman" w:hAnsi="Times New Roman" w:cs="Times New Roman"/>
        </w:rPr>
        <w:t xml:space="preserve"> yield of the delay-difference assessments DD and DD4010 for herring and </w:t>
      </w:r>
      <w:proofErr w:type="spellStart"/>
      <w:r>
        <w:rPr>
          <w:rFonts w:ascii="Times New Roman" w:hAnsi="Times New Roman" w:cs="Times New Roman"/>
        </w:rPr>
        <w:t>bluefin</w:t>
      </w:r>
      <w:proofErr w:type="spellEnd"/>
      <w:r w:rsidR="00A35A0B">
        <w:rPr>
          <w:rFonts w:ascii="Times New Roman" w:hAnsi="Times New Roman" w:cs="Times New Roman"/>
        </w:rPr>
        <w:t xml:space="preserve"> and the higher ranking of Islope1 and Islope4 MPs for the herring stock. Unlike the rockfish and </w:t>
      </w:r>
      <w:proofErr w:type="spellStart"/>
      <w:r w:rsidR="00A35A0B">
        <w:rPr>
          <w:rFonts w:ascii="Times New Roman" w:hAnsi="Times New Roman" w:cs="Times New Roman"/>
        </w:rPr>
        <w:t>bluefin</w:t>
      </w:r>
      <w:proofErr w:type="spellEnd"/>
      <w:r w:rsidR="00A35A0B">
        <w:rPr>
          <w:rFonts w:ascii="Times New Roman" w:hAnsi="Times New Roman" w:cs="Times New Roman"/>
        </w:rPr>
        <w:t xml:space="preserve"> simulations</w:t>
      </w:r>
      <w:r>
        <w:rPr>
          <w:rFonts w:ascii="Times New Roman" w:hAnsi="Times New Roman" w:cs="Times New Roman"/>
        </w:rPr>
        <w:t xml:space="preserve"> </w:t>
      </w:r>
      <w:r w:rsidR="00843A53" w:rsidRPr="00843A53">
        <w:rPr>
          <w:rFonts w:ascii="Times New Roman" w:hAnsi="Times New Roman" w:cs="Times New Roman"/>
        </w:rPr>
        <w:t xml:space="preserve">DCAC performed well </w:t>
      </w:r>
      <w:r w:rsidR="00843A53">
        <w:rPr>
          <w:rFonts w:ascii="Times New Roman" w:hAnsi="Times New Roman" w:cs="Times New Roman"/>
        </w:rPr>
        <w:t xml:space="preserve">for the herring life history type </w:t>
      </w:r>
      <w:r w:rsidR="00843A53" w:rsidRPr="00843A53">
        <w:rPr>
          <w:rFonts w:ascii="Times New Roman" w:hAnsi="Times New Roman" w:cs="Times New Roman"/>
        </w:rPr>
        <w:t xml:space="preserve">but only in simulations that began above 15% unfished levels. </w:t>
      </w:r>
    </w:p>
    <w:p w:rsidR="00843A53" w:rsidRPr="00006B84" w:rsidRDefault="00843A53" w:rsidP="00916ED8">
      <w:pPr>
        <w:spacing w:after="0" w:line="480" w:lineRule="auto"/>
        <w:rPr>
          <w:rFonts w:ascii="Times New Roman" w:hAnsi="Times New Roman" w:cs="Times New Roman"/>
          <w:b/>
        </w:rPr>
      </w:pPr>
    </w:p>
    <w:p w:rsidR="00E408E9" w:rsidRDefault="00006B84" w:rsidP="00916ED8">
      <w:pPr>
        <w:spacing w:after="0" w:line="480" w:lineRule="auto"/>
        <w:rPr>
          <w:rFonts w:ascii="Times New Roman" w:hAnsi="Times New Roman" w:cs="Times New Roman"/>
          <w:b/>
        </w:rPr>
      </w:pPr>
      <w:r w:rsidRPr="00006B84">
        <w:rPr>
          <w:rFonts w:ascii="Times New Roman" w:hAnsi="Times New Roman" w:cs="Times New Roman"/>
          <w:b/>
        </w:rPr>
        <w:t>3.</w:t>
      </w:r>
      <w:r w:rsidR="000E1E6C">
        <w:rPr>
          <w:rFonts w:ascii="Times New Roman" w:hAnsi="Times New Roman" w:cs="Times New Roman"/>
          <w:b/>
        </w:rPr>
        <w:t>5</w:t>
      </w:r>
      <w:r w:rsidRPr="00006B84">
        <w:rPr>
          <w:rFonts w:ascii="Times New Roman" w:hAnsi="Times New Roman" w:cs="Times New Roman"/>
          <w:b/>
        </w:rPr>
        <w:t>. Effect of auto-correlation in recruitment</w:t>
      </w:r>
    </w:p>
    <w:p w:rsidR="00006B84" w:rsidRDefault="00006B84" w:rsidP="00916ED8">
      <w:pPr>
        <w:spacing w:after="0" w:line="480" w:lineRule="auto"/>
        <w:rPr>
          <w:rFonts w:ascii="Times New Roman" w:hAnsi="Times New Roman" w:cs="Times New Roman"/>
        </w:rPr>
      </w:pPr>
      <w:r>
        <w:rPr>
          <w:rFonts w:ascii="Times New Roman" w:hAnsi="Times New Roman" w:cs="Times New Roman"/>
        </w:rPr>
        <w:t xml:space="preserve">The performance of the MPs was virtually identical in simulations where high and low auto-correlation in recruitment was simulated (the trade-off plots for the high-recruitment autocorrelation simulations are available </w:t>
      </w:r>
      <w:r w:rsidR="00D72A29">
        <w:rPr>
          <w:rFonts w:ascii="Times New Roman" w:hAnsi="Times New Roman" w:cs="Times New Roman"/>
        </w:rPr>
        <w:t xml:space="preserve">in the Appendix Figures App.D.1 and </w:t>
      </w:r>
      <w:r>
        <w:rPr>
          <w:rFonts w:ascii="Times New Roman" w:hAnsi="Times New Roman" w:cs="Times New Roman"/>
        </w:rPr>
        <w:t>App.D.</w:t>
      </w:r>
      <w:r w:rsidR="00D72A29">
        <w:rPr>
          <w:rFonts w:ascii="Times New Roman" w:hAnsi="Times New Roman" w:cs="Times New Roman"/>
        </w:rPr>
        <w:t>2</w:t>
      </w:r>
      <w:r>
        <w:rPr>
          <w:rFonts w:ascii="Times New Roman" w:hAnsi="Times New Roman" w:cs="Times New Roman"/>
        </w:rPr>
        <w:t>). Typically the absolute differen</w:t>
      </w:r>
      <w:r w:rsidR="000324AE">
        <w:rPr>
          <w:rFonts w:ascii="Times New Roman" w:hAnsi="Times New Roman" w:cs="Times New Roman"/>
        </w:rPr>
        <w:t>ce</w:t>
      </w:r>
      <w:r>
        <w:rPr>
          <w:rFonts w:ascii="Times New Roman" w:hAnsi="Times New Roman" w:cs="Times New Roman"/>
        </w:rPr>
        <w:t xml:space="preserve"> in performance metrics was less than 5% and the rankings of the MPs were very similar. </w:t>
      </w:r>
    </w:p>
    <w:p w:rsidR="00006B84" w:rsidRPr="00006B84" w:rsidRDefault="00006B84" w:rsidP="00916ED8">
      <w:pPr>
        <w:spacing w:after="0" w:line="480" w:lineRule="auto"/>
        <w:rPr>
          <w:rFonts w:ascii="Times New Roman" w:hAnsi="Times New Roman" w:cs="Times New Roman"/>
          <w:b/>
        </w:rPr>
      </w:pPr>
    </w:p>
    <w:p w:rsidR="00E658C0" w:rsidRPr="00E658C0" w:rsidRDefault="00E658C0" w:rsidP="00916ED8">
      <w:pPr>
        <w:spacing w:after="0" w:line="480" w:lineRule="auto"/>
        <w:rPr>
          <w:rFonts w:ascii="Times New Roman" w:hAnsi="Times New Roman" w:cs="Times New Roman"/>
          <w:b/>
        </w:rPr>
      </w:pPr>
      <w:r w:rsidRPr="00E658C0">
        <w:rPr>
          <w:rFonts w:ascii="Times New Roman" w:hAnsi="Times New Roman" w:cs="Times New Roman"/>
          <w:b/>
        </w:rPr>
        <w:t>3.</w:t>
      </w:r>
      <w:r w:rsidR="000E1E6C">
        <w:rPr>
          <w:rFonts w:ascii="Times New Roman" w:hAnsi="Times New Roman" w:cs="Times New Roman"/>
          <w:b/>
        </w:rPr>
        <w:t>6</w:t>
      </w:r>
      <w:r w:rsidRPr="00E658C0">
        <w:rPr>
          <w:rFonts w:ascii="Times New Roman" w:hAnsi="Times New Roman" w:cs="Times New Roman"/>
          <w:b/>
        </w:rPr>
        <w:t>. Effect of initial stock depletion</w:t>
      </w:r>
    </w:p>
    <w:p w:rsidR="00843A53" w:rsidRPr="00843A53" w:rsidRDefault="001427C5" w:rsidP="00843A53">
      <w:pPr>
        <w:spacing w:after="0" w:line="480" w:lineRule="auto"/>
        <w:rPr>
          <w:rFonts w:ascii="Times New Roman" w:hAnsi="Times New Roman" w:cs="Times New Roman"/>
          <w:b/>
        </w:rPr>
      </w:pPr>
      <w:r>
        <w:rPr>
          <w:rFonts w:ascii="Times New Roman" w:hAnsi="Times New Roman" w:cs="Times New Roman"/>
        </w:rPr>
        <w:lastRenderedPageBreak/>
        <w:t xml:space="preserve">The tuned MPs provided much better performance for simulations starting at intermediate depletion levels (15%-35% unfished). For simulations starting below these levels, tuned MPs generally had much higher probability of severe depletion and provided substantially lower relative long-term yields (Figures 2 and 3). </w:t>
      </w:r>
      <w:r w:rsidR="00A35A0B">
        <w:rPr>
          <w:rFonts w:ascii="Times New Roman" w:hAnsi="Times New Roman" w:cs="Times New Roman"/>
        </w:rPr>
        <w:t xml:space="preserve">Perhaps not surprisingly the </w:t>
      </w:r>
      <w:r w:rsidR="001E7577">
        <w:rPr>
          <w:rFonts w:ascii="Times New Roman" w:hAnsi="Times New Roman" w:cs="Times New Roman"/>
        </w:rPr>
        <w:t>generic</w:t>
      </w:r>
      <w:r w:rsidR="00A35A0B">
        <w:rPr>
          <w:rFonts w:ascii="Times New Roman" w:hAnsi="Times New Roman" w:cs="Times New Roman"/>
        </w:rPr>
        <w:t xml:space="preserve"> MPs </w:t>
      </w:r>
      <w:r w:rsidR="00DA36CA">
        <w:rPr>
          <w:rFonts w:ascii="Times New Roman" w:hAnsi="Times New Roman" w:cs="Times New Roman"/>
        </w:rPr>
        <w:t>were more consistent</w:t>
      </w:r>
      <w:r w:rsidR="00CD65DE">
        <w:rPr>
          <w:rFonts w:ascii="Times New Roman" w:hAnsi="Times New Roman" w:cs="Times New Roman"/>
        </w:rPr>
        <w:t xml:space="preserve"> across</w:t>
      </w:r>
      <w:r w:rsidR="00A35A0B">
        <w:rPr>
          <w:rFonts w:ascii="Times New Roman" w:hAnsi="Times New Roman" w:cs="Times New Roman"/>
        </w:rPr>
        <w:t xml:space="preserve"> depleted and less deplete</w:t>
      </w:r>
      <w:r w:rsidR="00DA36CA">
        <w:rPr>
          <w:rFonts w:ascii="Times New Roman" w:hAnsi="Times New Roman" w:cs="Times New Roman"/>
        </w:rPr>
        <w:t xml:space="preserve">d simulations. </w:t>
      </w:r>
      <w:r w:rsidR="002F1F3C">
        <w:rPr>
          <w:rFonts w:ascii="Times New Roman" w:hAnsi="Times New Roman" w:cs="Times New Roman"/>
        </w:rPr>
        <w:t>As has been identified before (Carruthers et al. 2014), DCAC perform</w:t>
      </w:r>
      <w:r w:rsidR="007A0D43">
        <w:rPr>
          <w:rFonts w:ascii="Times New Roman" w:hAnsi="Times New Roman" w:cs="Times New Roman"/>
        </w:rPr>
        <w:t>ed</w:t>
      </w:r>
      <w:r w:rsidR="002F1F3C">
        <w:rPr>
          <w:rFonts w:ascii="Times New Roman" w:hAnsi="Times New Roman" w:cs="Times New Roman"/>
        </w:rPr>
        <w:t xml:space="preserve"> reasonably well </w:t>
      </w:r>
      <w:r w:rsidR="00CD65DE">
        <w:rPr>
          <w:rFonts w:ascii="Times New Roman" w:hAnsi="Times New Roman" w:cs="Times New Roman"/>
        </w:rPr>
        <w:t xml:space="preserve">for stock sizes </w:t>
      </w:r>
      <w:r w:rsidR="002F1F3C">
        <w:rPr>
          <w:rFonts w:ascii="Times New Roman" w:hAnsi="Times New Roman" w:cs="Times New Roman"/>
        </w:rPr>
        <w:t>abov</w:t>
      </w:r>
      <w:r w:rsidR="007A0D43">
        <w:rPr>
          <w:rFonts w:ascii="Times New Roman" w:hAnsi="Times New Roman" w:cs="Times New Roman"/>
        </w:rPr>
        <w:t>e heavily depleted</w:t>
      </w:r>
      <w:r w:rsidR="00CD65DE">
        <w:rPr>
          <w:rFonts w:ascii="Times New Roman" w:hAnsi="Times New Roman" w:cs="Times New Roman"/>
        </w:rPr>
        <w:t>,</w:t>
      </w:r>
      <w:r w:rsidR="007A0D43">
        <w:rPr>
          <w:rFonts w:ascii="Times New Roman" w:hAnsi="Times New Roman" w:cs="Times New Roman"/>
        </w:rPr>
        <w:t xml:space="preserve"> but b</w:t>
      </w:r>
      <w:r w:rsidR="002F1F3C">
        <w:rPr>
          <w:rFonts w:ascii="Times New Roman" w:hAnsi="Times New Roman" w:cs="Times New Roman"/>
        </w:rPr>
        <w:t xml:space="preserve">elow 15% of </w:t>
      </w:r>
      <w:r w:rsidR="00CD65DE">
        <w:rPr>
          <w:rFonts w:ascii="Times New Roman" w:hAnsi="Times New Roman" w:cs="Times New Roman"/>
        </w:rPr>
        <w:t xml:space="preserve">the </w:t>
      </w:r>
      <w:r w:rsidR="002F1F3C">
        <w:rPr>
          <w:rFonts w:ascii="Times New Roman" w:hAnsi="Times New Roman" w:cs="Times New Roman"/>
        </w:rPr>
        <w:t>unfished level</w:t>
      </w:r>
      <w:r w:rsidR="00CD65DE">
        <w:rPr>
          <w:rFonts w:ascii="Times New Roman" w:hAnsi="Times New Roman" w:cs="Times New Roman"/>
        </w:rPr>
        <w:t xml:space="preserve"> it</w:t>
      </w:r>
      <w:r w:rsidR="002F1F3C">
        <w:rPr>
          <w:rFonts w:ascii="Times New Roman" w:hAnsi="Times New Roman" w:cs="Times New Roman"/>
        </w:rPr>
        <w:t xml:space="preserve"> led to </w:t>
      </w:r>
      <w:r w:rsidR="00CD65DE">
        <w:rPr>
          <w:rFonts w:ascii="Times New Roman" w:hAnsi="Times New Roman" w:cs="Times New Roman"/>
        </w:rPr>
        <w:t xml:space="preserve">a </w:t>
      </w:r>
      <w:r w:rsidR="002F1F3C">
        <w:rPr>
          <w:rFonts w:ascii="Times New Roman" w:hAnsi="Times New Roman" w:cs="Times New Roman"/>
        </w:rPr>
        <w:t>high probability of severe depletion and much lower expected yields</w:t>
      </w:r>
      <w:r w:rsidR="000324AE">
        <w:rPr>
          <w:rFonts w:ascii="Times New Roman" w:hAnsi="Times New Roman" w:cs="Times New Roman"/>
        </w:rPr>
        <w:t xml:space="preserve"> than potentially</w:t>
      </w:r>
      <w:r w:rsidR="00CD65DE">
        <w:rPr>
          <w:rFonts w:ascii="Times New Roman" w:hAnsi="Times New Roman" w:cs="Times New Roman"/>
        </w:rPr>
        <w:t xml:space="preserve"> attainable</w:t>
      </w:r>
      <w:r w:rsidR="002F1F3C">
        <w:rPr>
          <w:rFonts w:ascii="Times New Roman" w:hAnsi="Times New Roman" w:cs="Times New Roman"/>
        </w:rPr>
        <w:t xml:space="preserve">. </w:t>
      </w:r>
      <w:r w:rsidR="00A35A0B">
        <w:rPr>
          <w:rFonts w:ascii="Times New Roman" w:hAnsi="Times New Roman" w:cs="Times New Roman"/>
        </w:rPr>
        <w:t xml:space="preserve">Consequently </w:t>
      </w:r>
      <w:r w:rsidR="00843A53" w:rsidRPr="00843A53">
        <w:rPr>
          <w:rFonts w:ascii="Times New Roman" w:hAnsi="Times New Roman" w:cs="Times New Roman"/>
        </w:rPr>
        <w:t xml:space="preserve">DCAC did not feature in the top ten methods for any of the simulations </w:t>
      </w:r>
      <w:r w:rsidR="000324AE">
        <w:rPr>
          <w:rFonts w:ascii="Times New Roman" w:hAnsi="Times New Roman" w:cs="Times New Roman"/>
        </w:rPr>
        <w:t xml:space="preserve">which </w:t>
      </w:r>
      <w:r w:rsidR="00843A53" w:rsidRPr="00843A53">
        <w:rPr>
          <w:rFonts w:ascii="Times New Roman" w:hAnsi="Times New Roman" w:cs="Times New Roman"/>
        </w:rPr>
        <w:t>start</w:t>
      </w:r>
      <w:r w:rsidR="000324AE">
        <w:rPr>
          <w:rFonts w:ascii="Times New Roman" w:hAnsi="Times New Roman" w:cs="Times New Roman"/>
        </w:rPr>
        <w:t>ed</w:t>
      </w:r>
      <w:r w:rsidR="00843A53" w:rsidRPr="00843A53">
        <w:rPr>
          <w:rFonts w:ascii="Times New Roman" w:hAnsi="Times New Roman" w:cs="Times New Roman"/>
        </w:rPr>
        <w:t xml:space="preserve"> from a more depleted stock level.</w:t>
      </w:r>
    </w:p>
    <w:p w:rsidR="00D85D77" w:rsidRPr="005E0B71" w:rsidRDefault="00D85D77" w:rsidP="00916ED8">
      <w:pPr>
        <w:spacing w:after="0" w:line="480" w:lineRule="auto"/>
        <w:rPr>
          <w:rFonts w:ascii="Times New Roman" w:hAnsi="Times New Roman" w:cs="Times New Roman"/>
          <w:b/>
        </w:rPr>
      </w:pPr>
    </w:p>
    <w:p w:rsidR="007A0D43" w:rsidRDefault="008D30C3" w:rsidP="007D5F86">
      <w:pPr>
        <w:keepNext/>
        <w:keepLines/>
        <w:spacing w:after="0" w:line="480" w:lineRule="auto"/>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020262D1" wp14:editId="3095ADA4">
            <wp:extent cx="6120765" cy="6120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D-Y_lA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6120765"/>
                    </a:xfrm>
                    <a:prstGeom prst="rect">
                      <a:avLst/>
                    </a:prstGeom>
                  </pic:spPr>
                </pic:pic>
              </a:graphicData>
            </a:graphic>
          </wp:inline>
        </w:drawing>
      </w:r>
    </w:p>
    <w:p w:rsidR="009E6D77" w:rsidRDefault="009E6D77" w:rsidP="007D5F86">
      <w:pPr>
        <w:keepNext/>
        <w:keepLines/>
        <w:spacing w:after="0" w:line="480" w:lineRule="auto"/>
        <w:rPr>
          <w:rFonts w:ascii="Times New Roman" w:hAnsi="Times New Roman" w:cs="Times New Roman"/>
        </w:rPr>
      </w:pPr>
      <w:commentRangeStart w:id="50"/>
      <w:r w:rsidRPr="005E0B71">
        <w:rPr>
          <w:rFonts w:ascii="Times New Roman" w:hAnsi="Times New Roman" w:cs="Times New Roman"/>
        </w:rPr>
        <w:t xml:space="preserve">Figure </w:t>
      </w:r>
      <w:r>
        <w:rPr>
          <w:rFonts w:ascii="Times New Roman" w:hAnsi="Times New Roman" w:cs="Times New Roman"/>
        </w:rPr>
        <w:t>2</w:t>
      </w:r>
      <w:r w:rsidRPr="005E0B71">
        <w:rPr>
          <w:rFonts w:ascii="Times New Roman" w:hAnsi="Times New Roman" w:cs="Times New Roman"/>
        </w:rPr>
        <w:t xml:space="preserve">. </w:t>
      </w:r>
      <w:commentRangeEnd w:id="50"/>
      <w:r w:rsidR="00AB72C9">
        <w:rPr>
          <w:rStyle w:val="CommentReference"/>
        </w:rPr>
        <w:commentReference w:id="50"/>
      </w:r>
      <w:r w:rsidRPr="005E0B71">
        <w:rPr>
          <w:rFonts w:ascii="Times New Roman" w:hAnsi="Times New Roman" w:cs="Times New Roman"/>
        </w:rPr>
        <w:t xml:space="preserve">Performance for simulations with low temporal auto-correlation in recruitment Trade-off between probability of </w:t>
      </w:r>
      <w:r>
        <w:rPr>
          <w:rFonts w:ascii="Times New Roman" w:hAnsi="Times New Roman" w:cs="Times New Roman"/>
        </w:rPr>
        <w:t xml:space="preserve">severe depletion (PSD, fraction of simulations ending below </w:t>
      </w:r>
      <w:r w:rsidRPr="005E0B71">
        <w:rPr>
          <w:rFonts w:ascii="Times New Roman" w:hAnsi="Times New Roman" w:cs="Times New Roman"/>
        </w:rPr>
        <w:t xml:space="preserve">10% </w:t>
      </w:r>
      <w:proofErr w:type="gramStart"/>
      <w:r w:rsidRPr="00D8135B">
        <w:rPr>
          <w:rFonts w:ascii="Times New Roman" w:hAnsi="Times New Roman" w:cs="Times New Roman"/>
          <w:i/>
        </w:rPr>
        <w:t>B</w:t>
      </w:r>
      <w:r w:rsidRPr="00D8135B">
        <w:rPr>
          <w:rFonts w:ascii="Times New Roman" w:hAnsi="Times New Roman" w:cs="Times New Roman"/>
          <w:i/>
          <w:vertAlign w:val="subscript"/>
        </w:rPr>
        <w:t>MSY</w:t>
      </w:r>
      <w:r w:rsidRPr="005E0B71">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w:t>
      </w:r>
      <w:r w:rsidRPr="005E0B71">
        <w:rPr>
          <w:rFonts w:ascii="Times New Roman" w:hAnsi="Times New Roman" w:cs="Times New Roman"/>
        </w:rPr>
        <w:t>and</w:t>
      </w:r>
      <w:r w:rsidR="008D30C3">
        <w:rPr>
          <w:rFonts w:ascii="Times New Roman" w:hAnsi="Times New Roman" w:cs="Times New Roman"/>
        </w:rPr>
        <w:t xml:space="preserve"> expected long-term yield (</w:t>
      </w:r>
      <w:r>
        <w:rPr>
          <w:rFonts w:ascii="Times New Roman" w:hAnsi="Times New Roman" w:cs="Times New Roman"/>
        </w:rPr>
        <w:t>Y).</w:t>
      </w:r>
      <w:r w:rsidR="00D00442">
        <w:rPr>
          <w:rFonts w:ascii="Times New Roman" w:hAnsi="Times New Roman" w:cs="Times New Roman"/>
        </w:rPr>
        <w:t xml:space="preserve"> </w:t>
      </w:r>
      <w:commentRangeStart w:id="51"/>
      <w:r w:rsidR="00CD65DE">
        <w:rPr>
          <w:rFonts w:ascii="Times New Roman" w:hAnsi="Times New Roman" w:cs="Times New Roman"/>
        </w:rPr>
        <w:t>T</w:t>
      </w:r>
      <w:r w:rsidR="00CB2163">
        <w:rPr>
          <w:rFonts w:ascii="Times New Roman" w:hAnsi="Times New Roman" w:cs="Times New Roman"/>
        </w:rPr>
        <w:t xml:space="preserve">he top-ten performing MPs </w:t>
      </w:r>
      <w:r w:rsidR="00CD65DE">
        <w:rPr>
          <w:rFonts w:ascii="Times New Roman" w:hAnsi="Times New Roman" w:cs="Times New Roman"/>
        </w:rPr>
        <w:t>for initial</w:t>
      </w:r>
      <w:r w:rsidR="00D00442">
        <w:rPr>
          <w:rFonts w:ascii="Times New Roman" w:hAnsi="Times New Roman" w:cs="Times New Roman"/>
        </w:rPr>
        <w:t xml:space="preserve"> depletion below 15% </w:t>
      </w:r>
      <w:r w:rsidR="00CD65DE">
        <w:rPr>
          <w:rFonts w:ascii="Times New Roman" w:hAnsi="Times New Roman" w:cs="Times New Roman"/>
        </w:rPr>
        <w:t xml:space="preserve">of the </w:t>
      </w:r>
      <w:r w:rsidR="00D00442">
        <w:rPr>
          <w:rFonts w:ascii="Times New Roman" w:hAnsi="Times New Roman" w:cs="Times New Roman"/>
        </w:rPr>
        <w:t>unfished level</w:t>
      </w:r>
      <w:r w:rsidR="00CD65DE">
        <w:rPr>
          <w:rFonts w:ascii="Times New Roman" w:hAnsi="Times New Roman" w:cs="Times New Roman"/>
        </w:rPr>
        <w:t xml:space="preserve"> are shown in red, while </w:t>
      </w:r>
      <w:r w:rsidR="00D00442">
        <w:rPr>
          <w:rFonts w:ascii="Times New Roman" w:hAnsi="Times New Roman" w:cs="Times New Roman"/>
        </w:rPr>
        <w:t xml:space="preserve">the top-ten </w:t>
      </w:r>
      <w:r w:rsidR="00CD65DE">
        <w:rPr>
          <w:rFonts w:ascii="Times New Roman" w:hAnsi="Times New Roman" w:cs="Times New Roman"/>
        </w:rPr>
        <w:t>for initial</w:t>
      </w:r>
      <w:r w:rsidR="00D00442">
        <w:rPr>
          <w:rFonts w:ascii="Times New Roman" w:hAnsi="Times New Roman" w:cs="Times New Roman"/>
        </w:rPr>
        <w:t xml:space="preserve"> depletion between 15% and 35% </w:t>
      </w:r>
      <w:r w:rsidR="009A4817">
        <w:rPr>
          <w:rFonts w:ascii="Times New Roman" w:hAnsi="Times New Roman" w:cs="Times New Roman"/>
        </w:rPr>
        <w:t>are indicated in black</w:t>
      </w:r>
      <w:proofErr w:type="gramStart"/>
      <w:r w:rsidR="009A4817">
        <w:rPr>
          <w:rFonts w:ascii="Times New Roman" w:hAnsi="Times New Roman" w:cs="Times New Roman"/>
        </w:rPr>
        <w:t>.</w:t>
      </w:r>
      <w:r w:rsidR="00D00442">
        <w:rPr>
          <w:rFonts w:ascii="Times New Roman" w:hAnsi="Times New Roman" w:cs="Times New Roman"/>
        </w:rPr>
        <w:t>.</w:t>
      </w:r>
      <w:proofErr w:type="gramEnd"/>
      <w:r w:rsidR="00D00442">
        <w:rPr>
          <w:rFonts w:ascii="Times New Roman" w:hAnsi="Times New Roman" w:cs="Times New Roman"/>
        </w:rPr>
        <w:t xml:space="preserve"> </w:t>
      </w:r>
      <w:commentRangeEnd w:id="51"/>
      <w:r w:rsidR="009A4817">
        <w:rPr>
          <w:rStyle w:val="CommentReference"/>
        </w:rPr>
        <w:commentReference w:id="51"/>
      </w:r>
    </w:p>
    <w:p w:rsidR="007D5F86" w:rsidRDefault="007D5F86" w:rsidP="009E6D77">
      <w:pPr>
        <w:spacing w:after="0" w:line="480" w:lineRule="auto"/>
        <w:rPr>
          <w:rFonts w:ascii="Times New Roman" w:hAnsi="Times New Roman" w:cs="Times New Roman"/>
        </w:rPr>
      </w:pPr>
    </w:p>
    <w:p w:rsidR="00A842BB" w:rsidRPr="005E0B71" w:rsidRDefault="008D30C3" w:rsidP="00916ED8">
      <w:pPr>
        <w:spacing w:after="0" w:line="480" w:lineRule="auto"/>
        <w:rPr>
          <w:rFonts w:ascii="Times New Roman" w:hAnsi="Times New Roman" w:cs="Times New Roman"/>
          <w:b/>
        </w:rPr>
      </w:pPr>
      <w:r>
        <w:rPr>
          <w:rFonts w:ascii="Times New Roman" w:hAnsi="Times New Roman" w:cs="Times New Roman"/>
          <w:b/>
          <w:noProof/>
          <w:lang w:eastAsia="en-CA"/>
        </w:rPr>
        <w:lastRenderedPageBreak/>
        <w:drawing>
          <wp:inline distT="0" distB="0" distL="0" distR="0" wp14:anchorId="41753548" wp14:editId="4889F568">
            <wp:extent cx="6120765" cy="612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PGY_lA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6120765"/>
                    </a:xfrm>
                    <a:prstGeom prst="rect">
                      <a:avLst/>
                    </a:prstGeom>
                  </pic:spPr>
                </pic:pic>
              </a:graphicData>
            </a:graphic>
          </wp:inline>
        </w:drawing>
      </w:r>
    </w:p>
    <w:p w:rsidR="009E6D77" w:rsidRPr="005E0B71" w:rsidRDefault="009E6D77" w:rsidP="009E6D77">
      <w:pPr>
        <w:spacing w:after="0" w:line="480" w:lineRule="auto"/>
        <w:rPr>
          <w:rFonts w:ascii="Times New Roman" w:hAnsi="Times New Roman" w:cs="Times New Roman"/>
        </w:rPr>
      </w:pPr>
      <w:commentRangeStart w:id="52"/>
      <w:proofErr w:type="gramStart"/>
      <w:r w:rsidRPr="005E0B71">
        <w:rPr>
          <w:rFonts w:ascii="Times New Roman" w:hAnsi="Times New Roman" w:cs="Times New Roman"/>
        </w:rPr>
        <w:t xml:space="preserve">Figure </w:t>
      </w:r>
      <w:r w:rsidR="00444D1A">
        <w:rPr>
          <w:rFonts w:ascii="Times New Roman" w:hAnsi="Times New Roman" w:cs="Times New Roman"/>
        </w:rPr>
        <w:t>3</w:t>
      </w:r>
      <w:commentRangeEnd w:id="52"/>
      <w:r w:rsidR="00AB72C9">
        <w:rPr>
          <w:rStyle w:val="CommentReference"/>
        </w:rPr>
        <w:commentReference w:id="52"/>
      </w:r>
      <w:r w:rsidRPr="005E0B71">
        <w:rPr>
          <w:rFonts w:ascii="Times New Roman" w:hAnsi="Times New Roman" w:cs="Times New Roman"/>
        </w:rPr>
        <w:t>.</w:t>
      </w:r>
      <w:proofErr w:type="gramEnd"/>
      <w:r w:rsidRPr="005E0B71">
        <w:rPr>
          <w:rFonts w:ascii="Times New Roman" w:hAnsi="Times New Roman" w:cs="Times New Roman"/>
        </w:rPr>
        <w:t xml:space="preserve"> </w:t>
      </w:r>
      <w:proofErr w:type="gramStart"/>
      <w:r w:rsidRPr="005E0B71">
        <w:rPr>
          <w:rFonts w:ascii="Times New Roman" w:hAnsi="Times New Roman" w:cs="Times New Roman"/>
        </w:rPr>
        <w:t>Performance for simulations with low temporal auto-correlation in recruitment.</w:t>
      </w:r>
      <w:proofErr w:type="gramEnd"/>
      <w:r w:rsidRPr="005E0B71">
        <w:rPr>
          <w:rFonts w:ascii="Times New Roman" w:hAnsi="Times New Roman" w:cs="Times New Roman"/>
        </w:rPr>
        <w:t xml:space="preserve"> Trade-off between </w:t>
      </w:r>
      <w:r w:rsidR="00CB2A9F">
        <w:rPr>
          <w:rFonts w:ascii="Times New Roman" w:hAnsi="Times New Roman" w:cs="Times New Roman"/>
        </w:rPr>
        <w:t xml:space="preserve">average </w:t>
      </w:r>
      <w:r w:rsidRPr="005E0B71">
        <w:rPr>
          <w:rFonts w:ascii="Times New Roman" w:hAnsi="Times New Roman" w:cs="Times New Roman"/>
        </w:rPr>
        <w:t xml:space="preserve">annual </w:t>
      </w:r>
      <w:r>
        <w:rPr>
          <w:rFonts w:ascii="Times New Roman" w:hAnsi="Times New Roman" w:cs="Times New Roman"/>
        </w:rPr>
        <w:t>variability</w:t>
      </w:r>
      <w:r w:rsidRPr="005E0B71">
        <w:rPr>
          <w:rFonts w:ascii="Times New Roman" w:hAnsi="Times New Roman" w:cs="Times New Roman"/>
        </w:rPr>
        <w:t xml:space="preserve"> in yield (</w:t>
      </w:r>
      <w:r>
        <w:rPr>
          <w:rFonts w:ascii="Times New Roman" w:hAnsi="Times New Roman" w:cs="Times New Roman"/>
        </w:rPr>
        <w:t>VY</w:t>
      </w:r>
      <w:r w:rsidRPr="005E0B71">
        <w:rPr>
          <w:rFonts w:ascii="Times New Roman" w:hAnsi="Times New Roman" w:cs="Times New Roman"/>
        </w:rPr>
        <w:t>) and</w:t>
      </w:r>
      <w:r>
        <w:rPr>
          <w:rFonts w:ascii="Times New Roman" w:hAnsi="Times New Roman" w:cs="Times New Roman"/>
        </w:rPr>
        <w:t xml:space="preserve"> pretty good yield (PGY, fraction of simulations obtaining over 50% relative yield). </w:t>
      </w:r>
      <w:r w:rsidRPr="005E0B71">
        <w:rPr>
          <w:rFonts w:ascii="Times New Roman" w:hAnsi="Times New Roman" w:cs="Times New Roman"/>
        </w:rPr>
        <w:t xml:space="preserve"> </w:t>
      </w:r>
      <w:r w:rsidR="00D00442">
        <w:rPr>
          <w:rFonts w:ascii="Times New Roman" w:hAnsi="Times New Roman" w:cs="Times New Roman"/>
        </w:rPr>
        <w:t xml:space="preserve">Plotted in red are the top-ten performing </w:t>
      </w:r>
      <w:r w:rsidR="00CB2163">
        <w:rPr>
          <w:rFonts w:ascii="Times New Roman" w:hAnsi="Times New Roman" w:cs="Times New Roman"/>
        </w:rPr>
        <w:t>MPs</w:t>
      </w:r>
      <w:r w:rsidR="00D00442">
        <w:rPr>
          <w:rFonts w:ascii="Times New Roman" w:hAnsi="Times New Roman" w:cs="Times New Roman"/>
        </w:rPr>
        <w:t xml:space="preserve"> given starting depletion below 15% unfished levels. Plotted in b</w:t>
      </w:r>
      <w:ins w:id="53" w:author="Doug Butterworth" w:date="2014-12-30T13:47:00Z">
        <w:r w:rsidR="009A4817">
          <w:rPr>
            <w:rFonts w:ascii="Times New Roman" w:hAnsi="Times New Roman" w:cs="Times New Roman"/>
          </w:rPr>
          <w:t>l</w:t>
        </w:r>
      </w:ins>
      <w:r w:rsidR="00D00442">
        <w:rPr>
          <w:rFonts w:ascii="Times New Roman" w:hAnsi="Times New Roman" w:cs="Times New Roman"/>
        </w:rPr>
        <w:t xml:space="preserve">ack are the top-ten performing </w:t>
      </w:r>
      <w:r w:rsidR="00CB2163">
        <w:rPr>
          <w:rFonts w:ascii="Times New Roman" w:hAnsi="Times New Roman" w:cs="Times New Roman"/>
        </w:rPr>
        <w:t>MPs</w:t>
      </w:r>
      <w:r w:rsidR="00D00442">
        <w:rPr>
          <w:rFonts w:ascii="Times New Roman" w:hAnsi="Times New Roman" w:cs="Times New Roman"/>
        </w:rPr>
        <w:t xml:space="preserve"> given starting depletion between 15% and 35% of unfished levels.</w:t>
      </w:r>
    </w:p>
    <w:p w:rsidR="00A842BB" w:rsidRDefault="00A842BB" w:rsidP="00916ED8">
      <w:pPr>
        <w:spacing w:after="0" w:line="480" w:lineRule="auto"/>
        <w:rPr>
          <w:rFonts w:ascii="Times New Roman" w:hAnsi="Times New Roman" w:cs="Times New Roman"/>
        </w:rPr>
      </w:pPr>
    </w:p>
    <w:p w:rsidR="00843A53" w:rsidRPr="00843A53" w:rsidRDefault="00843A53" w:rsidP="00916ED8">
      <w:pPr>
        <w:spacing w:after="0" w:line="480" w:lineRule="auto"/>
        <w:rPr>
          <w:rFonts w:ascii="Times New Roman" w:hAnsi="Times New Roman" w:cs="Times New Roman"/>
          <w:b/>
        </w:rPr>
      </w:pPr>
      <w:r w:rsidRPr="00843A53">
        <w:rPr>
          <w:rFonts w:ascii="Times New Roman" w:hAnsi="Times New Roman" w:cs="Times New Roman"/>
          <w:b/>
        </w:rPr>
        <w:t>3.</w:t>
      </w:r>
      <w:r>
        <w:rPr>
          <w:rFonts w:ascii="Times New Roman" w:hAnsi="Times New Roman" w:cs="Times New Roman"/>
          <w:b/>
        </w:rPr>
        <w:t>7</w:t>
      </w:r>
      <w:r w:rsidRPr="00843A53">
        <w:rPr>
          <w:rFonts w:ascii="Times New Roman" w:hAnsi="Times New Roman" w:cs="Times New Roman"/>
          <w:b/>
        </w:rPr>
        <w:t xml:space="preserve"> Effect of data quality on performance</w:t>
      </w:r>
    </w:p>
    <w:p w:rsidR="00843A53" w:rsidRPr="00843A53" w:rsidRDefault="00CD6023" w:rsidP="00843A53">
      <w:pPr>
        <w:spacing w:after="0" w:line="480" w:lineRule="auto"/>
        <w:rPr>
          <w:rFonts w:ascii="Times New Roman" w:hAnsi="Times New Roman" w:cs="Times New Roman"/>
        </w:rPr>
      </w:pPr>
      <w:r>
        <w:rPr>
          <w:rFonts w:ascii="Times New Roman" w:hAnsi="Times New Roman" w:cs="Times New Roman"/>
        </w:rPr>
        <w:t xml:space="preserve">Simulating poorer quality data (Table 4) did not lead to large performance differences for most of the MPs. In many cases moving from perfect information to the data-rich observation error model led to very similar </w:t>
      </w:r>
      <w:r>
        <w:rPr>
          <w:rFonts w:ascii="Times New Roman" w:hAnsi="Times New Roman" w:cs="Times New Roman"/>
        </w:rPr>
        <w:lastRenderedPageBreak/>
        <w:t xml:space="preserve">results. </w:t>
      </w:r>
      <w:commentRangeStart w:id="54"/>
      <w:r>
        <w:rPr>
          <w:rFonts w:ascii="Times New Roman" w:hAnsi="Times New Roman" w:cs="Times New Roman"/>
        </w:rPr>
        <w:t xml:space="preserve">The difference </w:t>
      </w:r>
      <w:r w:rsidR="00A35A0B">
        <w:rPr>
          <w:rFonts w:ascii="Times New Roman" w:hAnsi="Times New Roman" w:cs="Times New Roman"/>
        </w:rPr>
        <w:t xml:space="preserve">in performance </w:t>
      </w:r>
      <w:r>
        <w:rPr>
          <w:rFonts w:ascii="Times New Roman" w:hAnsi="Times New Roman" w:cs="Times New Roman"/>
        </w:rPr>
        <w:t>among data-rich and data-limited observation error models was more pronounced but still marginal relative to the variability among MPs</w:t>
      </w:r>
      <w:commentRangeEnd w:id="54"/>
      <w:r w:rsidR="008A1334">
        <w:rPr>
          <w:rStyle w:val="CommentReference"/>
        </w:rPr>
        <w:commentReference w:id="54"/>
      </w:r>
      <w:r>
        <w:rPr>
          <w:rFonts w:ascii="Times New Roman" w:hAnsi="Times New Roman" w:cs="Times New Roman"/>
        </w:rPr>
        <w:t xml:space="preserve">. </w:t>
      </w:r>
      <w:commentRangeStart w:id="55"/>
      <w:r>
        <w:rPr>
          <w:rFonts w:ascii="Times New Roman" w:hAnsi="Times New Roman" w:cs="Times New Roman"/>
        </w:rPr>
        <w:t xml:space="preserve">This finding suggests that the performance picture as presented in Figures 2 and 3 may be largely driven by the theoretical inconsistency between MPs and the operating model. </w:t>
      </w:r>
      <w:commentRangeEnd w:id="55"/>
      <w:r w:rsidR="000530AF">
        <w:rPr>
          <w:rStyle w:val="CommentReference"/>
        </w:rPr>
        <w:commentReference w:id="55"/>
      </w:r>
      <w:del w:id="56" w:author="Doug Butterworth" w:date="2014-12-30T13:49:00Z">
        <w:r w:rsidDel="009A4817">
          <w:rPr>
            <w:rFonts w:ascii="Times New Roman" w:hAnsi="Times New Roman" w:cs="Times New Roman"/>
          </w:rPr>
          <w:delText xml:space="preserve"> </w:delText>
        </w:r>
      </w:del>
      <w:r>
        <w:rPr>
          <w:rFonts w:ascii="Times New Roman" w:hAnsi="Times New Roman" w:cs="Times New Roman"/>
        </w:rPr>
        <w:t xml:space="preserve">The interaction between data quality and MP performance was </w:t>
      </w:r>
      <w:r w:rsidR="00A35A0B">
        <w:rPr>
          <w:rFonts w:ascii="Times New Roman" w:hAnsi="Times New Roman" w:cs="Times New Roman"/>
        </w:rPr>
        <w:t>sometimes counter-</w:t>
      </w:r>
      <w:r>
        <w:rPr>
          <w:rFonts w:ascii="Times New Roman" w:hAnsi="Times New Roman" w:cs="Times New Roman"/>
        </w:rPr>
        <w:t xml:space="preserve">intuitive. </w:t>
      </w:r>
      <w:commentRangeStart w:id="57"/>
      <w:r>
        <w:rPr>
          <w:rFonts w:ascii="Times New Roman" w:hAnsi="Times New Roman" w:cs="Times New Roman"/>
        </w:rPr>
        <w:t>For example the</w:t>
      </w:r>
      <w:r w:rsidR="00843A53">
        <w:rPr>
          <w:rFonts w:ascii="Times New Roman" w:hAnsi="Times New Roman" w:cs="Times New Roman"/>
        </w:rPr>
        <w:t xml:space="preserve"> expected long-term yield of DCAC actually improved with declining data quality whilst the probability of achieving pretty good yield</w:t>
      </w:r>
      <w:r>
        <w:rPr>
          <w:rFonts w:ascii="Times New Roman" w:hAnsi="Times New Roman" w:cs="Times New Roman"/>
        </w:rPr>
        <w:t xml:space="preserve"> using this MP</w:t>
      </w:r>
      <w:r w:rsidR="00843A53">
        <w:rPr>
          <w:rFonts w:ascii="Times New Roman" w:hAnsi="Times New Roman" w:cs="Times New Roman"/>
        </w:rPr>
        <w:t xml:space="preserve"> declined.</w:t>
      </w:r>
      <w:commentRangeEnd w:id="57"/>
      <w:r w:rsidR="008A1334">
        <w:rPr>
          <w:rStyle w:val="CommentReference"/>
        </w:rPr>
        <w:commentReference w:id="57"/>
      </w:r>
      <w:r w:rsidR="00843A53">
        <w:rPr>
          <w:rFonts w:ascii="Times New Roman" w:hAnsi="Times New Roman" w:cs="Times New Roman"/>
        </w:rPr>
        <w:t xml:space="preserve"> </w:t>
      </w:r>
      <w:r w:rsidR="00CC7550">
        <w:rPr>
          <w:rFonts w:ascii="Times New Roman" w:hAnsi="Times New Roman" w:cs="Times New Roman"/>
        </w:rPr>
        <w:t>In terms of achieving pretty good yield, the LstepCC1 and Lste</w:t>
      </w:r>
      <w:r>
        <w:rPr>
          <w:rFonts w:ascii="Times New Roman" w:hAnsi="Times New Roman" w:cs="Times New Roman"/>
        </w:rPr>
        <w:t xml:space="preserve">pCC4 </w:t>
      </w:r>
      <w:r w:rsidR="00CB2163">
        <w:rPr>
          <w:rFonts w:ascii="Times New Roman" w:hAnsi="Times New Roman" w:cs="Times New Roman"/>
        </w:rPr>
        <w:t>MPs</w:t>
      </w:r>
      <w:r>
        <w:rPr>
          <w:rFonts w:ascii="Times New Roman" w:hAnsi="Times New Roman" w:cs="Times New Roman"/>
        </w:rPr>
        <w:t xml:space="preserve"> appeared to offer much better performance relat</w:t>
      </w:r>
      <w:r w:rsidR="00CC7550">
        <w:rPr>
          <w:rFonts w:ascii="Times New Roman" w:hAnsi="Times New Roman" w:cs="Times New Roman"/>
        </w:rPr>
        <w:t xml:space="preserve">ive to the other MPs for the data-poor observation model (Figure 3). </w:t>
      </w:r>
    </w:p>
    <w:p w:rsidR="0007602E" w:rsidRDefault="0007602E" w:rsidP="00916ED8">
      <w:pPr>
        <w:spacing w:after="0" w:line="480" w:lineRule="auto"/>
        <w:rPr>
          <w:rFonts w:ascii="Times New Roman" w:hAnsi="Times New Roman" w:cs="Times New Roman"/>
        </w:rPr>
      </w:pPr>
    </w:p>
    <w:p w:rsidR="007A0D43" w:rsidRDefault="007A0D43" w:rsidP="00916ED8">
      <w:pPr>
        <w:spacing w:after="0" w:line="480" w:lineRule="auto"/>
        <w:rPr>
          <w:rFonts w:ascii="Times New Roman" w:hAnsi="Times New Roman" w:cs="Times New Roman"/>
          <w:b/>
        </w:rPr>
      </w:pPr>
      <w:r w:rsidRPr="007A0D43">
        <w:rPr>
          <w:rFonts w:ascii="Times New Roman" w:hAnsi="Times New Roman" w:cs="Times New Roman"/>
          <w:b/>
        </w:rPr>
        <w:t>3.</w:t>
      </w:r>
      <w:r w:rsidR="00843A53">
        <w:rPr>
          <w:rFonts w:ascii="Times New Roman" w:hAnsi="Times New Roman" w:cs="Times New Roman"/>
          <w:b/>
        </w:rPr>
        <w:t>8</w:t>
      </w:r>
      <w:r w:rsidRPr="007A0D43">
        <w:rPr>
          <w:rFonts w:ascii="Times New Roman" w:hAnsi="Times New Roman" w:cs="Times New Roman"/>
          <w:b/>
        </w:rPr>
        <w:t xml:space="preserve"> Value of information and sensitivity analysis</w:t>
      </w:r>
    </w:p>
    <w:p w:rsidR="00C65EC2" w:rsidRDefault="007A0D43" w:rsidP="00916ED8">
      <w:pPr>
        <w:spacing w:after="0" w:line="480" w:lineRule="auto"/>
        <w:rPr>
          <w:rFonts w:ascii="Times New Roman" w:hAnsi="Times New Roman" w:cs="Times New Roman"/>
        </w:rPr>
      </w:pPr>
      <w:r>
        <w:rPr>
          <w:rFonts w:ascii="Times New Roman" w:hAnsi="Times New Roman" w:cs="Times New Roman"/>
        </w:rPr>
        <w:t xml:space="preserve">For </w:t>
      </w:r>
      <w:r w:rsidR="008F6EF4">
        <w:rPr>
          <w:rFonts w:ascii="Times New Roman" w:hAnsi="Times New Roman" w:cs="Times New Roman"/>
        </w:rPr>
        <w:t>most</w:t>
      </w:r>
      <w:r>
        <w:rPr>
          <w:rFonts w:ascii="Times New Roman" w:hAnsi="Times New Roman" w:cs="Times New Roman"/>
        </w:rPr>
        <w:t xml:space="preserve"> MPs the </w:t>
      </w:r>
      <w:r w:rsidR="008F6EF4">
        <w:rPr>
          <w:rFonts w:ascii="Times New Roman" w:hAnsi="Times New Roman" w:cs="Times New Roman"/>
        </w:rPr>
        <w:t xml:space="preserve">observation process that most strongly determined </w:t>
      </w:r>
      <w:r>
        <w:rPr>
          <w:rFonts w:ascii="Times New Roman" w:hAnsi="Times New Roman" w:cs="Times New Roman"/>
        </w:rPr>
        <w:t xml:space="preserve">long-term yield </w:t>
      </w:r>
      <w:r w:rsidR="008F6EF4">
        <w:rPr>
          <w:rFonts w:ascii="Times New Roman" w:hAnsi="Times New Roman" w:cs="Times New Roman"/>
        </w:rPr>
        <w:t>was</w:t>
      </w:r>
      <w:r>
        <w:rPr>
          <w:rFonts w:ascii="Times New Roman" w:hAnsi="Times New Roman" w:cs="Times New Roman"/>
        </w:rPr>
        <w:t xml:space="preserve"> bias in observation of </w:t>
      </w:r>
      <w:r w:rsidR="008F6EF4">
        <w:rPr>
          <w:rFonts w:ascii="Times New Roman" w:hAnsi="Times New Roman" w:cs="Times New Roman"/>
        </w:rPr>
        <w:t xml:space="preserve">annual </w:t>
      </w:r>
      <w:r>
        <w:rPr>
          <w:rFonts w:ascii="Times New Roman" w:hAnsi="Times New Roman" w:cs="Times New Roman"/>
        </w:rPr>
        <w:t>catches</w:t>
      </w:r>
      <w:r w:rsidR="008F6EF4">
        <w:rPr>
          <w:rFonts w:ascii="Times New Roman" w:hAnsi="Times New Roman" w:cs="Times New Roman"/>
        </w:rPr>
        <w:t xml:space="preserve"> (Table 6)</w:t>
      </w:r>
      <w:r>
        <w:rPr>
          <w:rFonts w:ascii="Times New Roman" w:hAnsi="Times New Roman" w:cs="Times New Roman"/>
        </w:rPr>
        <w:t>.</w:t>
      </w:r>
      <w:r w:rsidR="00C65EC2">
        <w:rPr>
          <w:rFonts w:ascii="Times New Roman" w:hAnsi="Times New Roman" w:cs="Times New Roman"/>
        </w:rPr>
        <w:t xml:space="preserve"> The sensitivity to bias in catch observations </w:t>
      </w:r>
      <w:ins w:id="58" w:author="Doug Butterworth" w:date="2014-12-30T22:07:00Z">
        <w:r w:rsidR="000324AE">
          <w:rPr>
            <w:rFonts w:ascii="Times New Roman" w:hAnsi="Times New Roman" w:cs="Times New Roman"/>
          </w:rPr>
          <w:t xml:space="preserve">varied </w:t>
        </w:r>
      </w:ins>
      <w:del w:id="59" w:author="Doug Butterworth" w:date="2014-12-30T22:07:00Z">
        <w:r w:rsidR="00C65EC2" w:rsidDel="000324AE">
          <w:rPr>
            <w:rFonts w:ascii="Times New Roman" w:hAnsi="Times New Roman" w:cs="Times New Roman"/>
          </w:rPr>
          <w:delText xml:space="preserve">was inconsistent </w:delText>
        </w:r>
      </w:del>
      <w:r w:rsidR="008F6EF4">
        <w:rPr>
          <w:rFonts w:ascii="Times New Roman" w:hAnsi="Times New Roman" w:cs="Times New Roman"/>
        </w:rPr>
        <w:t xml:space="preserve">amongst </w:t>
      </w:r>
      <w:r w:rsidR="00C65EC2">
        <w:rPr>
          <w:rFonts w:ascii="Times New Roman" w:hAnsi="Times New Roman" w:cs="Times New Roman"/>
        </w:rPr>
        <w:t xml:space="preserve">MPs. For example the SBT2 MP was </w:t>
      </w:r>
      <w:r w:rsidR="008F6EF4">
        <w:rPr>
          <w:rFonts w:ascii="Times New Roman" w:hAnsi="Times New Roman" w:cs="Times New Roman"/>
        </w:rPr>
        <w:t>three</w:t>
      </w:r>
      <w:r w:rsidR="00C65EC2">
        <w:rPr>
          <w:rFonts w:ascii="Times New Roman" w:hAnsi="Times New Roman" w:cs="Times New Roman"/>
        </w:rPr>
        <w:t xml:space="preserve"> times as sensitive to bias in catches as the </w:t>
      </w:r>
      <w:r w:rsidR="008F6EF4">
        <w:rPr>
          <w:rFonts w:ascii="Times New Roman" w:hAnsi="Times New Roman" w:cs="Times New Roman"/>
        </w:rPr>
        <w:t>SBT1 MP</w:t>
      </w:r>
      <w:r w:rsidR="00C65EC2">
        <w:rPr>
          <w:rFonts w:ascii="Times New Roman" w:hAnsi="Times New Roman" w:cs="Times New Roman"/>
        </w:rPr>
        <w:t xml:space="preserve">. The </w:t>
      </w:r>
      <w:del w:id="60" w:author="TomFast" w:date="2015-01-12T09:54:00Z">
        <w:r w:rsidR="00C65EC2" w:rsidDel="001E7577">
          <w:rPr>
            <w:rFonts w:ascii="Times New Roman" w:hAnsi="Times New Roman" w:cs="Times New Roman"/>
          </w:rPr>
          <w:delText>generalist</w:delText>
        </w:r>
      </w:del>
      <w:ins w:id="61" w:author="TomFast" w:date="2015-01-12T09:54:00Z">
        <w:r w:rsidR="001E7577">
          <w:rPr>
            <w:rFonts w:ascii="Times New Roman" w:hAnsi="Times New Roman" w:cs="Times New Roman"/>
          </w:rPr>
          <w:t>generic</w:t>
        </w:r>
      </w:ins>
      <w:r w:rsidR="00C65EC2">
        <w:rPr>
          <w:rFonts w:ascii="Times New Roman" w:hAnsi="Times New Roman" w:cs="Times New Roman"/>
        </w:rPr>
        <w:t xml:space="preserve"> MPs were sensitive to other observation model variables </w:t>
      </w:r>
      <w:r w:rsidR="005E7A41">
        <w:rPr>
          <w:rFonts w:ascii="Times New Roman" w:hAnsi="Times New Roman" w:cs="Times New Roman"/>
        </w:rPr>
        <w:t xml:space="preserve">that </w:t>
      </w:r>
      <w:ins w:id="62" w:author="Doug Butterworth" w:date="2014-12-30T22:08:00Z">
        <w:r w:rsidR="000324AE">
          <w:rPr>
            <w:rFonts w:ascii="Times New Roman" w:hAnsi="Times New Roman" w:cs="Times New Roman"/>
          </w:rPr>
          <w:t>impact calculations</w:t>
        </w:r>
      </w:ins>
      <w:del w:id="63" w:author="Doug Butterworth" w:date="2014-12-30T22:08:00Z">
        <w:r w:rsidR="005E7A41" w:rsidDel="000324AE">
          <w:rPr>
            <w:rFonts w:ascii="Times New Roman" w:hAnsi="Times New Roman" w:cs="Times New Roman"/>
          </w:rPr>
          <w:delText>reflect the derivation</w:delText>
        </w:r>
      </w:del>
      <w:r w:rsidR="005E7A41">
        <w:rPr>
          <w:rFonts w:ascii="Times New Roman" w:hAnsi="Times New Roman" w:cs="Times New Roman"/>
        </w:rPr>
        <w:t xml:space="preserve"> of surplus production. In previous simulation evaluations, imprecision in catches and abundance indices has </w:t>
      </w:r>
      <w:ins w:id="64" w:author="Doug Butterworth" w:date="2014-12-30T22:08:00Z">
        <w:r w:rsidR="00DD51F5">
          <w:rPr>
            <w:rFonts w:ascii="Times New Roman" w:hAnsi="Times New Roman" w:cs="Times New Roman"/>
          </w:rPr>
          <w:t>shown</w:t>
        </w:r>
      </w:ins>
      <w:del w:id="65" w:author="Doug Butterworth" w:date="2014-12-30T22:08:00Z">
        <w:r w:rsidR="005E7A41" w:rsidDel="00DD51F5">
          <w:rPr>
            <w:rFonts w:ascii="Times New Roman" w:hAnsi="Times New Roman" w:cs="Times New Roman"/>
          </w:rPr>
          <w:delText>had</w:delText>
        </w:r>
      </w:del>
      <w:r w:rsidR="005E7A41">
        <w:rPr>
          <w:rFonts w:ascii="Times New Roman" w:hAnsi="Times New Roman" w:cs="Times New Roman"/>
        </w:rPr>
        <w:t xml:space="preserve"> relatively little impact on the performance of data-limited assessment methods (Carruthers et al. 2014). However </w:t>
      </w:r>
      <w:ins w:id="66" w:author="Doug Butterworth" w:date="2014-12-30T22:09:00Z">
        <w:r w:rsidR="00DD51F5">
          <w:rPr>
            <w:rFonts w:ascii="Times New Roman" w:hAnsi="Times New Roman" w:cs="Times New Roman"/>
          </w:rPr>
          <w:t>arising from the method used to calculate</w:t>
        </w:r>
      </w:ins>
      <w:del w:id="67" w:author="Doug Butterworth" w:date="2014-12-30T22:09:00Z">
        <w:r w:rsidR="005E7A41" w:rsidDel="00DD51F5">
          <w:rPr>
            <w:rFonts w:ascii="Times New Roman" w:hAnsi="Times New Roman" w:cs="Times New Roman"/>
          </w:rPr>
          <w:delText>due to</w:delText>
        </w:r>
      </w:del>
      <w:r w:rsidR="005E7A41">
        <w:rPr>
          <w:rFonts w:ascii="Times New Roman" w:hAnsi="Times New Roman" w:cs="Times New Roman"/>
        </w:rPr>
        <w:t xml:space="preserve"> the surplus production</w:t>
      </w:r>
      <w:del w:id="68" w:author="Doug Butterworth" w:date="2014-12-30T22:09:00Z">
        <w:r w:rsidR="005E7A41" w:rsidDel="00DD51F5">
          <w:rPr>
            <w:rFonts w:ascii="Times New Roman" w:hAnsi="Times New Roman" w:cs="Times New Roman"/>
          </w:rPr>
          <w:delText xml:space="preserve"> derivation</w:delText>
        </w:r>
      </w:del>
      <w:r w:rsidR="005E7A41">
        <w:rPr>
          <w:rFonts w:ascii="Times New Roman" w:hAnsi="Times New Roman" w:cs="Times New Roman"/>
        </w:rPr>
        <w:t xml:space="preserve"> (</w:t>
      </w:r>
      <w:proofErr w:type="spellStart"/>
      <w:r w:rsidR="005E7A41">
        <w:rPr>
          <w:rFonts w:ascii="Times New Roman" w:hAnsi="Times New Roman" w:cs="Times New Roman"/>
        </w:rPr>
        <w:t>Eqn</w:t>
      </w:r>
      <w:proofErr w:type="spellEnd"/>
      <w:r w:rsidR="005E7A41">
        <w:rPr>
          <w:rFonts w:ascii="Times New Roman" w:hAnsi="Times New Roman" w:cs="Times New Roman"/>
        </w:rPr>
        <w:t xml:space="preserve"> </w:t>
      </w:r>
      <w:r w:rsidR="00755FF4">
        <w:rPr>
          <w:rFonts w:ascii="Times New Roman" w:hAnsi="Times New Roman" w:cs="Times New Roman"/>
        </w:rPr>
        <w:t>1</w:t>
      </w:r>
      <w:r w:rsidR="005E7A41">
        <w:rPr>
          <w:rFonts w:ascii="Times New Roman" w:hAnsi="Times New Roman" w:cs="Times New Roman"/>
        </w:rPr>
        <w:t>)</w:t>
      </w:r>
      <w:r w:rsidR="0046173B">
        <w:rPr>
          <w:rFonts w:ascii="Times New Roman" w:hAnsi="Times New Roman" w:cs="Times New Roman"/>
        </w:rPr>
        <w:t>,</w:t>
      </w:r>
      <w:r w:rsidR="00755FF4">
        <w:rPr>
          <w:rFonts w:ascii="Times New Roman" w:hAnsi="Times New Roman" w:cs="Times New Roman"/>
        </w:rPr>
        <w:t xml:space="preserve"> </w:t>
      </w:r>
      <w:del w:id="69" w:author="TomFast" w:date="2015-01-12T09:55:00Z">
        <w:r w:rsidR="00755FF4" w:rsidDel="001E7577">
          <w:rPr>
            <w:rFonts w:ascii="Times New Roman" w:hAnsi="Times New Roman" w:cs="Times New Roman"/>
          </w:rPr>
          <w:delText>generalist</w:delText>
        </w:r>
      </w:del>
      <w:ins w:id="70" w:author="TomFast" w:date="2015-01-12T09:55:00Z">
        <w:r w:rsidR="001E7577">
          <w:rPr>
            <w:rFonts w:ascii="Times New Roman" w:hAnsi="Times New Roman" w:cs="Times New Roman"/>
          </w:rPr>
          <w:t>generic</w:t>
        </w:r>
      </w:ins>
      <w:r w:rsidR="00755FF4">
        <w:rPr>
          <w:rFonts w:ascii="Times New Roman" w:hAnsi="Times New Roman" w:cs="Times New Roman"/>
        </w:rPr>
        <w:t xml:space="preserve"> MPs such as</w:t>
      </w:r>
      <w:r w:rsidR="005E7A41">
        <w:rPr>
          <w:rFonts w:ascii="Times New Roman" w:hAnsi="Times New Roman" w:cs="Times New Roman"/>
        </w:rPr>
        <w:t xml:space="preserve"> </w:t>
      </w:r>
      <w:proofErr w:type="spellStart"/>
      <w:r w:rsidR="005E7A41">
        <w:rPr>
          <w:rFonts w:ascii="Times New Roman" w:hAnsi="Times New Roman" w:cs="Times New Roman"/>
        </w:rPr>
        <w:t>Rcontrol</w:t>
      </w:r>
      <w:proofErr w:type="spellEnd"/>
      <w:r w:rsidR="005E7A41">
        <w:rPr>
          <w:rFonts w:ascii="Times New Roman" w:hAnsi="Times New Roman" w:cs="Times New Roman"/>
        </w:rPr>
        <w:t xml:space="preserve"> and </w:t>
      </w:r>
      <w:proofErr w:type="spellStart"/>
      <w:r w:rsidR="005E7A41">
        <w:rPr>
          <w:rFonts w:ascii="Times New Roman" w:hAnsi="Times New Roman" w:cs="Times New Roman"/>
        </w:rPr>
        <w:t>SPslope</w:t>
      </w:r>
      <w:proofErr w:type="spellEnd"/>
      <w:r w:rsidR="005E7A41">
        <w:rPr>
          <w:rFonts w:ascii="Times New Roman" w:hAnsi="Times New Roman" w:cs="Times New Roman"/>
        </w:rPr>
        <w:t xml:space="preserve"> are</w:t>
      </w:r>
      <w:ins w:id="71" w:author="Doug Butterworth" w:date="2014-12-30T22:08:00Z">
        <w:r w:rsidR="00DD51F5">
          <w:rPr>
            <w:rFonts w:ascii="Times New Roman" w:hAnsi="Times New Roman" w:cs="Times New Roman"/>
          </w:rPr>
          <w:t xml:space="preserve"> particularly</w:t>
        </w:r>
      </w:ins>
      <w:del w:id="72" w:author="Doug Butterworth" w:date="2014-12-30T22:08:00Z">
        <w:r w:rsidR="005E7A41" w:rsidDel="00DD51F5">
          <w:rPr>
            <w:rFonts w:ascii="Times New Roman" w:hAnsi="Times New Roman" w:cs="Times New Roman"/>
          </w:rPr>
          <w:delText xml:space="preserve"> most</w:delText>
        </w:r>
      </w:del>
      <w:r w:rsidR="005E7A41">
        <w:rPr>
          <w:rFonts w:ascii="Times New Roman" w:hAnsi="Times New Roman" w:cs="Times New Roman"/>
        </w:rPr>
        <w:t xml:space="preserve"> sensitive to imprecision in catches and</w:t>
      </w:r>
      <w:r w:rsidR="00755FF4">
        <w:rPr>
          <w:rFonts w:ascii="Times New Roman" w:hAnsi="Times New Roman" w:cs="Times New Roman"/>
        </w:rPr>
        <w:t xml:space="preserve"> the relative</w:t>
      </w:r>
      <w:r w:rsidR="005E7A41">
        <w:rPr>
          <w:rFonts w:ascii="Times New Roman" w:hAnsi="Times New Roman" w:cs="Times New Roman"/>
        </w:rPr>
        <w:t xml:space="preserve"> </w:t>
      </w:r>
      <w:r w:rsidR="00755FF4">
        <w:rPr>
          <w:rFonts w:ascii="Times New Roman" w:hAnsi="Times New Roman" w:cs="Times New Roman"/>
        </w:rPr>
        <w:t>abundance index</w:t>
      </w:r>
      <w:del w:id="73" w:author="Doug Butterworth" w:date="2014-12-30T22:09:00Z">
        <w:r w:rsidR="0046173B" w:rsidDel="00DD51F5">
          <w:rPr>
            <w:rFonts w:ascii="Times New Roman" w:hAnsi="Times New Roman" w:cs="Times New Roman"/>
          </w:rPr>
          <w:delText>,</w:delText>
        </w:r>
      </w:del>
      <w:r w:rsidR="0046173B">
        <w:rPr>
          <w:rFonts w:ascii="Times New Roman" w:hAnsi="Times New Roman" w:cs="Times New Roman"/>
        </w:rPr>
        <w:t xml:space="preserve"> respectively</w:t>
      </w:r>
      <w:r w:rsidR="005E7A41">
        <w:rPr>
          <w:rFonts w:ascii="Times New Roman" w:hAnsi="Times New Roman" w:cs="Times New Roman"/>
        </w:rPr>
        <w:t xml:space="preserve">. </w:t>
      </w:r>
    </w:p>
    <w:p w:rsidR="00C65EC2" w:rsidRDefault="00C65EC2" w:rsidP="00916ED8">
      <w:pPr>
        <w:spacing w:after="0" w:line="480" w:lineRule="auto"/>
        <w:rPr>
          <w:rFonts w:ascii="Times New Roman" w:hAnsi="Times New Roman" w:cs="Times New Roman"/>
        </w:rPr>
      </w:pPr>
    </w:p>
    <w:p w:rsidR="00E503D0" w:rsidRDefault="00443E4A" w:rsidP="00916ED8">
      <w:pPr>
        <w:spacing w:after="0" w:line="480" w:lineRule="auto"/>
        <w:rPr>
          <w:rFonts w:ascii="Times New Roman" w:hAnsi="Times New Roman" w:cs="Times New Roman"/>
        </w:rPr>
      </w:pPr>
      <w:r>
        <w:rPr>
          <w:rFonts w:ascii="Times New Roman" w:hAnsi="Times New Roman" w:cs="Times New Roman"/>
        </w:rPr>
        <w:t xml:space="preserve">Despite simulating </w:t>
      </w:r>
      <w:r w:rsidR="008F6EF4">
        <w:rPr>
          <w:rFonts w:ascii="Times New Roman" w:hAnsi="Times New Roman" w:cs="Times New Roman"/>
        </w:rPr>
        <w:t>relatively trivial</w:t>
      </w:r>
      <w:r>
        <w:rPr>
          <w:rFonts w:ascii="Times New Roman" w:hAnsi="Times New Roman" w:cs="Times New Roman"/>
        </w:rPr>
        <w:t xml:space="preserve"> changes in the von-Bertalanffy growth parameters (</w:t>
      </w:r>
      <w:r w:rsidR="008F6EF4">
        <w:rPr>
          <w:rFonts w:ascii="Times New Roman" w:hAnsi="Times New Roman" w:cs="Times New Roman"/>
        </w:rPr>
        <w:t xml:space="preserve">on average </w:t>
      </w:r>
      <w:r>
        <w:rPr>
          <w:rFonts w:ascii="Times New Roman" w:hAnsi="Times New Roman" w:cs="Times New Roman"/>
        </w:rPr>
        <w:t xml:space="preserve">less than </w:t>
      </w:r>
      <w:r w:rsidR="008F6EF4">
        <w:rPr>
          <w:rFonts w:ascii="Times New Roman" w:hAnsi="Times New Roman" w:cs="Times New Roman"/>
        </w:rPr>
        <w:br/>
        <w:t xml:space="preserve">+/- </w:t>
      </w:r>
      <w:r>
        <w:rPr>
          <w:rFonts w:ascii="Times New Roman" w:hAnsi="Times New Roman" w:cs="Times New Roman"/>
        </w:rPr>
        <w:t xml:space="preserve">¼ </w:t>
      </w:r>
      <w:r w:rsidR="008F6EF4">
        <w:rPr>
          <w:rFonts w:ascii="Times New Roman" w:hAnsi="Times New Roman" w:cs="Times New Roman"/>
        </w:rPr>
        <w:t>percent per year</w:t>
      </w:r>
      <w:r>
        <w:rPr>
          <w:rFonts w:ascii="Times New Roman" w:hAnsi="Times New Roman" w:cs="Times New Roman"/>
        </w:rPr>
        <w:t xml:space="preserve"> in maximum growth rate </w:t>
      </w:r>
      <w:commentRangeStart w:id="74"/>
      <w:r>
        <w:rPr>
          <w:rFonts w:ascii="Times New Roman" w:hAnsi="Times New Roman" w:cs="Times New Roman"/>
        </w:rPr>
        <w:t>K</w:t>
      </w:r>
      <w:commentRangeEnd w:id="74"/>
      <w:r w:rsidR="00AC45EA">
        <w:rPr>
          <w:rStyle w:val="CommentReference"/>
        </w:rPr>
        <w:commentReference w:id="74"/>
      </w:r>
      <w:del w:id="75" w:author="Doug Butterworth" w:date="2014-12-30T15:17:00Z">
        <w:r w:rsidDel="00AC45EA">
          <w:rPr>
            <w:rFonts w:ascii="Times New Roman" w:hAnsi="Times New Roman" w:cs="Times New Roman"/>
          </w:rPr>
          <w:delText>,</w:delText>
        </w:r>
      </w:del>
      <w:r>
        <w:rPr>
          <w:rFonts w:ascii="Times New Roman" w:hAnsi="Times New Roman" w:cs="Times New Roman"/>
        </w:rPr>
        <w:t xml:space="preserve"> and maximum length L</w:t>
      </w:r>
      <w:r w:rsidR="00E503D0">
        <w:rPr>
          <w:rFonts w:ascii="Times New Roman" w:hAnsi="Times New Roman" w:cs="Times New Roman"/>
        </w:rPr>
        <w:t>-</w:t>
      </w:r>
      <w:r>
        <w:rPr>
          <w:rFonts w:ascii="Times New Roman" w:hAnsi="Times New Roman" w:cs="Times New Roman"/>
        </w:rPr>
        <w:t>inf</w:t>
      </w:r>
      <w:r w:rsidR="008F6EF4">
        <w:rPr>
          <w:rFonts w:ascii="Times New Roman" w:hAnsi="Times New Roman" w:cs="Times New Roman"/>
        </w:rPr>
        <w:t>inity</w:t>
      </w:r>
      <w:r>
        <w:rPr>
          <w:rFonts w:ascii="Times New Roman" w:hAnsi="Times New Roman" w:cs="Times New Roman"/>
        </w:rPr>
        <w:t xml:space="preserve">)(Appendix Table A.1) these were amongst the strongest determinants of long-term yield </w:t>
      </w:r>
      <w:r w:rsidR="00E503D0">
        <w:rPr>
          <w:rFonts w:ascii="Times New Roman" w:hAnsi="Times New Roman" w:cs="Times New Roman"/>
        </w:rPr>
        <w:t xml:space="preserve">(Y) </w:t>
      </w:r>
      <w:r>
        <w:rPr>
          <w:rFonts w:ascii="Times New Roman" w:hAnsi="Times New Roman" w:cs="Times New Roman"/>
        </w:rPr>
        <w:t xml:space="preserve">for the MPs </w:t>
      </w:r>
      <w:r w:rsidR="008F6EF4">
        <w:rPr>
          <w:rFonts w:ascii="Times New Roman" w:hAnsi="Times New Roman" w:cs="Times New Roman"/>
        </w:rPr>
        <w:t>tested</w:t>
      </w:r>
      <w:r w:rsidR="00E503D0">
        <w:rPr>
          <w:rFonts w:ascii="Times New Roman" w:hAnsi="Times New Roman" w:cs="Times New Roman"/>
        </w:rPr>
        <w:t xml:space="preserve"> (Table </w:t>
      </w:r>
      <w:commentRangeStart w:id="76"/>
      <w:r w:rsidR="00E503D0">
        <w:rPr>
          <w:rFonts w:ascii="Times New Roman" w:hAnsi="Times New Roman" w:cs="Times New Roman"/>
        </w:rPr>
        <w:t>6</w:t>
      </w:r>
      <w:commentRangeEnd w:id="76"/>
      <w:r w:rsidR="00DD51F5">
        <w:rPr>
          <w:rStyle w:val="CommentReference"/>
        </w:rPr>
        <w:commentReference w:id="76"/>
      </w:r>
      <w:r w:rsidR="00E503D0">
        <w:rPr>
          <w:rFonts w:ascii="Times New Roman" w:hAnsi="Times New Roman" w:cs="Times New Roman"/>
        </w:rPr>
        <w:t>)</w:t>
      </w:r>
      <w:r w:rsidR="008F6EF4">
        <w:rPr>
          <w:rFonts w:ascii="Times New Roman" w:hAnsi="Times New Roman" w:cs="Times New Roman"/>
        </w:rPr>
        <w:t xml:space="preserve">. The starting level of stock depletion and related quantities such as the trajectory in fishing effort were also </w:t>
      </w:r>
      <w:r w:rsidR="00E503D0">
        <w:rPr>
          <w:rFonts w:ascii="Times New Roman" w:hAnsi="Times New Roman" w:cs="Times New Roman"/>
        </w:rPr>
        <w:t xml:space="preserve">strong determinants of yield among MPs. The best performing MPs DD, DD4010, </w:t>
      </w:r>
      <w:proofErr w:type="spellStart"/>
      <w:r w:rsidR="00E503D0">
        <w:rPr>
          <w:rFonts w:ascii="Times New Roman" w:hAnsi="Times New Roman" w:cs="Times New Roman"/>
        </w:rPr>
        <w:t>Fratio</w:t>
      </w:r>
      <w:proofErr w:type="spellEnd"/>
      <w:r w:rsidR="00E503D0">
        <w:rPr>
          <w:rFonts w:ascii="Times New Roman" w:hAnsi="Times New Roman" w:cs="Times New Roman"/>
        </w:rPr>
        <w:t xml:space="preserve">, </w:t>
      </w:r>
      <w:proofErr w:type="spellStart"/>
      <w:r w:rsidR="00E503D0">
        <w:rPr>
          <w:rFonts w:ascii="Times New Roman" w:hAnsi="Times New Roman" w:cs="Times New Roman"/>
        </w:rPr>
        <w:t>Fadapt</w:t>
      </w:r>
      <w:proofErr w:type="spellEnd"/>
      <w:r w:rsidR="00E503D0">
        <w:rPr>
          <w:rFonts w:ascii="Times New Roman" w:hAnsi="Times New Roman" w:cs="Times New Roman"/>
        </w:rPr>
        <w:t xml:space="preserve"> and </w:t>
      </w:r>
      <w:proofErr w:type="spellStart"/>
      <w:r w:rsidR="00E503D0">
        <w:rPr>
          <w:rFonts w:ascii="Times New Roman" w:hAnsi="Times New Roman" w:cs="Times New Roman"/>
        </w:rPr>
        <w:t>DynF</w:t>
      </w:r>
      <w:proofErr w:type="spellEnd"/>
      <w:r w:rsidR="00E503D0">
        <w:rPr>
          <w:rFonts w:ascii="Times New Roman" w:hAnsi="Times New Roman" w:cs="Times New Roman"/>
        </w:rPr>
        <w:t xml:space="preserve"> were most sensitivity to age </w:t>
      </w:r>
      <w:del w:id="77" w:author="TomFast" w:date="2015-01-12T14:42:00Z">
        <w:r w:rsidR="00E503D0" w:rsidDel="00830466">
          <w:rPr>
            <w:rFonts w:ascii="Times New Roman" w:hAnsi="Times New Roman" w:cs="Times New Roman"/>
          </w:rPr>
          <w:delText>vulnerability</w:delText>
        </w:r>
      </w:del>
      <w:ins w:id="78" w:author="TomFast" w:date="2015-01-12T14:42:00Z">
        <w:r w:rsidR="00830466">
          <w:rPr>
            <w:rFonts w:ascii="Times New Roman" w:hAnsi="Times New Roman" w:cs="Times New Roman"/>
          </w:rPr>
          <w:t>selectivity</w:t>
        </w:r>
      </w:ins>
      <w:r w:rsidR="00E503D0">
        <w:rPr>
          <w:rFonts w:ascii="Times New Roman" w:hAnsi="Times New Roman" w:cs="Times New Roman"/>
        </w:rPr>
        <w:t xml:space="preserve"> dynamics (the relative </w:t>
      </w:r>
      <w:del w:id="79" w:author="TomFast" w:date="2015-01-12T14:41:00Z">
        <w:r w:rsidR="00E503D0" w:rsidDel="00830466">
          <w:rPr>
            <w:rFonts w:ascii="Times New Roman" w:hAnsi="Times New Roman" w:cs="Times New Roman"/>
          </w:rPr>
          <w:delText>vulnerability</w:delText>
        </w:r>
      </w:del>
      <w:ins w:id="80" w:author="TomFast" w:date="2015-01-12T14:41:00Z">
        <w:r w:rsidR="00830466">
          <w:rPr>
            <w:rFonts w:ascii="Times New Roman" w:hAnsi="Times New Roman" w:cs="Times New Roman"/>
          </w:rPr>
          <w:t>selectivity</w:t>
        </w:r>
      </w:ins>
      <w:r w:rsidR="00E503D0">
        <w:rPr>
          <w:rFonts w:ascii="Times New Roman" w:hAnsi="Times New Roman" w:cs="Times New Roman"/>
        </w:rPr>
        <w:t xml:space="preserve"> of age classes to fishing). In particular the </w:t>
      </w:r>
      <w:del w:id="81" w:author="TomFast" w:date="2015-01-12T14:41:00Z">
        <w:r w:rsidR="00E503D0" w:rsidDel="00830466">
          <w:rPr>
            <w:rFonts w:ascii="Times New Roman" w:hAnsi="Times New Roman" w:cs="Times New Roman"/>
          </w:rPr>
          <w:delText>vulnerability</w:delText>
        </w:r>
      </w:del>
      <w:ins w:id="82" w:author="TomFast" w:date="2015-01-12T14:41:00Z">
        <w:r w:rsidR="00830466">
          <w:rPr>
            <w:rFonts w:ascii="Times New Roman" w:hAnsi="Times New Roman" w:cs="Times New Roman"/>
          </w:rPr>
          <w:t>selectivity</w:t>
        </w:r>
      </w:ins>
      <w:r w:rsidR="00E503D0">
        <w:rPr>
          <w:rFonts w:ascii="Times New Roman" w:hAnsi="Times New Roman" w:cs="Times New Roman"/>
        </w:rPr>
        <w:t xml:space="preserve"> of the maximum age class (controlling the gradient in descending limb of the selectivity curve) was a key determinant. When this is low</w:t>
      </w:r>
      <w:ins w:id="83" w:author="Doug Butterworth" w:date="2014-12-30T15:20:00Z">
        <w:r w:rsidR="00AC45EA">
          <w:rPr>
            <w:rFonts w:ascii="Times New Roman" w:hAnsi="Times New Roman" w:cs="Times New Roman"/>
          </w:rPr>
          <w:t>,</w:t>
        </w:r>
      </w:ins>
      <w:r w:rsidR="00E503D0">
        <w:rPr>
          <w:rFonts w:ascii="Times New Roman" w:hAnsi="Times New Roman" w:cs="Times New Roman"/>
        </w:rPr>
        <w:t xml:space="preserve"> exploitation of older age classes is lessened and productive biomass is essentially protected (cryptic biomass). It is therefore not surprising that in most cases </w:t>
      </w:r>
      <w:r w:rsidR="00E503D0">
        <w:rPr>
          <w:rFonts w:ascii="Times New Roman" w:hAnsi="Times New Roman" w:cs="Times New Roman"/>
        </w:rPr>
        <w:lastRenderedPageBreak/>
        <w:t xml:space="preserve">there is a strong positive relationship with yield as most </w:t>
      </w:r>
      <w:r w:rsidR="0046173B">
        <w:rPr>
          <w:rFonts w:ascii="Times New Roman" w:hAnsi="Times New Roman" w:cs="Times New Roman"/>
        </w:rPr>
        <w:t>MPs</w:t>
      </w:r>
      <w:r w:rsidR="00E503D0">
        <w:rPr>
          <w:rFonts w:ascii="Times New Roman" w:hAnsi="Times New Roman" w:cs="Times New Roman"/>
        </w:rPr>
        <w:t xml:space="preserve"> implicitly assume full selection of older age classes. </w:t>
      </w:r>
    </w:p>
    <w:p w:rsidR="007D5F86" w:rsidRPr="00C65EC2" w:rsidRDefault="007D5F86" w:rsidP="00916ED8">
      <w:pPr>
        <w:spacing w:after="0" w:line="480" w:lineRule="auto"/>
        <w:rPr>
          <w:rFonts w:ascii="Times New Roman" w:hAnsi="Times New Roman" w:cs="Times New Roman"/>
        </w:rPr>
      </w:pPr>
    </w:p>
    <w:p w:rsidR="00435463" w:rsidRDefault="0007602E" w:rsidP="00705D62">
      <w:pPr>
        <w:keepNext/>
        <w:keepLines/>
        <w:spacing w:after="0" w:line="480" w:lineRule="auto"/>
        <w:rPr>
          <w:rFonts w:ascii="Times New Roman" w:hAnsi="Times New Roman" w:cs="Times New Roman"/>
        </w:rPr>
      </w:pPr>
      <w:r>
        <w:rPr>
          <w:rFonts w:ascii="Times New Roman" w:hAnsi="Times New Roman" w:cs="Times New Roman"/>
        </w:rPr>
        <w:t xml:space="preserve">Table 6. </w:t>
      </w:r>
      <w:proofErr w:type="gramStart"/>
      <w:r>
        <w:rPr>
          <w:rFonts w:ascii="Times New Roman" w:hAnsi="Times New Roman" w:cs="Times New Roman"/>
        </w:rPr>
        <w:t xml:space="preserve">The sensitivity of long term </w:t>
      </w:r>
      <w:r w:rsidR="00E503D0">
        <w:rPr>
          <w:rFonts w:ascii="Times New Roman" w:hAnsi="Times New Roman" w:cs="Times New Roman"/>
        </w:rPr>
        <w:t xml:space="preserve">relative </w:t>
      </w:r>
      <w:r>
        <w:rPr>
          <w:rFonts w:ascii="Times New Roman" w:hAnsi="Times New Roman" w:cs="Times New Roman"/>
        </w:rPr>
        <w:t>yield (</w:t>
      </w:r>
      <w:r w:rsidR="00C85DEF">
        <w:rPr>
          <w:rFonts w:ascii="Times New Roman" w:hAnsi="Times New Roman" w:cs="Times New Roman"/>
        </w:rPr>
        <w:t>Y</w:t>
      </w:r>
      <w:r>
        <w:rPr>
          <w:rFonts w:ascii="Times New Roman" w:hAnsi="Times New Roman" w:cs="Times New Roman"/>
        </w:rPr>
        <w:t xml:space="preserve">) in relation to operating model variables and bias and imprecision in </w:t>
      </w:r>
      <w:r w:rsidR="004A49B9">
        <w:rPr>
          <w:rFonts w:ascii="Times New Roman" w:hAnsi="Times New Roman" w:cs="Times New Roman"/>
        </w:rPr>
        <w:t xml:space="preserve">the </w:t>
      </w:r>
      <w:r>
        <w:rPr>
          <w:rFonts w:ascii="Times New Roman" w:hAnsi="Times New Roman" w:cs="Times New Roman"/>
        </w:rPr>
        <w:t>inputs to MPs.</w:t>
      </w:r>
      <w:proofErr w:type="gramEnd"/>
      <w:r>
        <w:rPr>
          <w:rFonts w:ascii="Times New Roman" w:hAnsi="Times New Roman" w:cs="Times New Roman"/>
        </w:rPr>
        <w:t xml:space="preserve"> For each MP, two linear models were fitted in which </w:t>
      </w:r>
      <w:r w:rsidR="00C85DEF">
        <w:rPr>
          <w:rFonts w:ascii="Times New Roman" w:hAnsi="Times New Roman" w:cs="Times New Roman"/>
        </w:rPr>
        <w:t>Y</w:t>
      </w:r>
      <w:r>
        <w:rPr>
          <w:rFonts w:ascii="Times New Roman" w:hAnsi="Times New Roman" w:cs="Times New Roman"/>
        </w:rPr>
        <w:t xml:space="preserve"> was the dependent variable: (1) operating model </w:t>
      </w:r>
      <w:r w:rsidR="00380D8E">
        <w:rPr>
          <w:rFonts w:ascii="Times New Roman" w:hAnsi="Times New Roman" w:cs="Times New Roman"/>
        </w:rPr>
        <w:t>parameters</w:t>
      </w:r>
      <w:r>
        <w:rPr>
          <w:rFonts w:ascii="Times New Roman" w:hAnsi="Times New Roman" w:cs="Times New Roman"/>
        </w:rPr>
        <w:t xml:space="preserve"> were independent variables and (2) observation error model </w:t>
      </w:r>
      <w:r w:rsidR="00380D8E">
        <w:rPr>
          <w:rFonts w:ascii="Times New Roman" w:hAnsi="Times New Roman" w:cs="Times New Roman"/>
        </w:rPr>
        <w:t>parameters</w:t>
      </w:r>
      <w:r>
        <w:rPr>
          <w:rFonts w:ascii="Times New Roman" w:hAnsi="Times New Roman" w:cs="Times New Roman"/>
        </w:rPr>
        <w:t xml:space="preserve"> were independent variables. The table includes a row for each MP in which three va</w:t>
      </w:r>
      <w:r w:rsidR="004A49B9">
        <w:rPr>
          <w:rFonts w:ascii="Times New Roman" w:hAnsi="Times New Roman" w:cs="Times New Roman"/>
        </w:rPr>
        <w:t xml:space="preserve">riables of the operating model </w:t>
      </w:r>
      <w:r>
        <w:rPr>
          <w:rFonts w:ascii="Times New Roman" w:hAnsi="Times New Roman" w:cs="Times New Roman"/>
        </w:rPr>
        <w:t xml:space="preserve">and </w:t>
      </w:r>
      <w:r w:rsidR="00C66452">
        <w:rPr>
          <w:rFonts w:ascii="Times New Roman" w:hAnsi="Times New Roman" w:cs="Times New Roman"/>
        </w:rPr>
        <w:t xml:space="preserve">up to </w:t>
      </w:r>
      <w:r w:rsidR="00C85DEF">
        <w:rPr>
          <w:rFonts w:ascii="Times New Roman" w:hAnsi="Times New Roman" w:cs="Times New Roman"/>
        </w:rPr>
        <w:t>tw</w:t>
      </w:r>
      <w:r w:rsidR="0046173B">
        <w:rPr>
          <w:rFonts w:ascii="Times New Roman" w:hAnsi="Times New Roman" w:cs="Times New Roman"/>
        </w:rPr>
        <w:t>o</w:t>
      </w:r>
      <w:r>
        <w:rPr>
          <w:rFonts w:ascii="Times New Roman" w:hAnsi="Times New Roman" w:cs="Times New Roman"/>
        </w:rPr>
        <w:t xml:space="preserve"> variable</w:t>
      </w:r>
      <w:r w:rsidR="00C85DEF">
        <w:rPr>
          <w:rFonts w:ascii="Times New Roman" w:hAnsi="Times New Roman" w:cs="Times New Roman"/>
        </w:rPr>
        <w:t>s</w:t>
      </w:r>
      <w:r>
        <w:rPr>
          <w:rFonts w:ascii="Times New Roman" w:hAnsi="Times New Roman" w:cs="Times New Roman"/>
        </w:rPr>
        <w:t xml:space="preserve"> of the observation model are named that corresponded </w:t>
      </w:r>
      <w:r w:rsidR="00426C0D">
        <w:rPr>
          <w:rFonts w:ascii="Times New Roman" w:hAnsi="Times New Roman" w:cs="Times New Roman"/>
        </w:rPr>
        <w:t>to</w:t>
      </w:r>
      <w:r>
        <w:rPr>
          <w:rFonts w:ascii="Times New Roman" w:hAnsi="Times New Roman" w:cs="Times New Roman"/>
        </w:rPr>
        <w:t xml:space="preserve"> p-values</w:t>
      </w:r>
      <w:r w:rsidR="00426C0D">
        <w:rPr>
          <w:rFonts w:ascii="Times New Roman" w:hAnsi="Times New Roman" w:cs="Times New Roman"/>
        </w:rPr>
        <w:t xml:space="preserve"> below 5%</w:t>
      </w:r>
      <w:r>
        <w:rPr>
          <w:rFonts w:ascii="Times New Roman" w:hAnsi="Times New Roman" w:cs="Times New Roman"/>
        </w:rPr>
        <w:t xml:space="preserve">. For each named variable the slope in relative yield is also included indicating the sensitivity of </w:t>
      </w:r>
      <w:r w:rsidR="00C85DEF" w:rsidRPr="00C85DEF">
        <w:rPr>
          <w:rFonts w:ascii="Times New Roman" w:hAnsi="Times New Roman" w:cs="Times New Roman"/>
        </w:rPr>
        <w:t>Y</w:t>
      </w:r>
      <w:r>
        <w:rPr>
          <w:rFonts w:ascii="Times New Roman" w:hAnsi="Times New Roman" w:cs="Times New Roman"/>
        </w:rPr>
        <w:t xml:space="preserve"> </w:t>
      </w:r>
      <w:r w:rsidR="00C85DEF">
        <w:rPr>
          <w:rFonts w:ascii="Times New Roman" w:hAnsi="Times New Roman" w:cs="Times New Roman"/>
        </w:rPr>
        <w:t>with respect to</w:t>
      </w:r>
      <w:r w:rsidR="004A49B9">
        <w:rPr>
          <w:rFonts w:ascii="Times New Roman" w:hAnsi="Times New Roman" w:cs="Times New Roman"/>
        </w:rPr>
        <w:t xml:space="preserve"> the credible range of each</w:t>
      </w:r>
      <w:r>
        <w:rPr>
          <w:rFonts w:ascii="Times New Roman" w:hAnsi="Times New Roman" w:cs="Times New Roman"/>
        </w:rPr>
        <w:t xml:space="preserve"> independent variable.</w:t>
      </w:r>
      <w:r w:rsidR="00C85DEF">
        <w:rPr>
          <w:rFonts w:ascii="Times New Roman" w:hAnsi="Times New Roman" w:cs="Times New Roman"/>
        </w:rPr>
        <w:t xml:space="preserve"> Slopes more extreme than =/- 25% are highlighted in bold. Slopes more extreme than +/-50% are shaded grey. </w:t>
      </w:r>
    </w:p>
    <w:p w:rsidR="00705D62" w:rsidRDefault="00886C48" w:rsidP="00705D62">
      <w:pPr>
        <w:spacing w:after="0" w:line="480" w:lineRule="auto"/>
        <w:rPr>
          <w:rFonts w:ascii="Times New Roman" w:hAnsi="Times New Roman" w:cs="Times New Roman"/>
        </w:rPr>
      </w:pPr>
      <w:r w:rsidRPr="00886C48">
        <w:rPr>
          <w:noProof/>
          <w:lang w:eastAsia="en-CA"/>
        </w:rPr>
        <w:drawing>
          <wp:inline distT="0" distB="0" distL="0" distR="0" wp14:anchorId="53E96C04" wp14:editId="3CE1BDD4">
            <wp:extent cx="5952227" cy="50318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5166" cy="5034288"/>
                    </a:xfrm>
                    <a:prstGeom prst="rect">
                      <a:avLst/>
                    </a:prstGeom>
                    <a:noFill/>
                    <a:ln>
                      <a:noFill/>
                    </a:ln>
                  </pic:spPr>
                </pic:pic>
              </a:graphicData>
            </a:graphic>
          </wp:inline>
        </w:drawing>
      </w:r>
    </w:p>
    <w:p w:rsidR="00755FF4" w:rsidRDefault="00435463" w:rsidP="00705D62">
      <w:pPr>
        <w:keepNext/>
        <w:keepLines/>
        <w:spacing w:after="0" w:line="480" w:lineRule="auto"/>
        <w:rPr>
          <w:rFonts w:ascii="Times New Roman" w:hAnsi="Times New Roman" w:cs="Times New Roman"/>
        </w:rPr>
      </w:pPr>
      <w:r>
        <w:rPr>
          <w:rFonts w:ascii="Times New Roman" w:hAnsi="Times New Roman" w:cs="Times New Roman"/>
        </w:rPr>
        <w:lastRenderedPageBreak/>
        <w:t>Table 6 continued.</w:t>
      </w:r>
    </w:p>
    <w:p w:rsidR="00435463" w:rsidRDefault="00C85DEF" w:rsidP="00705D62">
      <w:pPr>
        <w:keepNext/>
        <w:keepLines/>
        <w:spacing w:after="0" w:line="480" w:lineRule="auto"/>
        <w:rPr>
          <w:rFonts w:ascii="Times New Roman" w:hAnsi="Times New Roman" w:cs="Times New Roman"/>
        </w:rPr>
      </w:pPr>
      <w:r w:rsidRPr="00C85DEF">
        <w:rPr>
          <w:noProof/>
          <w:lang w:eastAsia="en-CA"/>
        </w:rPr>
        <w:drawing>
          <wp:inline distT="0" distB="0" distL="0" distR="0" wp14:anchorId="3B3C48D4" wp14:editId="12C2CC8D">
            <wp:extent cx="6120765" cy="60772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6077201"/>
                    </a:xfrm>
                    <a:prstGeom prst="rect">
                      <a:avLst/>
                    </a:prstGeom>
                    <a:noFill/>
                    <a:ln>
                      <a:noFill/>
                    </a:ln>
                  </pic:spPr>
                </pic:pic>
              </a:graphicData>
            </a:graphic>
          </wp:inline>
        </w:drawing>
      </w:r>
    </w:p>
    <w:p w:rsidR="00705D62" w:rsidRPr="00435463" w:rsidRDefault="00705D62" w:rsidP="00705D62">
      <w:pPr>
        <w:keepNext/>
        <w:keepLines/>
        <w:spacing w:after="0" w:line="480" w:lineRule="auto"/>
        <w:rPr>
          <w:rFonts w:ascii="Times New Roman" w:hAnsi="Times New Roman" w:cs="Times New Roman"/>
        </w:rPr>
      </w:pPr>
    </w:p>
    <w:p w:rsidR="00FB21DD" w:rsidRPr="005E0B71" w:rsidRDefault="00843A53" w:rsidP="00916ED8">
      <w:pPr>
        <w:spacing w:after="0" w:line="480" w:lineRule="auto"/>
        <w:rPr>
          <w:rFonts w:ascii="Times New Roman" w:hAnsi="Times New Roman" w:cs="Times New Roman"/>
          <w:b/>
        </w:rPr>
      </w:pPr>
      <w:r>
        <w:rPr>
          <w:rFonts w:ascii="Times New Roman" w:hAnsi="Times New Roman" w:cs="Times New Roman"/>
          <w:b/>
        </w:rPr>
        <w:t xml:space="preserve">4. </w:t>
      </w:r>
      <w:r w:rsidR="00E17085" w:rsidRPr="005E0B71">
        <w:rPr>
          <w:rFonts w:ascii="Times New Roman" w:hAnsi="Times New Roman" w:cs="Times New Roman"/>
          <w:b/>
        </w:rPr>
        <w:t xml:space="preserve">Discussion </w:t>
      </w:r>
    </w:p>
    <w:p w:rsidR="00C20FD4" w:rsidRDefault="002C4724" w:rsidP="00625CE2">
      <w:pPr>
        <w:spacing w:after="0" w:line="480" w:lineRule="auto"/>
        <w:rPr>
          <w:rFonts w:ascii="Times New Roman" w:hAnsi="Times New Roman" w:cs="Times New Roman"/>
        </w:rPr>
      </w:pPr>
      <w:r>
        <w:rPr>
          <w:rFonts w:ascii="Times New Roman" w:hAnsi="Times New Roman" w:cs="Times New Roman"/>
        </w:rPr>
        <w:t xml:space="preserve">We </w:t>
      </w:r>
      <w:r w:rsidR="002079F8">
        <w:rPr>
          <w:rFonts w:ascii="Times New Roman" w:hAnsi="Times New Roman" w:cs="Times New Roman"/>
        </w:rPr>
        <w:t>hypothesized that t</w:t>
      </w:r>
      <w:r w:rsidR="002079F8" w:rsidRPr="005E0B71">
        <w:rPr>
          <w:rFonts w:ascii="Times New Roman" w:hAnsi="Times New Roman" w:cs="Times New Roman"/>
        </w:rPr>
        <w:t xml:space="preserve">he performance of the candidate MPs </w:t>
      </w:r>
      <w:r w:rsidR="002079F8">
        <w:rPr>
          <w:rFonts w:ascii="Times New Roman" w:hAnsi="Times New Roman" w:cs="Times New Roman"/>
        </w:rPr>
        <w:t>is</w:t>
      </w:r>
      <w:r w:rsidR="002079F8" w:rsidRPr="005E0B71">
        <w:rPr>
          <w:rFonts w:ascii="Times New Roman" w:hAnsi="Times New Roman" w:cs="Times New Roman"/>
        </w:rPr>
        <w:t xml:space="preserve"> specific t</w:t>
      </w:r>
      <w:r w:rsidR="002079F8">
        <w:rPr>
          <w:rFonts w:ascii="Times New Roman" w:hAnsi="Times New Roman" w:cs="Times New Roman"/>
        </w:rPr>
        <w:t>o stock dynamics;</w:t>
      </w:r>
      <w:r w:rsidR="002079F8" w:rsidRPr="005E0B71">
        <w:rPr>
          <w:rFonts w:ascii="Times New Roman" w:hAnsi="Times New Roman" w:cs="Times New Roman"/>
        </w:rPr>
        <w:t xml:space="preserve"> in particular (</w:t>
      </w:r>
      <w:r w:rsidR="008E651F">
        <w:rPr>
          <w:rFonts w:ascii="Times New Roman" w:hAnsi="Times New Roman" w:cs="Times New Roman"/>
        </w:rPr>
        <w:t>1</w:t>
      </w:r>
      <w:r w:rsidR="002079F8" w:rsidRPr="005E0B71">
        <w:rPr>
          <w:rFonts w:ascii="Times New Roman" w:hAnsi="Times New Roman" w:cs="Times New Roman"/>
        </w:rPr>
        <w:t>a) longevity, (</w:t>
      </w:r>
      <w:r w:rsidR="008E651F">
        <w:rPr>
          <w:rFonts w:ascii="Times New Roman" w:hAnsi="Times New Roman" w:cs="Times New Roman"/>
        </w:rPr>
        <w:t>1</w:t>
      </w:r>
      <w:r w:rsidR="002079F8">
        <w:rPr>
          <w:rFonts w:ascii="Times New Roman" w:hAnsi="Times New Roman" w:cs="Times New Roman"/>
        </w:rPr>
        <w:t>b</w:t>
      </w:r>
      <w:r w:rsidR="002079F8" w:rsidRPr="005E0B71">
        <w:rPr>
          <w:rFonts w:ascii="Times New Roman" w:hAnsi="Times New Roman" w:cs="Times New Roman"/>
        </w:rPr>
        <w:t>) temporal variability in productivity</w:t>
      </w:r>
      <w:r w:rsidR="002079F8">
        <w:rPr>
          <w:rFonts w:ascii="Times New Roman" w:hAnsi="Times New Roman" w:cs="Times New Roman"/>
        </w:rPr>
        <w:t xml:space="preserve"> and (</w:t>
      </w:r>
      <w:r w:rsidR="008E651F">
        <w:rPr>
          <w:rFonts w:ascii="Times New Roman" w:hAnsi="Times New Roman" w:cs="Times New Roman"/>
        </w:rPr>
        <w:t>1</w:t>
      </w:r>
      <w:r w:rsidR="002079F8">
        <w:rPr>
          <w:rFonts w:ascii="Times New Roman" w:hAnsi="Times New Roman" w:cs="Times New Roman"/>
        </w:rPr>
        <w:t>c) stock status</w:t>
      </w:r>
      <w:r w:rsidR="00755FF4" w:rsidRPr="005E0B71">
        <w:rPr>
          <w:rFonts w:ascii="Times New Roman" w:hAnsi="Times New Roman" w:cs="Times New Roman"/>
        </w:rPr>
        <w:t>.</w:t>
      </w:r>
      <w:r w:rsidR="00755FF4">
        <w:rPr>
          <w:rFonts w:ascii="Times New Roman" w:hAnsi="Times New Roman" w:cs="Times New Roman"/>
        </w:rPr>
        <w:t xml:space="preserve"> </w:t>
      </w:r>
      <w:r w:rsidR="008C71B2">
        <w:rPr>
          <w:rFonts w:ascii="Times New Roman" w:hAnsi="Times New Roman" w:cs="Times New Roman"/>
        </w:rPr>
        <w:t>Our simulations indicate that</w:t>
      </w:r>
      <w:r>
        <w:rPr>
          <w:rFonts w:ascii="Times New Roman" w:hAnsi="Times New Roman" w:cs="Times New Roman"/>
        </w:rPr>
        <w:t xml:space="preserve"> for certain MPs, this may be rejected since they </w:t>
      </w:r>
      <w:r w:rsidR="008C71B2">
        <w:rPr>
          <w:rFonts w:ascii="Times New Roman" w:hAnsi="Times New Roman" w:cs="Times New Roman"/>
        </w:rPr>
        <w:t>consistently</w:t>
      </w:r>
      <w:r w:rsidR="002079F8">
        <w:rPr>
          <w:rFonts w:ascii="Times New Roman" w:hAnsi="Times New Roman" w:cs="Times New Roman"/>
        </w:rPr>
        <w:t xml:space="preserve"> outperform</w:t>
      </w:r>
      <w:r>
        <w:rPr>
          <w:rFonts w:ascii="Times New Roman" w:hAnsi="Times New Roman" w:cs="Times New Roman"/>
        </w:rPr>
        <w:t>ed</w:t>
      </w:r>
      <w:r w:rsidR="00827D31">
        <w:rPr>
          <w:rFonts w:ascii="Times New Roman" w:hAnsi="Times New Roman" w:cs="Times New Roman"/>
        </w:rPr>
        <w:t xml:space="preserve"> other MPs</w:t>
      </w:r>
      <w:r w:rsidR="008C71B2">
        <w:rPr>
          <w:rFonts w:ascii="Times New Roman" w:hAnsi="Times New Roman" w:cs="Times New Roman"/>
        </w:rPr>
        <w:t xml:space="preserve"> regardless of the longevity of the simulated population</w:t>
      </w:r>
      <w:r w:rsidR="00C913BC">
        <w:rPr>
          <w:rFonts w:ascii="Times New Roman" w:hAnsi="Times New Roman" w:cs="Times New Roman"/>
        </w:rPr>
        <w:t>, the degree of recruitment autocorrelation and</w:t>
      </w:r>
      <w:r w:rsidR="00827D31">
        <w:rPr>
          <w:rFonts w:ascii="Times New Roman" w:hAnsi="Times New Roman" w:cs="Times New Roman"/>
        </w:rPr>
        <w:t xml:space="preserve"> the</w:t>
      </w:r>
      <w:r w:rsidR="00C913BC">
        <w:rPr>
          <w:rFonts w:ascii="Times New Roman" w:hAnsi="Times New Roman" w:cs="Times New Roman"/>
        </w:rPr>
        <w:t xml:space="preserve"> status</w:t>
      </w:r>
      <w:r w:rsidR="00827D31">
        <w:rPr>
          <w:rFonts w:ascii="Times New Roman" w:hAnsi="Times New Roman" w:cs="Times New Roman"/>
        </w:rPr>
        <w:t xml:space="preserve"> of the stock</w:t>
      </w:r>
      <w:r w:rsidR="008C71B2">
        <w:rPr>
          <w:rFonts w:ascii="Times New Roman" w:hAnsi="Times New Roman" w:cs="Times New Roman"/>
        </w:rPr>
        <w:t xml:space="preserve">. </w:t>
      </w:r>
      <w:commentRangeStart w:id="84"/>
      <w:r w:rsidR="00755FF4">
        <w:rPr>
          <w:rFonts w:ascii="Times New Roman" w:hAnsi="Times New Roman" w:cs="Times New Roman"/>
        </w:rPr>
        <w:t>These</w:t>
      </w:r>
      <w:commentRangeEnd w:id="84"/>
      <w:r w:rsidR="00380D8E">
        <w:rPr>
          <w:rStyle w:val="CommentReference"/>
        </w:rPr>
        <w:commentReference w:id="84"/>
      </w:r>
      <w:r w:rsidR="008C71B2">
        <w:rPr>
          <w:rFonts w:ascii="Times New Roman" w:hAnsi="Times New Roman" w:cs="Times New Roman"/>
        </w:rPr>
        <w:t xml:space="preserve"> were </w:t>
      </w:r>
      <w:del w:id="85" w:author="TomFast" w:date="2015-01-12T09:55:00Z">
        <w:r w:rsidR="008C71B2" w:rsidDel="001E7577">
          <w:rPr>
            <w:rFonts w:ascii="Times New Roman" w:hAnsi="Times New Roman" w:cs="Times New Roman"/>
          </w:rPr>
          <w:delText>generalist</w:delText>
        </w:r>
      </w:del>
      <w:ins w:id="86" w:author="TomFast" w:date="2015-01-12T09:55:00Z">
        <w:r w:rsidR="001E7577">
          <w:rPr>
            <w:rFonts w:ascii="Times New Roman" w:hAnsi="Times New Roman" w:cs="Times New Roman"/>
          </w:rPr>
          <w:t>generic</w:t>
        </w:r>
      </w:ins>
      <w:r w:rsidR="008C71B2">
        <w:rPr>
          <w:rFonts w:ascii="Times New Roman" w:hAnsi="Times New Roman" w:cs="Times New Roman"/>
        </w:rPr>
        <w:t xml:space="preserve"> (e.g. </w:t>
      </w:r>
      <w:proofErr w:type="spellStart"/>
      <w:r w:rsidR="008C71B2">
        <w:rPr>
          <w:rFonts w:ascii="Times New Roman" w:hAnsi="Times New Roman" w:cs="Times New Roman"/>
        </w:rPr>
        <w:t>DynF</w:t>
      </w:r>
      <w:proofErr w:type="spellEnd"/>
      <w:r w:rsidR="00827D31">
        <w:rPr>
          <w:rFonts w:ascii="Times New Roman" w:hAnsi="Times New Roman" w:cs="Times New Roman"/>
        </w:rPr>
        <w:t xml:space="preserve">, </w:t>
      </w:r>
      <w:proofErr w:type="spellStart"/>
      <w:r w:rsidR="00827D31">
        <w:rPr>
          <w:rFonts w:ascii="Times New Roman" w:hAnsi="Times New Roman" w:cs="Times New Roman"/>
        </w:rPr>
        <w:t>Fadap</w:t>
      </w:r>
      <w:r w:rsidR="0046173B">
        <w:rPr>
          <w:rFonts w:ascii="Times New Roman" w:hAnsi="Times New Roman" w:cs="Times New Roman"/>
        </w:rPr>
        <w:t>t</w:t>
      </w:r>
      <w:proofErr w:type="spellEnd"/>
      <w:r w:rsidR="008C71B2">
        <w:rPr>
          <w:rFonts w:ascii="Times New Roman" w:hAnsi="Times New Roman" w:cs="Times New Roman"/>
        </w:rPr>
        <w:t xml:space="preserve">) or reference MPs (e.g. </w:t>
      </w:r>
      <w:r w:rsidR="00755FF4">
        <w:rPr>
          <w:rFonts w:ascii="Times New Roman" w:hAnsi="Times New Roman" w:cs="Times New Roman"/>
        </w:rPr>
        <w:t>DD</w:t>
      </w:r>
      <w:r w:rsidR="00827D31">
        <w:rPr>
          <w:rFonts w:ascii="Times New Roman" w:hAnsi="Times New Roman" w:cs="Times New Roman"/>
        </w:rPr>
        <w:t>,</w:t>
      </w:r>
      <w:r w:rsidR="00755FF4">
        <w:rPr>
          <w:rFonts w:ascii="Times New Roman" w:hAnsi="Times New Roman" w:cs="Times New Roman"/>
        </w:rPr>
        <w:t xml:space="preserve"> </w:t>
      </w:r>
      <w:proofErr w:type="spellStart"/>
      <w:r w:rsidR="008C71B2">
        <w:rPr>
          <w:rFonts w:ascii="Times New Roman" w:hAnsi="Times New Roman" w:cs="Times New Roman"/>
        </w:rPr>
        <w:t>Fratio</w:t>
      </w:r>
      <w:proofErr w:type="spellEnd"/>
      <w:r w:rsidR="008C71B2">
        <w:rPr>
          <w:rFonts w:ascii="Times New Roman" w:hAnsi="Times New Roman" w:cs="Times New Roman"/>
        </w:rPr>
        <w:t>) that require current data about absolute abundance or stock depletion</w:t>
      </w:r>
      <w:r w:rsidR="008F6EF4">
        <w:rPr>
          <w:rFonts w:ascii="Times New Roman" w:hAnsi="Times New Roman" w:cs="Times New Roman"/>
        </w:rPr>
        <w:t xml:space="preserve">. </w:t>
      </w:r>
      <w:commentRangeStart w:id="87"/>
      <w:r w:rsidR="008F6EF4">
        <w:rPr>
          <w:rFonts w:ascii="Times New Roman" w:hAnsi="Times New Roman" w:cs="Times New Roman"/>
        </w:rPr>
        <w:t xml:space="preserve">This result may simply </w:t>
      </w:r>
      <w:r w:rsidR="00B772BC">
        <w:rPr>
          <w:rFonts w:ascii="Times New Roman" w:hAnsi="Times New Roman" w:cs="Times New Roman"/>
        </w:rPr>
        <w:t>support</w:t>
      </w:r>
      <w:r w:rsidR="008F6EF4">
        <w:rPr>
          <w:rFonts w:ascii="Times New Roman" w:hAnsi="Times New Roman" w:cs="Times New Roman"/>
        </w:rPr>
        <w:t xml:space="preserve"> the view of many </w:t>
      </w:r>
      <w:proofErr w:type="gramStart"/>
      <w:r w:rsidR="008F6EF4">
        <w:rPr>
          <w:rFonts w:ascii="Times New Roman" w:hAnsi="Times New Roman" w:cs="Times New Roman"/>
        </w:rPr>
        <w:t>readers, that</w:t>
      </w:r>
      <w:proofErr w:type="gramEnd"/>
      <w:r w:rsidR="008F6EF4">
        <w:rPr>
          <w:rFonts w:ascii="Times New Roman" w:hAnsi="Times New Roman" w:cs="Times New Roman"/>
        </w:rPr>
        <w:t xml:space="preserve"> these data are </w:t>
      </w:r>
      <w:r w:rsidR="008F6EF4">
        <w:rPr>
          <w:rFonts w:ascii="Times New Roman" w:hAnsi="Times New Roman" w:cs="Times New Roman"/>
        </w:rPr>
        <w:lastRenderedPageBreak/>
        <w:t xml:space="preserve">particularly valuable and the related MPs should be considered quite separate from those that do not rely on these data. </w:t>
      </w:r>
      <w:commentRangeEnd w:id="87"/>
      <w:r w:rsidR="00BF4B13">
        <w:rPr>
          <w:rStyle w:val="CommentReference"/>
        </w:rPr>
        <w:commentReference w:id="87"/>
      </w:r>
    </w:p>
    <w:p w:rsidR="00C20FD4" w:rsidRDefault="00C20FD4" w:rsidP="00625CE2">
      <w:pPr>
        <w:spacing w:after="0" w:line="480" w:lineRule="auto"/>
        <w:rPr>
          <w:rFonts w:ascii="Times New Roman" w:hAnsi="Times New Roman" w:cs="Times New Roman"/>
        </w:rPr>
      </w:pPr>
    </w:p>
    <w:p w:rsidR="00C20FD4" w:rsidRDefault="008E651F" w:rsidP="00625CE2">
      <w:pPr>
        <w:spacing w:after="0" w:line="480" w:lineRule="auto"/>
        <w:rPr>
          <w:rFonts w:ascii="Times New Roman" w:hAnsi="Times New Roman" w:cs="Times New Roman"/>
        </w:rPr>
      </w:pPr>
      <w:r>
        <w:rPr>
          <w:rFonts w:ascii="Times New Roman" w:hAnsi="Times New Roman" w:cs="Times New Roman"/>
        </w:rPr>
        <w:t xml:space="preserve">The performance rankings of the MPs were similar </w:t>
      </w:r>
      <w:r w:rsidR="0046173B">
        <w:rPr>
          <w:rFonts w:ascii="Times New Roman" w:hAnsi="Times New Roman" w:cs="Times New Roman"/>
        </w:rPr>
        <w:t>for</w:t>
      </w:r>
      <w:r>
        <w:rPr>
          <w:rFonts w:ascii="Times New Roman" w:hAnsi="Times New Roman" w:cs="Times New Roman"/>
        </w:rPr>
        <w:t xml:space="preserve"> the moderately </w:t>
      </w:r>
      <w:commentRangeStart w:id="88"/>
      <w:r>
        <w:rPr>
          <w:rFonts w:ascii="Times New Roman" w:hAnsi="Times New Roman" w:cs="Times New Roman"/>
        </w:rPr>
        <w:t xml:space="preserve">long-lived </w:t>
      </w:r>
      <w:commentRangeEnd w:id="88"/>
      <w:r w:rsidR="002F6AC1">
        <w:rPr>
          <w:rStyle w:val="CommentReference"/>
        </w:rPr>
        <w:commentReference w:id="88"/>
      </w:r>
      <w:proofErr w:type="spellStart"/>
      <w:r w:rsidR="00827D31">
        <w:rPr>
          <w:rFonts w:ascii="Times New Roman" w:hAnsi="Times New Roman" w:cs="Times New Roman"/>
        </w:rPr>
        <w:t>b</w:t>
      </w:r>
      <w:r>
        <w:rPr>
          <w:rFonts w:ascii="Times New Roman" w:hAnsi="Times New Roman" w:cs="Times New Roman"/>
        </w:rPr>
        <w:t>luefin</w:t>
      </w:r>
      <w:proofErr w:type="spellEnd"/>
      <w:r>
        <w:rPr>
          <w:rFonts w:ascii="Times New Roman" w:hAnsi="Times New Roman" w:cs="Times New Roman"/>
        </w:rPr>
        <w:t xml:space="preserve"> tuna simulations and the long-lived canary rockfish simulations</w:t>
      </w:r>
      <w:ins w:id="89" w:author="Doug Butterworth" w:date="2014-12-30T17:57:00Z">
        <w:r w:rsidR="00AE12F6">
          <w:rPr>
            <w:rFonts w:ascii="Times New Roman" w:hAnsi="Times New Roman" w:cs="Times New Roman"/>
          </w:rPr>
          <w:t>,</w:t>
        </w:r>
      </w:ins>
      <w:r>
        <w:rPr>
          <w:rFonts w:ascii="Times New Roman" w:hAnsi="Times New Roman" w:cs="Times New Roman"/>
        </w:rPr>
        <w:t xml:space="preserve"> indicating that</w:t>
      </w:r>
      <w:del w:id="90" w:author="Doug Butterworth" w:date="2014-12-30T17:56:00Z">
        <w:r w:rsidDel="00AE12F6">
          <w:rPr>
            <w:rFonts w:ascii="Times New Roman" w:hAnsi="Times New Roman" w:cs="Times New Roman"/>
          </w:rPr>
          <w:delText xml:space="preserve"> short-lived stock</w:delText>
        </w:r>
      </w:del>
      <w:r>
        <w:rPr>
          <w:rFonts w:ascii="Times New Roman" w:hAnsi="Times New Roman" w:cs="Times New Roman"/>
        </w:rPr>
        <w:t xml:space="preserve"> dynamics </w:t>
      </w:r>
      <w:ins w:id="91" w:author="Doug Butterworth" w:date="2014-12-30T17:57:00Z">
        <w:r w:rsidR="00AE12F6">
          <w:rPr>
            <w:rFonts w:ascii="Times New Roman" w:hAnsi="Times New Roman" w:cs="Times New Roman"/>
          </w:rPr>
          <w:t xml:space="preserve">for </w:t>
        </w:r>
        <w:commentRangeStart w:id="92"/>
        <w:r w:rsidR="00AE12F6">
          <w:rPr>
            <w:rFonts w:ascii="Times New Roman" w:hAnsi="Times New Roman" w:cs="Times New Roman"/>
          </w:rPr>
          <w:t>shorter-</w:t>
        </w:r>
        <w:commentRangeEnd w:id="92"/>
        <w:r w:rsidR="00AE12F6">
          <w:rPr>
            <w:rStyle w:val="CommentReference"/>
          </w:rPr>
          <w:commentReference w:id="92"/>
        </w:r>
        <w:r w:rsidR="00AE12F6">
          <w:rPr>
            <w:rFonts w:ascii="Times New Roman" w:hAnsi="Times New Roman" w:cs="Times New Roman"/>
          </w:rPr>
          <w:t xml:space="preserve">lived species such as herring </w:t>
        </w:r>
      </w:ins>
      <w:r>
        <w:rPr>
          <w:rFonts w:ascii="Times New Roman" w:hAnsi="Times New Roman" w:cs="Times New Roman"/>
        </w:rPr>
        <w:t xml:space="preserve">represent a distinct </w:t>
      </w:r>
      <w:r w:rsidR="00827D31">
        <w:rPr>
          <w:rFonts w:ascii="Times New Roman" w:hAnsi="Times New Roman" w:cs="Times New Roman"/>
        </w:rPr>
        <w:t>management</w:t>
      </w:r>
      <w:r>
        <w:rPr>
          <w:rFonts w:ascii="Times New Roman" w:hAnsi="Times New Roman" w:cs="Times New Roman"/>
        </w:rPr>
        <w:t xml:space="preserve"> problem</w:t>
      </w:r>
      <w:r w:rsidR="0046173B">
        <w:rPr>
          <w:rFonts w:ascii="Times New Roman" w:hAnsi="Times New Roman" w:cs="Times New Roman"/>
        </w:rPr>
        <w:t xml:space="preserve"> (providing support for hypothesis 1a)</w:t>
      </w:r>
      <w:r>
        <w:rPr>
          <w:rFonts w:ascii="Times New Roman" w:hAnsi="Times New Roman" w:cs="Times New Roman"/>
        </w:rPr>
        <w:t xml:space="preserve">. </w:t>
      </w:r>
      <w:del w:id="93" w:author="Doug Butterworth" w:date="2014-12-30T22:15:00Z">
        <w:r w:rsidDel="002F6AC1">
          <w:rPr>
            <w:rFonts w:ascii="Times New Roman" w:hAnsi="Times New Roman" w:cs="Times New Roman"/>
          </w:rPr>
          <w:delText xml:space="preserve"> </w:delText>
        </w:r>
      </w:del>
      <w:r w:rsidR="00C075DB">
        <w:rPr>
          <w:rFonts w:ascii="Times New Roman" w:hAnsi="Times New Roman" w:cs="Times New Roman"/>
        </w:rPr>
        <w:t xml:space="preserve">The range in performance among the top performing MPs was wider for the data-poor simulations, particularly for the rockfish and </w:t>
      </w:r>
      <w:proofErr w:type="spellStart"/>
      <w:r w:rsidR="00C075DB">
        <w:rPr>
          <w:rFonts w:ascii="Times New Roman" w:hAnsi="Times New Roman" w:cs="Times New Roman"/>
        </w:rPr>
        <w:t>bluefin</w:t>
      </w:r>
      <w:proofErr w:type="spellEnd"/>
      <w:r w:rsidR="00C075DB">
        <w:rPr>
          <w:rFonts w:ascii="Times New Roman" w:hAnsi="Times New Roman" w:cs="Times New Roman"/>
        </w:rPr>
        <w:t xml:space="preserve"> tuna life-history types. This implies that MP selection may be more </w:t>
      </w:r>
      <w:ins w:id="94" w:author="Doug Butterworth" w:date="2014-12-30T22:16:00Z">
        <w:r w:rsidR="002F6AC1">
          <w:rPr>
            <w:rFonts w:ascii="Times New Roman" w:hAnsi="Times New Roman" w:cs="Times New Roman"/>
          </w:rPr>
          <w:t>important for</w:t>
        </w:r>
      </w:ins>
      <w:del w:id="95" w:author="Doug Butterworth" w:date="2014-12-30T22:15:00Z">
        <w:r w:rsidDel="002F6AC1">
          <w:rPr>
            <w:rFonts w:ascii="Times New Roman" w:hAnsi="Times New Roman" w:cs="Times New Roman"/>
          </w:rPr>
          <w:delText>critical</w:delText>
        </w:r>
        <w:r w:rsidR="00C075DB" w:rsidDel="002F6AC1">
          <w:rPr>
            <w:rFonts w:ascii="Times New Roman" w:hAnsi="Times New Roman" w:cs="Times New Roman"/>
          </w:rPr>
          <w:delText xml:space="preserve"> in</w:delText>
        </w:r>
      </w:del>
      <w:r w:rsidR="00C075DB">
        <w:rPr>
          <w:rFonts w:ascii="Times New Roman" w:hAnsi="Times New Roman" w:cs="Times New Roman"/>
        </w:rPr>
        <w:t xml:space="preserve"> these cases</w:t>
      </w:r>
      <w:r>
        <w:rPr>
          <w:rFonts w:ascii="Times New Roman" w:hAnsi="Times New Roman" w:cs="Times New Roman"/>
        </w:rPr>
        <w:t xml:space="preserve">. </w:t>
      </w:r>
    </w:p>
    <w:p w:rsidR="00DA36CA" w:rsidRDefault="00DA36CA" w:rsidP="00625CE2">
      <w:pPr>
        <w:spacing w:after="0" w:line="480" w:lineRule="auto"/>
        <w:rPr>
          <w:rFonts w:ascii="Times New Roman" w:hAnsi="Times New Roman" w:cs="Times New Roman"/>
        </w:rPr>
      </w:pPr>
    </w:p>
    <w:p w:rsidR="00C20FD4" w:rsidRDefault="002079F8" w:rsidP="00625CE2">
      <w:pPr>
        <w:spacing w:after="0" w:line="480" w:lineRule="auto"/>
        <w:rPr>
          <w:rFonts w:ascii="Times New Roman" w:hAnsi="Times New Roman" w:cs="Times New Roman"/>
        </w:rPr>
      </w:pPr>
      <w:r>
        <w:rPr>
          <w:rFonts w:ascii="Times New Roman" w:hAnsi="Times New Roman" w:cs="Times New Roman"/>
        </w:rPr>
        <w:t>We a</w:t>
      </w:r>
      <w:r w:rsidR="008E651F">
        <w:rPr>
          <w:rFonts w:ascii="Times New Roman" w:hAnsi="Times New Roman" w:cs="Times New Roman"/>
        </w:rPr>
        <w:t xml:space="preserve">ttempted to address hypothesis 1b by simulating </w:t>
      </w:r>
      <w:r w:rsidR="00006B84">
        <w:rPr>
          <w:rFonts w:ascii="Times New Roman" w:hAnsi="Times New Roman" w:cs="Times New Roman"/>
        </w:rPr>
        <w:t xml:space="preserve">autocorrelation in recruitment. Our simulations provided no evidence for a substantial </w:t>
      </w:r>
      <w:r w:rsidR="00C913BC">
        <w:rPr>
          <w:rFonts w:ascii="Times New Roman" w:hAnsi="Times New Roman" w:cs="Times New Roman"/>
        </w:rPr>
        <w:t xml:space="preserve">effect on the absolute performance of the candidate MPs. </w:t>
      </w:r>
      <w:r w:rsidR="008E651F">
        <w:rPr>
          <w:rFonts w:ascii="Times New Roman" w:hAnsi="Times New Roman" w:cs="Times New Roman"/>
        </w:rPr>
        <w:t>This was perhaps surprising since</w:t>
      </w:r>
      <w:commentRangeStart w:id="96"/>
      <w:r w:rsidR="008E651F">
        <w:rPr>
          <w:rFonts w:ascii="Times New Roman" w:hAnsi="Times New Roman" w:cs="Times New Roman"/>
        </w:rPr>
        <w:t xml:space="preserve">, theoretically at least, </w:t>
      </w:r>
      <w:commentRangeEnd w:id="96"/>
      <w:r w:rsidR="002F6AC1">
        <w:rPr>
          <w:rStyle w:val="CommentReference"/>
        </w:rPr>
        <w:commentReference w:id="96"/>
      </w:r>
      <w:r w:rsidR="008E651F">
        <w:rPr>
          <w:rFonts w:ascii="Times New Roman" w:hAnsi="Times New Roman" w:cs="Times New Roman"/>
        </w:rPr>
        <w:t>the candidate MPs</w:t>
      </w:r>
      <w:r w:rsidR="002C4724">
        <w:rPr>
          <w:rFonts w:ascii="Times New Roman" w:hAnsi="Times New Roman" w:cs="Times New Roman"/>
        </w:rPr>
        <w:t xml:space="preserve"> rely to a varying degree on assumptions of</w:t>
      </w:r>
      <w:r w:rsidR="008E651F">
        <w:rPr>
          <w:rFonts w:ascii="Times New Roman" w:hAnsi="Times New Roman" w:cs="Times New Roman"/>
        </w:rPr>
        <w:t xml:space="preserve"> stationary </w:t>
      </w:r>
      <w:r w:rsidR="002C4724">
        <w:rPr>
          <w:rFonts w:ascii="Times New Roman" w:hAnsi="Times New Roman" w:cs="Times New Roman"/>
        </w:rPr>
        <w:t xml:space="preserve">stock productivity. For example, </w:t>
      </w:r>
      <w:r w:rsidR="00827D31">
        <w:rPr>
          <w:rFonts w:ascii="Times New Roman" w:hAnsi="Times New Roman" w:cs="Times New Roman"/>
        </w:rPr>
        <w:t>such assumptions are</w:t>
      </w:r>
      <w:r w:rsidR="002C4724">
        <w:rPr>
          <w:rFonts w:ascii="Times New Roman" w:hAnsi="Times New Roman" w:cs="Times New Roman"/>
        </w:rPr>
        <w:t xml:space="preserve"> central</w:t>
      </w:r>
      <w:r w:rsidR="008E651F">
        <w:rPr>
          <w:rFonts w:ascii="Times New Roman" w:hAnsi="Times New Roman" w:cs="Times New Roman"/>
        </w:rPr>
        <w:t xml:space="preserve"> </w:t>
      </w:r>
      <w:r w:rsidR="002C4724">
        <w:rPr>
          <w:rFonts w:ascii="Times New Roman" w:hAnsi="Times New Roman" w:cs="Times New Roman"/>
        </w:rPr>
        <w:t xml:space="preserve">to </w:t>
      </w:r>
      <w:r w:rsidR="008E651F">
        <w:rPr>
          <w:rFonts w:ascii="Times New Roman" w:hAnsi="Times New Roman" w:cs="Times New Roman"/>
        </w:rPr>
        <w:t xml:space="preserve">reference MPs such as the delay-difference assessments DD and DD_4010. </w:t>
      </w:r>
      <w:commentRangeStart w:id="97"/>
      <w:r w:rsidR="00C20FD4">
        <w:rPr>
          <w:rFonts w:ascii="Times New Roman" w:hAnsi="Times New Roman" w:cs="Times New Roman"/>
        </w:rPr>
        <w:t xml:space="preserve">It is likely however that our simulations did not fully capture the </w:t>
      </w:r>
      <w:r w:rsidR="005027BE">
        <w:rPr>
          <w:rFonts w:ascii="Times New Roman" w:hAnsi="Times New Roman" w:cs="Times New Roman"/>
        </w:rPr>
        <w:t>abrupt</w:t>
      </w:r>
      <w:r w:rsidR="00C20FD4">
        <w:rPr>
          <w:rFonts w:ascii="Times New Roman" w:hAnsi="Times New Roman" w:cs="Times New Roman"/>
        </w:rPr>
        <w:t xml:space="preserve"> and</w:t>
      </w:r>
      <w:r w:rsidR="005027BE">
        <w:rPr>
          <w:rFonts w:ascii="Times New Roman" w:hAnsi="Times New Roman" w:cs="Times New Roman"/>
        </w:rPr>
        <w:t xml:space="preserve"> then</w:t>
      </w:r>
      <w:r w:rsidR="00C20FD4">
        <w:rPr>
          <w:rFonts w:ascii="Times New Roman" w:hAnsi="Times New Roman" w:cs="Times New Roman"/>
        </w:rPr>
        <w:t xml:space="preserve"> lasting shifts in productivity </w:t>
      </w:r>
      <w:commentRangeEnd w:id="97"/>
      <w:r w:rsidR="00AE12F6">
        <w:rPr>
          <w:rStyle w:val="CommentReference"/>
        </w:rPr>
        <w:commentReference w:id="97"/>
      </w:r>
      <w:r w:rsidR="00C20FD4">
        <w:rPr>
          <w:rFonts w:ascii="Times New Roman" w:hAnsi="Times New Roman" w:cs="Times New Roman"/>
        </w:rPr>
        <w:t>that have been observed for many stocks (</w:t>
      </w:r>
      <w:proofErr w:type="spellStart"/>
      <w:r w:rsidR="00C20FD4">
        <w:rPr>
          <w:rFonts w:ascii="Times New Roman" w:hAnsi="Times New Roman" w:cs="Times New Roman"/>
        </w:rPr>
        <w:t>Vert</w:t>
      </w:r>
      <w:proofErr w:type="spellEnd"/>
      <w:r w:rsidR="00C20FD4">
        <w:rPr>
          <w:rFonts w:ascii="Times New Roman" w:hAnsi="Times New Roman" w:cs="Times New Roman"/>
        </w:rPr>
        <w:t xml:space="preserve">-pre et al. 2013). </w:t>
      </w:r>
      <w:r w:rsidR="00827D31">
        <w:rPr>
          <w:rFonts w:ascii="Times New Roman" w:hAnsi="Times New Roman" w:cs="Times New Roman"/>
        </w:rPr>
        <w:t>Future testing</w:t>
      </w:r>
      <w:r w:rsidR="00C20FD4">
        <w:rPr>
          <w:rFonts w:ascii="Times New Roman" w:hAnsi="Times New Roman" w:cs="Times New Roman"/>
        </w:rPr>
        <w:t xml:space="preserve"> should seek to re-evaluate perfo</w:t>
      </w:r>
      <w:r w:rsidR="002C4724">
        <w:rPr>
          <w:rFonts w:ascii="Times New Roman" w:hAnsi="Times New Roman" w:cs="Times New Roman"/>
        </w:rPr>
        <w:t xml:space="preserve">rmance of MPs </w:t>
      </w:r>
      <w:r w:rsidR="00827D31">
        <w:rPr>
          <w:rFonts w:ascii="Times New Roman" w:hAnsi="Times New Roman" w:cs="Times New Roman"/>
        </w:rPr>
        <w:t xml:space="preserve">subject to simulations that better reflect </w:t>
      </w:r>
      <w:r w:rsidR="005027BE">
        <w:rPr>
          <w:rFonts w:ascii="Times New Roman" w:hAnsi="Times New Roman" w:cs="Times New Roman"/>
        </w:rPr>
        <w:t xml:space="preserve">such </w:t>
      </w:r>
      <w:r w:rsidR="00827D31">
        <w:rPr>
          <w:rFonts w:ascii="Times New Roman" w:hAnsi="Times New Roman" w:cs="Times New Roman"/>
        </w:rPr>
        <w:t>regime shifts</w:t>
      </w:r>
      <w:r w:rsidR="00C20FD4">
        <w:rPr>
          <w:rFonts w:ascii="Times New Roman" w:hAnsi="Times New Roman" w:cs="Times New Roman"/>
        </w:rPr>
        <w:t xml:space="preserve">. </w:t>
      </w:r>
    </w:p>
    <w:p w:rsidR="00C20FD4" w:rsidRDefault="00C20FD4" w:rsidP="00625CE2">
      <w:pPr>
        <w:spacing w:after="0" w:line="480" w:lineRule="auto"/>
        <w:rPr>
          <w:rFonts w:ascii="Times New Roman" w:hAnsi="Times New Roman" w:cs="Times New Roman"/>
        </w:rPr>
      </w:pPr>
    </w:p>
    <w:p w:rsidR="005027BE" w:rsidRDefault="00C20FD4" w:rsidP="005027BE">
      <w:pPr>
        <w:spacing w:after="0" w:line="480" w:lineRule="auto"/>
        <w:rPr>
          <w:rFonts w:ascii="Times New Roman" w:hAnsi="Times New Roman" w:cs="Times New Roman"/>
        </w:rPr>
      </w:pPr>
      <w:r>
        <w:rPr>
          <w:rFonts w:ascii="Times New Roman" w:hAnsi="Times New Roman" w:cs="Times New Roman"/>
        </w:rPr>
        <w:t xml:space="preserve">While reference MPs such as </w:t>
      </w:r>
      <w:proofErr w:type="spellStart"/>
      <w:r>
        <w:rPr>
          <w:rFonts w:ascii="Times New Roman" w:hAnsi="Times New Roman" w:cs="Times New Roman"/>
        </w:rPr>
        <w:t>Fratio</w:t>
      </w:r>
      <w:proofErr w:type="spellEnd"/>
      <w:r>
        <w:rPr>
          <w:rFonts w:ascii="Times New Roman" w:hAnsi="Times New Roman" w:cs="Times New Roman"/>
        </w:rPr>
        <w:t xml:space="preserve"> appear unaffected by stock status (hypothesis 1c)</w:t>
      </w:r>
      <w:r w:rsidR="002C4724">
        <w:rPr>
          <w:rFonts w:ascii="Times New Roman" w:hAnsi="Times New Roman" w:cs="Times New Roman"/>
        </w:rPr>
        <w:t>,</w:t>
      </w:r>
      <w:r>
        <w:rPr>
          <w:rFonts w:ascii="Times New Roman" w:hAnsi="Times New Roman" w:cs="Times New Roman"/>
        </w:rPr>
        <w:t xml:space="preserve"> this cannot be said for tuned MPs that </w:t>
      </w:r>
      <w:r w:rsidR="008E651F">
        <w:rPr>
          <w:rFonts w:ascii="Times New Roman" w:hAnsi="Times New Roman" w:cs="Times New Roman"/>
        </w:rPr>
        <w:t>were generally more sensitive to particular depletion</w:t>
      </w:r>
      <w:r w:rsidR="002C6E45">
        <w:rPr>
          <w:rFonts w:ascii="Times New Roman" w:hAnsi="Times New Roman" w:cs="Times New Roman"/>
        </w:rPr>
        <w:t xml:space="preserve"> levels and life-history types. </w:t>
      </w:r>
      <w:r w:rsidR="008E651F">
        <w:rPr>
          <w:rFonts w:ascii="Times New Roman" w:hAnsi="Times New Roman" w:cs="Times New Roman"/>
        </w:rPr>
        <w:t xml:space="preserve">For example the SBT2 rule </w:t>
      </w:r>
      <w:r w:rsidR="005027BE">
        <w:rPr>
          <w:rFonts w:ascii="Times New Roman" w:hAnsi="Times New Roman" w:cs="Times New Roman"/>
        </w:rPr>
        <w:t xml:space="preserve">that otherwise performed relatively poorly, </w:t>
      </w:r>
      <w:r w:rsidR="008E651F">
        <w:rPr>
          <w:rFonts w:ascii="Times New Roman" w:hAnsi="Times New Roman" w:cs="Times New Roman"/>
        </w:rPr>
        <w:t xml:space="preserve">could perform well in </w:t>
      </w:r>
      <w:ins w:id="98" w:author="Doug Butterworth" w:date="2014-12-30T22:17:00Z">
        <w:r w:rsidR="002F6AC1">
          <w:rPr>
            <w:rFonts w:ascii="Times New Roman" w:hAnsi="Times New Roman" w:cs="Times New Roman"/>
          </w:rPr>
          <w:t>the</w:t>
        </w:r>
      </w:ins>
      <w:del w:id="99" w:author="Doug Butterworth" w:date="2014-12-30T22:17:00Z">
        <w:r w:rsidR="008E651F" w:rsidDel="002F6AC1">
          <w:rPr>
            <w:rFonts w:ascii="Times New Roman" w:hAnsi="Times New Roman" w:cs="Times New Roman"/>
          </w:rPr>
          <w:delText>our</w:delText>
        </w:r>
      </w:del>
      <w:r w:rsidR="008E651F">
        <w:rPr>
          <w:rFonts w:ascii="Times New Roman" w:hAnsi="Times New Roman" w:cs="Times New Roman"/>
        </w:rPr>
        <w:t xml:space="preserve"> herring simulations at moderately depleted stock sizes (between 15% and 35% unfished). </w:t>
      </w:r>
      <w:r w:rsidR="005027BE">
        <w:rPr>
          <w:rFonts w:ascii="Times New Roman" w:hAnsi="Times New Roman" w:cs="Times New Roman"/>
        </w:rPr>
        <w:t xml:space="preserve">The trajectory in fishing effort was an important determinant </w:t>
      </w:r>
      <w:ins w:id="100" w:author="Doug Butterworth" w:date="2014-12-30T22:17:00Z">
        <w:r w:rsidR="002F6AC1">
          <w:rPr>
            <w:rFonts w:ascii="Times New Roman" w:hAnsi="Times New Roman" w:cs="Times New Roman"/>
          </w:rPr>
          <w:t>of</w:t>
        </w:r>
      </w:ins>
      <w:del w:id="101" w:author="Doug Butterworth" w:date="2014-12-30T22:17:00Z">
        <w:r w:rsidR="005027BE" w:rsidDel="002F6AC1">
          <w:rPr>
            <w:rFonts w:ascii="Times New Roman" w:hAnsi="Times New Roman" w:cs="Times New Roman"/>
          </w:rPr>
          <w:delText>in</w:delText>
        </w:r>
      </w:del>
      <w:r w:rsidR="005027BE">
        <w:rPr>
          <w:rFonts w:ascii="Times New Roman" w:hAnsi="Times New Roman" w:cs="Times New Roman"/>
        </w:rPr>
        <w:t xml:space="preserve"> the performance of the tuned MPs. These results confirm the need to re-tune such MPs to </w:t>
      </w:r>
      <w:del w:id="102" w:author="Doug Butterworth" w:date="2014-12-30T22:18:00Z">
        <w:r w:rsidR="005027BE" w:rsidDel="002F6AC1">
          <w:rPr>
            <w:rFonts w:ascii="Times New Roman" w:hAnsi="Times New Roman" w:cs="Times New Roman"/>
          </w:rPr>
          <w:delText xml:space="preserve">the </w:delText>
        </w:r>
      </w:del>
      <w:r w:rsidR="005027BE">
        <w:rPr>
          <w:rFonts w:ascii="Times New Roman" w:hAnsi="Times New Roman" w:cs="Times New Roman"/>
        </w:rPr>
        <w:t>status and exploitation history on a</w:t>
      </w:r>
      <w:del w:id="103" w:author="Hillary, Rich (O&amp;A, Hobart)" w:date="2014-12-15T13:52:00Z">
        <w:r w:rsidR="005027BE" w:rsidDel="002C0A74">
          <w:rPr>
            <w:rFonts w:ascii="Times New Roman" w:hAnsi="Times New Roman" w:cs="Times New Roman"/>
          </w:rPr>
          <w:delText>n</w:delText>
        </w:r>
      </w:del>
      <w:r w:rsidR="005027BE">
        <w:rPr>
          <w:rFonts w:ascii="Times New Roman" w:hAnsi="Times New Roman" w:cs="Times New Roman"/>
        </w:rPr>
        <w:t xml:space="preserve"> stock-by-stock basis. </w:t>
      </w:r>
    </w:p>
    <w:p w:rsidR="002C6E45" w:rsidRDefault="002C6E45" w:rsidP="00625CE2">
      <w:pPr>
        <w:spacing w:after="0" w:line="480" w:lineRule="auto"/>
        <w:rPr>
          <w:rFonts w:ascii="Times New Roman" w:hAnsi="Times New Roman" w:cs="Times New Roman"/>
        </w:rPr>
      </w:pPr>
    </w:p>
    <w:p w:rsidR="00BB7AA6" w:rsidRDefault="002F6AC1" w:rsidP="00625CE2">
      <w:pPr>
        <w:spacing w:after="0" w:line="480" w:lineRule="auto"/>
        <w:rPr>
          <w:rFonts w:ascii="Times New Roman" w:hAnsi="Times New Roman" w:cs="Times New Roman"/>
        </w:rPr>
      </w:pPr>
      <w:ins w:id="104" w:author="Doug Butterworth" w:date="2014-12-30T22:18:00Z">
        <w:r>
          <w:rPr>
            <w:rFonts w:ascii="Times New Roman" w:hAnsi="Times New Roman" w:cs="Times New Roman"/>
          </w:rPr>
          <w:t>The</w:t>
        </w:r>
      </w:ins>
      <w:del w:id="105" w:author="Doug Butterworth" w:date="2014-12-30T22:18:00Z">
        <w:r w:rsidR="00796645" w:rsidDel="002F6AC1">
          <w:rPr>
            <w:rFonts w:ascii="Times New Roman" w:hAnsi="Times New Roman" w:cs="Times New Roman"/>
          </w:rPr>
          <w:delText>Our</w:delText>
        </w:r>
      </w:del>
      <w:r w:rsidR="00C913BC">
        <w:rPr>
          <w:rFonts w:ascii="Times New Roman" w:hAnsi="Times New Roman" w:cs="Times New Roman"/>
        </w:rPr>
        <w:t xml:space="preserve"> simulations </w:t>
      </w:r>
      <w:r w:rsidR="00B73B64">
        <w:rPr>
          <w:rFonts w:ascii="Times New Roman" w:hAnsi="Times New Roman" w:cs="Times New Roman"/>
        </w:rPr>
        <w:t xml:space="preserve">generally support </w:t>
      </w:r>
      <w:r w:rsidR="00C913BC">
        <w:rPr>
          <w:rFonts w:ascii="Times New Roman" w:hAnsi="Times New Roman" w:cs="Times New Roman"/>
        </w:rPr>
        <w:t xml:space="preserve">hypothesis 2 </w:t>
      </w:r>
      <w:r w:rsidR="002C6E45">
        <w:rPr>
          <w:rFonts w:ascii="Times New Roman" w:hAnsi="Times New Roman" w:cs="Times New Roman"/>
        </w:rPr>
        <w:t xml:space="preserve">that </w:t>
      </w:r>
      <w:r w:rsidR="005027BE">
        <w:rPr>
          <w:rFonts w:ascii="Times New Roman" w:hAnsi="Times New Roman" w:cs="Times New Roman"/>
        </w:rPr>
        <w:t xml:space="preserve">non-tuned </w:t>
      </w:r>
      <w:r w:rsidR="002C6E45" w:rsidRPr="005E0B71">
        <w:rPr>
          <w:rFonts w:ascii="Times New Roman" w:hAnsi="Times New Roman" w:cs="Times New Roman"/>
        </w:rPr>
        <w:t xml:space="preserve">MPs </w:t>
      </w:r>
      <w:r w:rsidR="005027BE">
        <w:rPr>
          <w:rFonts w:ascii="Times New Roman" w:hAnsi="Times New Roman" w:cs="Times New Roman"/>
        </w:rPr>
        <w:t>can</w:t>
      </w:r>
      <w:r w:rsidR="002C6E45">
        <w:rPr>
          <w:rFonts w:ascii="Times New Roman" w:hAnsi="Times New Roman" w:cs="Times New Roman"/>
        </w:rPr>
        <w:t xml:space="preserve"> provide </w:t>
      </w:r>
      <w:r w:rsidR="002C6E45" w:rsidRPr="005E0B71">
        <w:rPr>
          <w:rFonts w:ascii="Times New Roman" w:hAnsi="Times New Roman" w:cs="Times New Roman"/>
        </w:rPr>
        <w:t xml:space="preserve">comparable or better performance to </w:t>
      </w:r>
      <w:r w:rsidR="002C6E45">
        <w:rPr>
          <w:rFonts w:ascii="Times New Roman" w:hAnsi="Times New Roman" w:cs="Times New Roman"/>
        </w:rPr>
        <w:t xml:space="preserve">approaches that are currently applied in </w:t>
      </w:r>
      <w:ins w:id="106" w:author="Doug Butterworth" w:date="2014-12-30T18:01:00Z">
        <w:r w:rsidR="00D32BE5">
          <w:rPr>
            <w:rFonts w:ascii="Times New Roman" w:hAnsi="Times New Roman" w:cs="Times New Roman"/>
          </w:rPr>
          <w:t xml:space="preserve">both </w:t>
        </w:r>
      </w:ins>
      <w:r w:rsidR="002C6E45">
        <w:rPr>
          <w:rFonts w:ascii="Times New Roman" w:hAnsi="Times New Roman" w:cs="Times New Roman"/>
        </w:rPr>
        <w:t>(a) data rich and (b) data-limited settings.</w:t>
      </w:r>
      <w:r w:rsidR="00B73B64">
        <w:rPr>
          <w:rFonts w:ascii="Times New Roman" w:hAnsi="Times New Roman" w:cs="Times New Roman"/>
        </w:rPr>
        <w:t xml:space="preserve"> </w:t>
      </w:r>
      <w:del w:id="107" w:author="Doug Butterworth" w:date="2014-12-30T18:01:00Z">
        <w:r w:rsidR="00625CE2" w:rsidRPr="005E0B71" w:rsidDel="00D32BE5">
          <w:rPr>
            <w:rFonts w:ascii="Times New Roman" w:hAnsi="Times New Roman" w:cs="Times New Roman"/>
          </w:rPr>
          <w:delText xml:space="preserve"> </w:delText>
        </w:r>
      </w:del>
      <w:r w:rsidR="00BB7AA6">
        <w:rPr>
          <w:rFonts w:ascii="Times New Roman" w:hAnsi="Times New Roman" w:cs="Times New Roman"/>
        </w:rPr>
        <w:t xml:space="preserve">With respect to hypothesis </w:t>
      </w:r>
      <w:r w:rsidR="00827D31">
        <w:rPr>
          <w:rFonts w:ascii="Times New Roman" w:hAnsi="Times New Roman" w:cs="Times New Roman"/>
        </w:rPr>
        <w:t>2</w:t>
      </w:r>
      <w:r w:rsidR="00BB7AA6">
        <w:rPr>
          <w:rFonts w:ascii="Times New Roman" w:hAnsi="Times New Roman" w:cs="Times New Roman"/>
        </w:rPr>
        <w:t>a, t</w:t>
      </w:r>
      <w:r w:rsidR="00B73B64">
        <w:rPr>
          <w:rFonts w:ascii="Times New Roman" w:hAnsi="Times New Roman" w:cs="Times New Roman"/>
        </w:rPr>
        <w:t xml:space="preserve">his conclusion is largely driven by the </w:t>
      </w:r>
      <w:r w:rsidR="002C6E45">
        <w:rPr>
          <w:rFonts w:ascii="Times New Roman" w:hAnsi="Times New Roman" w:cs="Times New Roman"/>
        </w:rPr>
        <w:t>relatively good</w:t>
      </w:r>
      <w:r w:rsidR="00B73B64">
        <w:rPr>
          <w:rFonts w:ascii="Times New Roman" w:hAnsi="Times New Roman" w:cs="Times New Roman"/>
        </w:rPr>
        <w:t xml:space="preserve"> performance of the</w:t>
      </w:r>
      <w:r w:rsidR="002C6E45">
        <w:rPr>
          <w:rFonts w:ascii="Times New Roman" w:hAnsi="Times New Roman" w:cs="Times New Roman"/>
        </w:rPr>
        <w:t xml:space="preserve"> data-</w:t>
      </w:r>
      <w:r w:rsidR="002C6E45">
        <w:rPr>
          <w:rFonts w:ascii="Times New Roman" w:hAnsi="Times New Roman" w:cs="Times New Roman"/>
        </w:rPr>
        <w:lastRenderedPageBreak/>
        <w:t>moderate</w:t>
      </w:r>
      <w:r w:rsidR="00B73B64">
        <w:rPr>
          <w:rFonts w:ascii="Times New Roman" w:hAnsi="Times New Roman" w:cs="Times New Roman"/>
        </w:rPr>
        <w:t xml:space="preserve"> </w:t>
      </w:r>
      <w:proofErr w:type="spellStart"/>
      <w:r w:rsidR="00C10466">
        <w:rPr>
          <w:rFonts w:ascii="Times New Roman" w:hAnsi="Times New Roman" w:cs="Times New Roman"/>
        </w:rPr>
        <w:t>Fratio</w:t>
      </w:r>
      <w:proofErr w:type="spellEnd"/>
      <w:r w:rsidR="00C10466">
        <w:rPr>
          <w:rFonts w:ascii="Times New Roman" w:hAnsi="Times New Roman" w:cs="Times New Roman"/>
        </w:rPr>
        <w:t xml:space="preserve"> </w:t>
      </w:r>
      <w:r w:rsidR="00B73B64">
        <w:rPr>
          <w:rFonts w:ascii="Times New Roman" w:hAnsi="Times New Roman" w:cs="Times New Roman"/>
        </w:rPr>
        <w:t xml:space="preserve">reference MP </w:t>
      </w:r>
      <w:r w:rsidR="00BB7AA6">
        <w:rPr>
          <w:rFonts w:ascii="Times New Roman" w:hAnsi="Times New Roman" w:cs="Times New Roman"/>
        </w:rPr>
        <w:t xml:space="preserve">that is applied in setting catch limits for data-limited stock complexes in Alaska (e.g. sculpins NPFMC 2012). In </w:t>
      </w:r>
      <w:ins w:id="108" w:author="Doug Butterworth" w:date="2014-12-30T22:18:00Z">
        <w:r w:rsidR="003E6FEC">
          <w:rPr>
            <w:rFonts w:ascii="Times New Roman" w:hAnsi="Times New Roman" w:cs="Times New Roman"/>
          </w:rPr>
          <w:t>the</w:t>
        </w:r>
      </w:ins>
      <w:del w:id="109" w:author="Doug Butterworth" w:date="2014-12-30T22:18:00Z">
        <w:r w:rsidR="00BB7AA6" w:rsidDel="003E6FEC">
          <w:rPr>
            <w:rFonts w:ascii="Times New Roman" w:hAnsi="Times New Roman" w:cs="Times New Roman"/>
          </w:rPr>
          <w:delText>our</w:delText>
        </w:r>
      </w:del>
      <w:r w:rsidR="00BB7AA6">
        <w:rPr>
          <w:rFonts w:ascii="Times New Roman" w:hAnsi="Times New Roman" w:cs="Times New Roman"/>
        </w:rPr>
        <w:t xml:space="preserve"> simulations </w:t>
      </w:r>
      <w:proofErr w:type="spellStart"/>
      <w:r w:rsidR="00BB7AA6">
        <w:rPr>
          <w:rFonts w:ascii="Times New Roman" w:hAnsi="Times New Roman" w:cs="Times New Roman"/>
        </w:rPr>
        <w:t>Fratio</w:t>
      </w:r>
      <w:proofErr w:type="spellEnd"/>
      <w:r w:rsidR="00BB7AA6">
        <w:rPr>
          <w:rFonts w:ascii="Times New Roman" w:hAnsi="Times New Roman" w:cs="Times New Roman"/>
        </w:rPr>
        <w:t xml:space="preserve"> could often out-perform</w:t>
      </w:r>
      <w:r w:rsidR="00C10466">
        <w:rPr>
          <w:rFonts w:ascii="Times New Roman" w:hAnsi="Times New Roman" w:cs="Times New Roman"/>
        </w:rPr>
        <w:t xml:space="preserve"> the </w:t>
      </w:r>
      <w:r w:rsidR="005027BE">
        <w:rPr>
          <w:rFonts w:ascii="Times New Roman" w:hAnsi="Times New Roman" w:cs="Times New Roman"/>
        </w:rPr>
        <w:t xml:space="preserve">more data intensive </w:t>
      </w:r>
      <w:r w:rsidR="00C10466">
        <w:rPr>
          <w:rFonts w:ascii="Times New Roman" w:hAnsi="Times New Roman" w:cs="Times New Roman"/>
        </w:rPr>
        <w:t>delay</w:t>
      </w:r>
      <w:r w:rsidR="005027BE">
        <w:rPr>
          <w:rFonts w:ascii="Times New Roman" w:hAnsi="Times New Roman" w:cs="Times New Roman"/>
        </w:rPr>
        <w:t>-</w:t>
      </w:r>
      <w:r w:rsidR="00C10466">
        <w:rPr>
          <w:rFonts w:ascii="Times New Roman" w:hAnsi="Times New Roman" w:cs="Times New Roman"/>
        </w:rPr>
        <w:t xml:space="preserve">difference assessment over a range of data-qualities, depletion levels and life-history types. </w:t>
      </w:r>
      <w:r w:rsidR="00BB7AA6">
        <w:rPr>
          <w:rFonts w:ascii="Times New Roman" w:hAnsi="Times New Roman" w:cs="Times New Roman"/>
        </w:rPr>
        <w:t xml:space="preserve">This </w:t>
      </w:r>
      <w:r w:rsidR="0043696C">
        <w:rPr>
          <w:rFonts w:ascii="Times New Roman" w:hAnsi="Times New Roman" w:cs="Times New Roman"/>
        </w:rPr>
        <w:t>suggests that</w:t>
      </w:r>
      <w:r w:rsidR="00BB7AA6">
        <w:rPr>
          <w:rFonts w:ascii="Times New Roman" w:hAnsi="Times New Roman" w:cs="Times New Roman"/>
        </w:rPr>
        <w:t xml:space="preserve"> if current absolute biomass can be</w:t>
      </w:r>
      <w:r w:rsidR="002C4724">
        <w:rPr>
          <w:rFonts w:ascii="Times New Roman" w:hAnsi="Times New Roman" w:cs="Times New Roman"/>
        </w:rPr>
        <w:t xml:space="preserve"> estimated from a survey</w:t>
      </w:r>
      <w:ins w:id="110" w:author="Doug Butterworth" w:date="2014-12-30T22:19:00Z">
        <w:r w:rsidR="003E6FEC">
          <w:rPr>
            <w:rFonts w:ascii="Times New Roman" w:hAnsi="Times New Roman" w:cs="Times New Roman"/>
          </w:rPr>
          <w:t>,</w:t>
        </w:r>
      </w:ins>
      <w:r w:rsidR="002C4724">
        <w:rPr>
          <w:rFonts w:ascii="Times New Roman" w:hAnsi="Times New Roman" w:cs="Times New Roman"/>
        </w:rPr>
        <w:t xml:space="preserve"> or </w:t>
      </w:r>
      <w:r w:rsidR="00CD5044">
        <w:rPr>
          <w:rFonts w:ascii="Times New Roman" w:hAnsi="Times New Roman" w:cs="Times New Roman"/>
        </w:rPr>
        <w:t xml:space="preserve">alternatively </w:t>
      </w:r>
      <w:r w:rsidR="002C4724">
        <w:rPr>
          <w:rFonts w:ascii="Times New Roman" w:hAnsi="Times New Roman" w:cs="Times New Roman"/>
        </w:rPr>
        <w:t>a</w:t>
      </w:r>
      <w:r w:rsidR="00BB7AA6">
        <w:rPr>
          <w:rFonts w:ascii="Times New Roman" w:hAnsi="Times New Roman" w:cs="Times New Roman"/>
        </w:rPr>
        <w:t xml:space="preserve"> relative </w:t>
      </w:r>
      <w:commentRangeStart w:id="111"/>
      <w:r w:rsidR="00BB7AA6">
        <w:rPr>
          <w:rFonts w:ascii="Times New Roman" w:hAnsi="Times New Roman" w:cs="Times New Roman"/>
        </w:rPr>
        <w:t>abundance index can be</w:t>
      </w:r>
      <w:r w:rsidR="002C4724">
        <w:rPr>
          <w:rFonts w:ascii="Times New Roman" w:hAnsi="Times New Roman" w:cs="Times New Roman"/>
        </w:rPr>
        <w:t xml:space="preserve"> scaled to absolute biomass</w:t>
      </w:r>
      <w:r w:rsidR="00BB7AA6">
        <w:rPr>
          <w:rFonts w:ascii="Times New Roman" w:hAnsi="Times New Roman" w:cs="Times New Roman"/>
        </w:rPr>
        <w:t xml:space="preserve"> by stock assessment</w:t>
      </w:r>
      <w:commentRangeEnd w:id="111"/>
      <w:r w:rsidR="003E6FEC">
        <w:rPr>
          <w:rStyle w:val="CommentReference"/>
        </w:rPr>
        <w:commentReference w:id="111"/>
      </w:r>
      <w:r w:rsidR="00BB7AA6">
        <w:rPr>
          <w:rFonts w:ascii="Times New Roman" w:hAnsi="Times New Roman" w:cs="Times New Roman"/>
        </w:rPr>
        <w:t xml:space="preserve">, </w:t>
      </w:r>
      <w:r w:rsidR="00CD5044">
        <w:rPr>
          <w:rFonts w:ascii="Times New Roman" w:hAnsi="Times New Roman" w:cs="Times New Roman"/>
        </w:rPr>
        <w:t xml:space="preserve">relatively </w:t>
      </w:r>
      <w:r w:rsidR="00827D31">
        <w:rPr>
          <w:rFonts w:ascii="Times New Roman" w:hAnsi="Times New Roman" w:cs="Times New Roman"/>
        </w:rPr>
        <w:t xml:space="preserve">good performance may be obtained from </w:t>
      </w:r>
      <w:r w:rsidR="00BB7AA6">
        <w:rPr>
          <w:rFonts w:ascii="Times New Roman" w:hAnsi="Times New Roman" w:cs="Times New Roman"/>
        </w:rPr>
        <w:t xml:space="preserve">a </w:t>
      </w:r>
      <w:r w:rsidR="0043696C">
        <w:rPr>
          <w:rFonts w:ascii="Times New Roman" w:hAnsi="Times New Roman" w:cs="Times New Roman"/>
        </w:rPr>
        <w:t>simple and transparent</w:t>
      </w:r>
      <w:r w:rsidR="00BB7AA6">
        <w:rPr>
          <w:rFonts w:ascii="Times New Roman" w:hAnsi="Times New Roman" w:cs="Times New Roman"/>
        </w:rPr>
        <w:t xml:space="preserve"> </w:t>
      </w:r>
      <w:proofErr w:type="spellStart"/>
      <w:r w:rsidR="00BB7AA6">
        <w:rPr>
          <w:rFonts w:ascii="Times New Roman" w:hAnsi="Times New Roman" w:cs="Times New Roman"/>
        </w:rPr>
        <w:t>Fratio</w:t>
      </w:r>
      <w:proofErr w:type="spellEnd"/>
      <w:r w:rsidR="00BB7AA6">
        <w:rPr>
          <w:rFonts w:ascii="Times New Roman" w:hAnsi="Times New Roman" w:cs="Times New Roman"/>
        </w:rPr>
        <w:t xml:space="preserve"> </w:t>
      </w:r>
      <w:commentRangeStart w:id="112"/>
      <w:r w:rsidR="00BB7AA6">
        <w:rPr>
          <w:rFonts w:ascii="Times New Roman" w:hAnsi="Times New Roman" w:cs="Times New Roman"/>
        </w:rPr>
        <w:t>approach</w:t>
      </w:r>
      <w:commentRangeEnd w:id="112"/>
      <w:r w:rsidR="00D32BE5">
        <w:rPr>
          <w:rStyle w:val="CommentReference"/>
        </w:rPr>
        <w:commentReference w:id="112"/>
      </w:r>
      <w:r w:rsidR="0043696C">
        <w:rPr>
          <w:rFonts w:ascii="Times New Roman" w:hAnsi="Times New Roman" w:cs="Times New Roman"/>
        </w:rPr>
        <w:t>.</w:t>
      </w:r>
    </w:p>
    <w:p w:rsidR="0043696C" w:rsidRDefault="0043696C" w:rsidP="00625CE2">
      <w:pPr>
        <w:spacing w:after="0" w:line="480" w:lineRule="auto"/>
        <w:rPr>
          <w:rFonts w:ascii="Times New Roman" w:hAnsi="Times New Roman" w:cs="Times New Roman"/>
        </w:rPr>
      </w:pPr>
    </w:p>
    <w:p w:rsidR="00925EE9" w:rsidRDefault="00BB7AA6" w:rsidP="00625CE2">
      <w:pPr>
        <w:spacing w:after="0" w:line="480" w:lineRule="auto"/>
        <w:rPr>
          <w:rFonts w:ascii="Times New Roman" w:hAnsi="Times New Roman" w:cs="Times New Roman"/>
        </w:rPr>
      </w:pPr>
      <w:r>
        <w:rPr>
          <w:rFonts w:ascii="Times New Roman" w:hAnsi="Times New Roman" w:cs="Times New Roman"/>
        </w:rPr>
        <w:t xml:space="preserve">In evaluating hypothesis </w:t>
      </w:r>
      <w:r w:rsidR="00827D31">
        <w:rPr>
          <w:rFonts w:ascii="Times New Roman" w:hAnsi="Times New Roman" w:cs="Times New Roman"/>
        </w:rPr>
        <w:t>2</w:t>
      </w:r>
      <w:r>
        <w:rPr>
          <w:rFonts w:ascii="Times New Roman" w:hAnsi="Times New Roman" w:cs="Times New Roman"/>
        </w:rPr>
        <w:t xml:space="preserve">b we </w:t>
      </w:r>
      <w:r w:rsidR="0043696C">
        <w:rPr>
          <w:rFonts w:ascii="Times New Roman" w:hAnsi="Times New Roman" w:cs="Times New Roman"/>
        </w:rPr>
        <w:t>compare the candidate MPs to</w:t>
      </w:r>
      <w:r>
        <w:rPr>
          <w:rFonts w:ascii="Times New Roman" w:hAnsi="Times New Roman" w:cs="Times New Roman"/>
        </w:rPr>
        <w:t xml:space="preserve"> </w:t>
      </w:r>
      <w:r w:rsidR="00B73B64">
        <w:rPr>
          <w:rFonts w:ascii="Times New Roman" w:hAnsi="Times New Roman" w:cs="Times New Roman"/>
        </w:rPr>
        <w:t xml:space="preserve">DCAC </w:t>
      </w:r>
      <w:r>
        <w:rPr>
          <w:rFonts w:ascii="Times New Roman" w:hAnsi="Times New Roman" w:cs="Times New Roman"/>
        </w:rPr>
        <w:t xml:space="preserve">that </w:t>
      </w:r>
      <w:r w:rsidR="002C6E45">
        <w:rPr>
          <w:rFonts w:ascii="Times New Roman" w:hAnsi="Times New Roman" w:cs="Times New Roman"/>
        </w:rPr>
        <w:t xml:space="preserve">is currently used </w:t>
      </w:r>
      <w:r w:rsidR="002C6E45" w:rsidRPr="002C6E45">
        <w:rPr>
          <w:rFonts w:ascii="Times New Roman" w:hAnsi="Times New Roman" w:cs="Times New Roman"/>
        </w:rPr>
        <w:t xml:space="preserve">by the Pacific Fishery Management Council </w:t>
      </w:r>
      <w:r w:rsidR="002C6E45">
        <w:rPr>
          <w:rFonts w:ascii="Times New Roman" w:hAnsi="Times New Roman" w:cs="Times New Roman"/>
        </w:rPr>
        <w:t>to set catch-limits for data-poor stocks</w:t>
      </w:r>
      <w:r w:rsidR="002C6E45" w:rsidRPr="002C6E45">
        <w:rPr>
          <w:rFonts w:ascii="Times New Roman" w:hAnsi="Times New Roman" w:cs="Times New Roman"/>
        </w:rPr>
        <w:t xml:space="preserve"> (PFMC, 2010).</w:t>
      </w:r>
      <w:r w:rsidR="002C6E45">
        <w:rPr>
          <w:rFonts w:ascii="Times New Roman" w:hAnsi="Times New Roman" w:cs="Times New Roman"/>
        </w:rPr>
        <w:t xml:space="preserve"> As has been found previously (Carruthers et al. 2014) </w:t>
      </w:r>
      <w:r w:rsidR="00925EE9">
        <w:rPr>
          <w:rFonts w:ascii="Times New Roman" w:hAnsi="Times New Roman" w:cs="Times New Roman"/>
        </w:rPr>
        <w:t xml:space="preserve">DCAC can </w:t>
      </w:r>
      <w:r w:rsidR="0043696C">
        <w:rPr>
          <w:rFonts w:ascii="Times New Roman" w:hAnsi="Times New Roman" w:cs="Times New Roman"/>
        </w:rPr>
        <w:t xml:space="preserve">lead to chronic overfishing at </w:t>
      </w:r>
      <w:r w:rsidR="002C6E45">
        <w:rPr>
          <w:rFonts w:ascii="Times New Roman" w:hAnsi="Times New Roman" w:cs="Times New Roman"/>
        </w:rPr>
        <w:t xml:space="preserve">very </w:t>
      </w:r>
      <w:r w:rsidR="00925EE9">
        <w:rPr>
          <w:rFonts w:ascii="Times New Roman" w:hAnsi="Times New Roman" w:cs="Times New Roman"/>
        </w:rPr>
        <w:t>low stock sizes</w:t>
      </w:r>
      <w:r w:rsidR="002C6E45">
        <w:rPr>
          <w:rFonts w:ascii="Times New Roman" w:hAnsi="Times New Roman" w:cs="Times New Roman"/>
        </w:rPr>
        <w:t xml:space="preserve"> (below 15% unfished levels in this analysis)</w:t>
      </w:r>
      <w:r w:rsidR="00925EE9">
        <w:rPr>
          <w:rFonts w:ascii="Times New Roman" w:hAnsi="Times New Roman" w:cs="Times New Roman"/>
        </w:rPr>
        <w:t xml:space="preserve">. </w:t>
      </w:r>
      <w:r w:rsidR="002C6E45">
        <w:rPr>
          <w:rFonts w:ascii="Times New Roman" w:hAnsi="Times New Roman" w:cs="Times New Roman"/>
        </w:rPr>
        <w:t>In these circumstances</w:t>
      </w:r>
      <w:r w:rsidR="00925EE9">
        <w:rPr>
          <w:rFonts w:ascii="Times New Roman" w:hAnsi="Times New Roman" w:cs="Times New Roman"/>
        </w:rPr>
        <w:t xml:space="preserve"> Islope4 and LstepCC1 MPs ofte</w:t>
      </w:r>
      <w:r w:rsidR="002C6E45">
        <w:rPr>
          <w:rFonts w:ascii="Times New Roman" w:hAnsi="Times New Roman" w:cs="Times New Roman"/>
        </w:rPr>
        <w:t>n outperformed DCAC</w:t>
      </w:r>
      <w:r>
        <w:rPr>
          <w:rFonts w:ascii="Times New Roman" w:hAnsi="Times New Roman" w:cs="Times New Roman"/>
        </w:rPr>
        <w:t xml:space="preserve"> by a substantial margin.</w:t>
      </w:r>
      <w:r w:rsidR="002C6E45">
        <w:rPr>
          <w:rFonts w:ascii="Times New Roman" w:hAnsi="Times New Roman" w:cs="Times New Roman"/>
        </w:rPr>
        <w:t xml:space="preserve"> </w:t>
      </w:r>
      <w:r>
        <w:rPr>
          <w:rFonts w:ascii="Times New Roman" w:hAnsi="Times New Roman" w:cs="Times New Roman"/>
        </w:rPr>
        <w:t>At more modest levels of stock depletion the same MPs provided comparable performance to DCAC</w:t>
      </w:r>
      <w:ins w:id="113" w:author="Doug Butterworth" w:date="2014-12-30T22:21:00Z">
        <w:r w:rsidR="003E6FEC">
          <w:rPr>
            <w:rFonts w:ascii="Times New Roman" w:hAnsi="Times New Roman" w:cs="Times New Roman"/>
          </w:rPr>
          <w:t>,</w:t>
        </w:r>
      </w:ins>
      <w:r>
        <w:rPr>
          <w:rFonts w:ascii="Times New Roman" w:hAnsi="Times New Roman" w:cs="Times New Roman"/>
        </w:rPr>
        <w:t xml:space="preserve"> </w:t>
      </w:r>
      <w:r w:rsidR="002C6E45">
        <w:rPr>
          <w:rFonts w:ascii="Times New Roman" w:hAnsi="Times New Roman" w:cs="Times New Roman"/>
        </w:rPr>
        <w:t>i</w:t>
      </w:r>
      <w:r w:rsidR="00925EE9">
        <w:rPr>
          <w:rFonts w:ascii="Times New Roman" w:hAnsi="Times New Roman" w:cs="Times New Roman"/>
        </w:rPr>
        <w:t>ndicating that tuned MPs could be applied more widely, particularly as interim approaches as additional data become available.</w:t>
      </w:r>
      <w:r>
        <w:rPr>
          <w:rFonts w:ascii="Times New Roman" w:hAnsi="Times New Roman" w:cs="Times New Roman"/>
        </w:rPr>
        <w:t xml:space="preserve"> </w:t>
      </w:r>
      <w:r w:rsidR="0043696C">
        <w:rPr>
          <w:rFonts w:ascii="Times New Roman" w:hAnsi="Times New Roman" w:cs="Times New Roman"/>
        </w:rPr>
        <w:t xml:space="preserve">It should be noted that </w:t>
      </w:r>
      <w:r w:rsidR="006E1CF7">
        <w:rPr>
          <w:rFonts w:ascii="Times New Roman" w:hAnsi="Times New Roman" w:cs="Times New Roman"/>
        </w:rPr>
        <w:t xml:space="preserve">in some respects </w:t>
      </w:r>
      <w:r w:rsidR="0043696C">
        <w:rPr>
          <w:rFonts w:ascii="Times New Roman" w:hAnsi="Times New Roman" w:cs="Times New Roman"/>
        </w:rPr>
        <w:t>our simulation</w:t>
      </w:r>
      <w:r w:rsidR="006E1CF7">
        <w:rPr>
          <w:rFonts w:ascii="Times New Roman" w:hAnsi="Times New Roman" w:cs="Times New Roman"/>
        </w:rPr>
        <w:t>s</w:t>
      </w:r>
      <w:r w:rsidR="0043696C">
        <w:rPr>
          <w:rFonts w:ascii="Times New Roman" w:hAnsi="Times New Roman" w:cs="Times New Roman"/>
        </w:rPr>
        <w:t xml:space="preserve"> </w:t>
      </w:r>
      <w:ins w:id="114" w:author="Doug Butterworth" w:date="2014-12-30T22:22:00Z">
        <w:r w:rsidR="003E6FEC">
          <w:rPr>
            <w:rFonts w:ascii="Times New Roman" w:hAnsi="Times New Roman" w:cs="Times New Roman"/>
          </w:rPr>
          <w:t>constitute</w:t>
        </w:r>
      </w:ins>
      <w:del w:id="115" w:author="Doug Butterworth" w:date="2014-12-30T22:22:00Z">
        <w:r w:rsidR="006E1CF7" w:rsidDel="003E6FEC">
          <w:rPr>
            <w:rFonts w:ascii="Times New Roman" w:hAnsi="Times New Roman" w:cs="Times New Roman"/>
          </w:rPr>
          <w:delText>are</w:delText>
        </w:r>
      </w:del>
      <w:r w:rsidR="006E1CF7">
        <w:rPr>
          <w:rFonts w:ascii="Times New Roman" w:hAnsi="Times New Roman" w:cs="Times New Roman"/>
        </w:rPr>
        <w:t xml:space="preserve"> an</w:t>
      </w:r>
      <w:r w:rsidR="0043696C">
        <w:rPr>
          <w:rFonts w:ascii="Times New Roman" w:hAnsi="Times New Roman" w:cs="Times New Roman"/>
        </w:rPr>
        <w:t xml:space="preserve"> unfair evaluation of DCAC which was </w:t>
      </w:r>
      <w:r>
        <w:rPr>
          <w:rFonts w:ascii="Times New Roman" w:hAnsi="Times New Roman" w:cs="Times New Roman"/>
        </w:rPr>
        <w:t>designed primar</w:t>
      </w:r>
      <w:ins w:id="116" w:author="Doug Butterworth" w:date="2014-12-30T22:22:00Z">
        <w:r w:rsidR="003E6FEC">
          <w:rPr>
            <w:rFonts w:ascii="Times New Roman" w:hAnsi="Times New Roman" w:cs="Times New Roman"/>
          </w:rPr>
          <w:t>il</w:t>
        </w:r>
      </w:ins>
      <w:r>
        <w:rPr>
          <w:rFonts w:ascii="Times New Roman" w:hAnsi="Times New Roman" w:cs="Times New Roman"/>
        </w:rPr>
        <w:t xml:space="preserve">y as an interim approach to setting catch limits </w:t>
      </w:r>
      <w:ins w:id="117" w:author="Doug Butterworth" w:date="2014-12-30T22:22:00Z">
        <w:r w:rsidR="003E6FEC">
          <w:rPr>
            <w:rFonts w:ascii="Times New Roman" w:hAnsi="Times New Roman" w:cs="Times New Roman"/>
          </w:rPr>
          <w:t>for</w:t>
        </w:r>
      </w:ins>
      <w:del w:id="118" w:author="Doug Butterworth" w:date="2014-12-30T22:22:00Z">
        <w:r w:rsidR="0043696C" w:rsidDel="003E6FEC">
          <w:rPr>
            <w:rFonts w:ascii="Times New Roman" w:hAnsi="Times New Roman" w:cs="Times New Roman"/>
          </w:rPr>
          <w:delText>in</w:delText>
        </w:r>
      </w:del>
      <w:r w:rsidR="0043696C">
        <w:rPr>
          <w:rFonts w:ascii="Times New Roman" w:hAnsi="Times New Roman" w:cs="Times New Roman"/>
        </w:rPr>
        <w:t xml:space="preserve"> relatively long-lived stocks</w:t>
      </w:r>
      <w:r w:rsidR="00827D31">
        <w:rPr>
          <w:rFonts w:ascii="Times New Roman" w:hAnsi="Times New Roman" w:cs="Times New Roman"/>
        </w:rPr>
        <w:t xml:space="preserve"> (natural mortality rates less than 20%)</w:t>
      </w:r>
      <w:r w:rsidR="0043696C">
        <w:rPr>
          <w:rFonts w:ascii="Times New Roman" w:hAnsi="Times New Roman" w:cs="Times New Roman"/>
        </w:rPr>
        <w:t>.</w:t>
      </w:r>
    </w:p>
    <w:p w:rsidR="00925EE9" w:rsidRDefault="00925EE9" w:rsidP="00916ED8">
      <w:pPr>
        <w:spacing w:after="0" w:line="480" w:lineRule="auto"/>
        <w:rPr>
          <w:rFonts w:ascii="Times New Roman" w:hAnsi="Times New Roman" w:cs="Times New Roman"/>
        </w:rPr>
      </w:pPr>
    </w:p>
    <w:p w:rsidR="002A2D56" w:rsidRDefault="006E1CF7" w:rsidP="00916ED8">
      <w:pPr>
        <w:spacing w:after="0" w:line="480" w:lineRule="auto"/>
        <w:rPr>
          <w:ins w:id="119" w:author="TomFast" w:date="2015-01-13T09:42:00Z"/>
          <w:rFonts w:ascii="Times New Roman" w:hAnsi="Times New Roman" w:cs="Times New Roman"/>
        </w:rPr>
      </w:pPr>
      <w:r>
        <w:rPr>
          <w:rFonts w:ascii="Times New Roman" w:hAnsi="Times New Roman" w:cs="Times New Roman"/>
        </w:rPr>
        <w:t>As with</w:t>
      </w:r>
      <w:r w:rsidR="0043696C">
        <w:rPr>
          <w:rFonts w:ascii="Times New Roman" w:hAnsi="Times New Roman" w:cs="Times New Roman"/>
        </w:rPr>
        <w:t xml:space="preserve"> simulation </w:t>
      </w:r>
      <w:r>
        <w:rPr>
          <w:rFonts w:ascii="Times New Roman" w:hAnsi="Times New Roman" w:cs="Times New Roman"/>
        </w:rPr>
        <w:t>testing in general</w:t>
      </w:r>
      <w:ins w:id="120" w:author="Doug Butterworth" w:date="2014-12-30T22:22:00Z">
        <w:r w:rsidR="003E6FEC">
          <w:rPr>
            <w:rFonts w:ascii="Times New Roman" w:hAnsi="Times New Roman" w:cs="Times New Roman"/>
          </w:rPr>
          <w:t>,</w:t>
        </w:r>
      </w:ins>
      <w:r w:rsidR="0043696C">
        <w:rPr>
          <w:rFonts w:ascii="Times New Roman" w:hAnsi="Times New Roman" w:cs="Times New Roman"/>
        </w:rPr>
        <w:t xml:space="preserve"> it is necessary to underline the role of </w:t>
      </w:r>
      <w:r>
        <w:rPr>
          <w:rFonts w:ascii="Times New Roman" w:hAnsi="Times New Roman" w:cs="Times New Roman"/>
        </w:rPr>
        <w:t xml:space="preserve">the </w:t>
      </w:r>
      <w:r w:rsidR="0043696C">
        <w:rPr>
          <w:rFonts w:ascii="Times New Roman" w:hAnsi="Times New Roman" w:cs="Times New Roman"/>
        </w:rPr>
        <w:t xml:space="preserve">operating model </w:t>
      </w:r>
      <w:r w:rsidR="00CD5044">
        <w:rPr>
          <w:rFonts w:ascii="Times New Roman" w:hAnsi="Times New Roman" w:cs="Times New Roman"/>
        </w:rPr>
        <w:t xml:space="preserve">and observation model </w:t>
      </w:r>
      <w:r w:rsidR="0043696C">
        <w:rPr>
          <w:rFonts w:ascii="Times New Roman" w:hAnsi="Times New Roman" w:cs="Times New Roman"/>
        </w:rPr>
        <w:t>specification in determining the relative performance of the candidate MPs. For example</w:t>
      </w:r>
      <w:r>
        <w:rPr>
          <w:rFonts w:ascii="Times New Roman" w:hAnsi="Times New Roman" w:cs="Times New Roman"/>
        </w:rPr>
        <w:t xml:space="preserve"> </w:t>
      </w:r>
      <w:r w:rsidR="0043696C">
        <w:rPr>
          <w:rFonts w:ascii="Times New Roman" w:hAnsi="Times New Roman" w:cs="Times New Roman"/>
        </w:rPr>
        <w:t xml:space="preserve">the data-poor simulations </w:t>
      </w:r>
      <w:r w:rsidR="00CD5044">
        <w:rPr>
          <w:rFonts w:ascii="Times New Roman" w:hAnsi="Times New Roman" w:cs="Times New Roman"/>
        </w:rPr>
        <w:t xml:space="preserve">assume that the </w:t>
      </w:r>
      <w:r>
        <w:rPr>
          <w:rFonts w:ascii="Times New Roman" w:hAnsi="Times New Roman" w:cs="Times New Roman"/>
        </w:rPr>
        <w:t xml:space="preserve">bias in </w:t>
      </w:r>
      <w:r w:rsidR="0043696C">
        <w:rPr>
          <w:rFonts w:ascii="Times New Roman" w:hAnsi="Times New Roman" w:cs="Times New Roman"/>
        </w:rPr>
        <w:t xml:space="preserve">absolute biomass estimates </w:t>
      </w:r>
      <w:r>
        <w:rPr>
          <w:rFonts w:ascii="Times New Roman" w:hAnsi="Times New Roman" w:cs="Times New Roman"/>
        </w:rPr>
        <w:t xml:space="preserve">is sampled </w:t>
      </w:r>
      <w:r w:rsidR="0043696C">
        <w:rPr>
          <w:rFonts w:ascii="Times New Roman" w:hAnsi="Times New Roman" w:cs="Times New Roman"/>
        </w:rPr>
        <w:t>from a lognormal distribution with</w:t>
      </w:r>
      <w:r w:rsidR="00EE46D8">
        <w:rPr>
          <w:rFonts w:ascii="Times New Roman" w:hAnsi="Times New Roman" w:cs="Times New Roman"/>
        </w:rPr>
        <w:t xml:space="preserve"> mean 1 and standard deviation 1.5</w:t>
      </w:r>
      <w:r>
        <w:rPr>
          <w:rFonts w:ascii="Times New Roman" w:hAnsi="Times New Roman" w:cs="Times New Roman"/>
        </w:rPr>
        <w:t xml:space="preserve"> (Table 4)</w:t>
      </w:r>
      <w:r w:rsidR="00EE46D8">
        <w:rPr>
          <w:rFonts w:ascii="Times New Roman" w:hAnsi="Times New Roman" w:cs="Times New Roman"/>
        </w:rPr>
        <w:t xml:space="preserve">. This results in 80% of </w:t>
      </w:r>
      <w:r>
        <w:rPr>
          <w:rFonts w:ascii="Times New Roman" w:hAnsi="Times New Roman" w:cs="Times New Roman"/>
        </w:rPr>
        <w:t xml:space="preserve">the </w:t>
      </w:r>
      <w:r w:rsidR="00EE46D8">
        <w:rPr>
          <w:rFonts w:ascii="Times New Roman" w:hAnsi="Times New Roman" w:cs="Times New Roman"/>
        </w:rPr>
        <w:t xml:space="preserve">simulated bias between 1/5 and 5 times that of the </w:t>
      </w:r>
      <w:r w:rsidR="00827D31">
        <w:rPr>
          <w:rFonts w:ascii="Times New Roman" w:hAnsi="Times New Roman" w:cs="Times New Roman"/>
        </w:rPr>
        <w:t xml:space="preserve">true simulated </w:t>
      </w:r>
      <w:r w:rsidR="00EE46D8">
        <w:rPr>
          <w:rFonts w:ascii="Times New Roman" w:hAnsi="Times New Roman" w:cs="Times New Roman"/>
        </w:rPr>
        <w:t xml:space="preserve">biomass. It may be argued however that in </w:t>
      </w:r>
      <w:commentRangeStart w:id="121"/>
      <w:r w:rsidR="00EE46D8">
        <w:rPr>
          <w:rFonts w:ascii="Times New Roman" w:hAnsi="Times New Roman" w:cs="Times New Roman"/>
        </w:rPr>
        <w:t>many</w:t>
      </w:r>
      <w:commentRangeEnd w:id="121"/>
      <w:r w:rsidR="002C0A74">
        <w:rPr>
          <w:rStyle w:val="CommentReference"/>
        </w:rPr>
        <w:commentReference w:id="121"/>
      </w:r>
      <w:r w:rsidR="00EE46D8">
        <w:rPr>
          <w:rFonts w:ascii="Times New Roman" w:hAnsi="Times New Roman" w:cs="Times New Roman"/>
        </w:rPr>
        <w:t xml:space="preserve"> data-rich and data-limited settings </w:t>
      </w:r>
      <w:r>
        <w:rPr>
          <w:rFonts w:ascii="Times New Roman" w:hAnsi="Times New Roman" w:cs="Times New Roman"/>
        </w:rPr>
        <w:t xml:space="preserve">bias in </w:t>
      </w:r>
      <w:r w:rsidR="00827D31">
        <w:rPr>
          <w:rFonts w:ascii="Times New Roman" w:hAnsi="Times New Roman" w:cs="Times New Roman"/>
        </w:rPr>
        <w:t xml:space="preserve">estimates of </w:t>
      </w:r>
      <w:r>
        <w:rPr>
          <w:rFonts w:ascii="Times New Roman" w:hAnsi="Times New Roman" w:cs="Times New Roman"/>
        </w:rPr>
        <w:t xml:space="preserve">absolute </w:t>
      </w:r>
      <w:r w:rsidR="00EE46D8">
        <w:rPr>
          <w:rFonts w:ascii="Times New Roman" w:hAnsi="Times New Roman" w:cs="Times New Roman"/>
        </w:rPr>
        <w:t>biomass</w:t>
      </w:r>
      <w:r w:rsidR="00827D31">
        <w:rPr>
          <w:rFonts w:ascii="Times New Roman" w:hAnsi="Times New Roman" w:cs="Times New Roman"/>
        </w:rPr>
        <w:t xml:space="preserve"> may be</w:t>
      </w:r>
      <w:r w:rsidR="00EE46D8">
        <w:rPr>
          <w:rFonts w:ascii="Times New Roman" w:hAnsi="Times New Roman" w:cs="Times New Roman"/>
        </w:rPr>
        <w:t xml:space="preserve"> </w:t>
      </w:r>
      <w:r w:rsidR="00827D31">
        <w:rPr>
          <w:rFonts w:ascii="Times New Roman" w:hAnsi="Times New Roman" w:cs="Times New Roman"/>
        </w:rPr>
        <w:t xml:space="preserve">more </w:t>
      </w:r>
      <w:commentRangeStart w:id="122"/>
      <w:r w:rsidR="00827D31">
        <w:rPr>
          <w:rFonts w:ascii="Times New Roman" w:hAnsi="Times New Roman" w:cs="Times New Roman"/>
        </w:rPr>
        <w:t>extreme</w:t>
      </w:r>
      <w:commentRangeEnd w:id="122"/>
      <w:r w:rsidR="00AA18CF">
        <w:rPr>
          <w:rStyle w:val="CommentReference"/>
        </w:rPr>
        <w:commentReference w:id="122"/>
      </w:r>
      <w:r w:rsidR="00EE46D8">
        <w:rPr>
          <w:rFonts w:ascii="Times New Roman" w:hAnsi="Times New Roman" w:cs="Times New Roman"/>
        </w:rPr>
        <w:t xml:space="preserve">. Consequently our simulation evaluation may unfairly favour </w:t>
      </w:r>
      <w:r w:rsidR="00CD5044">
        <w:rPr>
          <w:rFonts w:ascii="Times New Roman" w:hAnsi="Times New Roman" w:cs="Times New Roman"/>
        </w:rPr>
        <w:t>MPs</w:t>
      </w:r>
      <w:r w:rsidR="00EE46D8">
        <w:rPr>
          <w:rFonts w:ascii="Times New Roman" w:hAnsi="Times New Roman" w:cs="Times New Roman"/>
        </w:rPr>
        <w:t xml:space="preserve"> such as </w:t>
      </w:r>
      <w:proofErr w:type="spellStart"/>
      <w:r w:rsidR="00EE46D8">
        <w:rPr>
          <w:rFonts w:ascii="Times New Roman" w:hAnsi="Times New Roman" w:cs="Times New Roman"/>
        </w:rPr>
        <w:t>Fratio</w:t>
      </w:r>
      <w:proofErr w:type="spellEnd"/>
      <w:r w:rsidR="00EE46D8">
        <w:rPr>
          <w:rFonts w:ascii="Times New Roman" w:hAnsi="Times New Roman" w:cs="Times New Roman"/>
        </w:rPr>
        <w:t xml:space="preserve"> that rely on current </w:t>
      </w:r>
      <w:ins w:id="123" w:author="TomFast" w:date="2015-01-12T10:54:00Z">
        <w:r w:rsidR="00200C5B">
          <w:rPr>
            <w:rFonts w:ascii="Times New Roman" w:hAnsi="Times New Roman" w:cs="Times New Roman"/>
          </w:rPr>
          <w:t xml:space="preserve">absolute </w:t>
        </w:r>
      </w:ins>
      <w:r w:rsidR="00EE46D8">
        <w:rPr>
          <w:rFonts w:ascii="Times New Roman" w:hAnsi="Times New Roman" w:cs="Times New Roman"/>
        </w:rPr>
        <w:t>biomass estimates. We counter this problem in two ways: we expose the sensitivity of long-term yield performance to the various inputs</w:t>
      </w:r>
      <w:r w:rsidR="0043696C">
        <w:rPr>
          <w:rFonts w:ascii="Times New Roman" w:hAnsi="Times New Roman" w:cs="Times New Roman"/>
        </w:rPr>
        <w:t xml:space="preserve"> </w:t>
      </w:r>
      <w:r w:rsidR="00EE46D8">
        <w:rPr>
          <w:rFonts w:ascii="Times New Roman" w:hAnsi="Times New Roman" w:cs="Times New Roman"/>
        </w:rPr>
        <w:t xml:space="preserve">to identify those inputs that are critical in determining performance (Table </w:t>
      </w:r>
      <w:r>
        <w:rPr>
          <w:rFonts w:ascii="Times New Roman" w:hAnsi="Times New Roman" w:cs="Times New Roman"/>
        </w:rPr>
        <w:t>6</w:t>
      </w:r>
      <w:r w:rsidR="00EE46D8">
        <w:rPr>
          <w:rFonts w:ascii="Times New Roman" w:hAnsi="Times New Roman" w:cs="Times New Roman"/>
        </w:rPr>
        <w:t xml:space="preserve">). </w:t>
      </w:r>
    </w:p>
    <w:p w:rsidR="00FE4FE9" w:rsidRDefault="00FE4FE9" w:rsidP="00916ED8">
      <w:pPr>
        <w:spacing w:after="0" w:line="480" w:lineRule="auto"/>
        <w:rPr>
          <w:rFonts w:ascii="Times New Roman" w:hAnsi="Times New Roman" w:cs="Times New Roman"/>
        </w:rPr>
      </w:pPr>
    </w:p>
    <w:p w:rsidR="002A2D56" w:rsidRDefault="002A2D56" w:rsidP="002A2D56">
      <w:pPr>
        <w:spacing w:after="0" w:line="480" w:lineRule="auto"/>
        <w:rPr>
          <w:rFonts w:ascii="Times New Roman" w:hAnsi="Times New Roman" w:cs="Times New Roman"/>
        </w:rPr>
      </w:pPr>
      <w:r>
        <w:rPr>
          <w:rFonts w:ascii="Times New Roman" w:hAnsi="Times New Roman" w:cs="Times New Roman"/>
        </w:rPr>
        <w:t xml:space="preserve">An ongoing </w:t>
      </w:r>
      <w:r w:rsidR="001A03CE">
        <w:rPr>
          <w:rFonts w:ascii="Times New Roman" w:hAnsi="Times New Roman" w:cs="Times New Roman"/>
        </w:rPr>
        <w:t>problem</w:t>
      </w:r>
      <w:r>
        <w:rPr>
          <w:rFonts w:ascii="Times New Roman" w:hAnsi="Times New Roman" w:cs="Times New Roman"/>
        </w:rPr>
        <w:t xml:space="preserve"> in the development, testing and adoption of MPs is that they are </w:t>
      </w:r>
      <w:r w:rsidR="001A03CE">
        <w:rPr>
          <w:rFonts w:ascii="Times New Roman" w:hAnsi="Times New Roman" w:cs="Times New Roman"/>
        </w:rPr>
        <w:t>typically</w:t>
      </w:r>
      <w:r w:rsidR="00827D31">
        <w:rPr>
          <w:rFonts w:ascii="Times New Roman" w:hAnsi="Times New Roman" w:cs="Times New Roman"/>
        </w:rPr>
        <w:t xml:space="preserve"> established</w:t>
      </w:r>
      <w:r>
        <w:rPr>
          <w:rFonts w:ascii="Times New Roman" w:hAnsi="Times New Roman" w:cs="Times New Roman"/>
        </w:rPr>
        <w:t xml:space="preserve"> using specific simulations that are often difficult to reproduce. In a new fisheries management setting it is therefore difficult to comparatively evaluate a wide range of </w:t>
      </w:r>
      <w:r w:rsidR="00827D31">
        <w:rPr>
          <w:rFonts w:ascii="Times New Roman" w:hAnsi="Times New Roman" w:cs="Times New Roman"/>
        </w:rPr>
        <w:t xml:space="preserve">candidate </w:t>
      </w:r>
      <w:r>
        <w:rPr>
          <w:rFonts w:ascii="Times New Roman" w:hAnsi="Times New Roman" w:cs="Times New Roman"/>
        </w:rPr>
        <w:t>MPs</w:t>
      </w:r>
      <w:r w:rsidR="00827D31">
        <w:rPr>
          <w:rFonts w:ascii="Times New Roman" w:hAnsi="Times New Roman" w:cs="Times New Roman"/>
        </w:rPr>
        <w:t xml:space="preserve"> and select an appropriate MP</w:t>
      </w:r>
      <w:r>
        <w:rPr>
          <w:rFonts w:ascii="Times New Roman" w:hAnsi="Times New Roman" w:cs="Times New Roman"/>
        </w:rPr>
        <w:t xml:space="preserve">. </w:t>
      </w:r>
      <w:r w:rsidR="00827D31">
        <w:rPr>
          <w:rFonts w:ascii="Times New Roman" w:hAnsi="Times New Roman" w:cs="Times New Roman"/>
        </w:rPr>
        <w:t xml:space="preserve">In an attempt to address this issue we </w:t>
      </w:r>
      <w:r>
        <w:rPr>
          <w:rFonts w:ascii="Times New Roman" w:hAnsi="Times New Roman" w:cs="Times New Roman"/>
        </w:rPr>
        <w:t>identif</w:t>
      </w:r>
      <w:r w:rsidR="00827D31">
        <w:rPr>
          <w:rFonts w:ascii="Times New Roman" w:hAnsi="Times New Roman" w:cs="Times New Roman"/>
        </w:rPr>
        <w:t>ied</w:t>
      </w:r>
      <w:r>
        <w:rPr>
          <w:rFonts w:ascii="Times New Roman" w:hAnsi="Times New Roman" w:cs="Times New Roman"/>
        </w:rPr>
        <w:t xml:space="preserve"> a reference set of simulations using software and code that </w:t>
      </w:r>
      <w:r w:rsidR="002A5EF8">
        <w:rPr>
          <w:rFonts w:ascii="Times New Roman" w:hAnsi="Times New Roman" w:cs="Times New Roman"/>
        </w:rPr>
        <w:t>are</w:t>
      </w:r>
      <w:r>
        <w:rPr>
          <w:rFonts w:ascii="Times New Roman" w:hAnsi="Times New Roman" w:cs="Times New Roman"/>
        </w:rPr>
        <w:t xml:space="preserve"> freely available. New MPs may be tested within the same framework</w:t>
      </w:r>
      <w:r w:rsidR="002A5EF8">
        <w:rPr>
          <w:rFonts w:ascii="Times New Roman" w:hAnsi="Times New Roman" w:cs="Times New Roman"/>
        </w:rPr>
        <w:t>,</w:t>
      </w:r>
      <w:r>
        <w:rPr>
          <w:rFonts w:ascii="Times New Roman" w:hAnsi="Times New Roman" w:cs="Times New Roman"/>
        </w:rPr>
        <w:t xml:space="preserve"> and results can be published </w:t>
      </w:r>
      <w:r w:rsidR="002A5EF8">
        <w:rPr>
          <w:rFonts w:ascii="Times New Roman" w:hAnsi="Times New Roman" w:cs="Times New Roman"/>
        </w:rPr>
        <w:t>that will be directly comparable to</w:t>
      </w:r>
      <w:r w:rsidR="00152B6C">
        <w:rPr>
          <w:rFonts w:ascii="Times New Roman" w:hAnsi="Times New Roman" w:cs="Times New Roman"/>
        </w:rPr>
        <w:t xml:space="preserve"> our results</w:t>
      </w:r>
      <w:r>
        <w:rPr>
          <w:rFonts w:ascii="Times New Roman" w:hAnsi="Times New Roman" w:cs="Times New Roman"/>
        </w:rPr>
        <w:t xml:space="preserve">. An additional benefit is that our analysis may be modified to suit particular requirements. For example in a data-limited setting in which new data are to be collected, managers may seek MPs </w:t>
      </w:r>
      <w:r w:rsidR="00152B6C">
        <w:rPr>
          <w:rFonts w:ascii="Times New Roman" w:hAnsi="Times New Roman" w:cs="Times New Roman"/>
        </w:rPr>
        <w:t>for use over</w:t>
      </w:r>
      <w:r>
        <w:rPr>
          <w:rFonts w:ascii="Times New Roman" w:hAnsi="Times New Roman" w:cs="Times New Roman"/>
        </w:rPr>
        <w:t xml:space="preserve"> a shorter interim period</w:t>
      </w:r>
      <w:r w:rsidR="002A5EF8">
        <w:rPr>
          <w:rFonts w:ascii="Times New Roman" w:hAnsi="Times New Roman" w:cs="Times New Roman"/>
        </w:rPr>
        <w:t>,</w:t>
      </w:r>
      <w:r>
        <w:rPr>
          <w:rFonts w:ascii="Times New Roman" w:hAnsi="Times New Roman" w:cs="Times New Roman"/>
        </w:rPr>
        <w:t xml:space="preserve"> and </w:t>
      </w:r>
      <w:r w:rsidR="00152B6C">
        <w:rPr>
          <w:rFonts w:ascii="Times New Roman" w:hAnsi="Times New Roman" w:cs="Times New Roman"/>
        </w:rPr>
        <w:t>evaluate performance over</w:t>
      </w:r>
      <w:r>
        <w:rPr>
          <w:rFonts w:ascii="Times New Roman" w:hAnsi="Times New Roman" w:cs="Times New Roman"/>
        </w:rPr>
        <w:t xml:space="preserve"> for fewer projected years. Since the simulation data are reproducible</w:t>
      </w:r>
      <w:r w:rsidR="002A5EF8">
        <w:rPr>
          <w:rFonts w:ascii="Times New Roman" w:hAnsi="Times New Roman" w:cs="Times New Roman"/>
        </w:rPr>
        <w:t xml:space="preserve"> exactly</w:t>
      </w:r>
      <w:r>
        <w:rPr>
          <w:rFonts w:ascii="Times New Roman" w:hAnsi="Times New Roman" w:cs="Times New Roman"/>
        </w:rPr>
        <w:t>, readers can also frame the results using custom performance metrics that are tailored to their</w:t>
      </w:r>
      <w:r w:rsidR="00152B6C">
        <w:rPr>
          <w:rFonts w:ascii="Times New Roman" w:hAnsi="Times New Roman" w:cs="Times New Roman"/>
        </w:rPr>
        <w:t xml:space="preserve"> particular</w:t>
      </w:r>
      <w:r>
        <w:rPr>
          <w:rFonts w:ascii="Times New Roman" w:hAnsi="Times New Roman" w:cs="Times New Roman"/>
        </w:rPr>
        <w:t xml:space="preserve"> management framework.</w:t>
      </w:r>
    </w:p>
    <w:p w:rsidR="00426C0D" w:rsidRPr="005E0B71" w:rsidRDefault="00426C0D" w:rsidP="00916ED8">
      <w:pPr>
        <w:spacing w:after="0" w:line="480" w:lineRule="auto"/>
        <w:rPr>
          <w:rFonts w:ascii="Times New Roman" w:hAnsi="Times New Roman" w:cs="Times New Roman"/>
        </w:rPr>
      </w:pPr>
    </w:p>
    <w:p w:rsidR="006E1CF7" w:rsidRPr="00106E8C" w:rsidRDefault="006E1CF7" w:rsidP="00916ED8">
      <w:pPr>
        <w:spacing w:after="0" w:line="480" w:lineRule="auto"/>
        <w:rPr>
          <w:rFonts w:ascii="Times New Roman" w:hAnsi="Times New Roman" w:cs="Times New Roman"/>
        </w:rPr>
      </w:pPr>
      <w:r>
        <w:rPr>
          <w:rFonts w:ascii="Times New Roman" w:hAnsi="Times New Roman" w:cs="Times New Roman"/>
        </w:rPr>
        <w:t xml:space="preserve">In a data-rich setting it is clear that tuning an MP to simulations may have large benefits in terms of performance as demonstrated by the variable performance of </w:t>
      </w:r>
      <w:r w:rsidR="00152B6C">
        <w:rPr>
          <w:rFonts w:ascii="Times New Roman" w:hAnsi="Times New Roman" w:cs="Times New Roman"/>
        </w:rPr>
        <w:t>MPs such as</w:t>
      </w:r>
      <w:r>
        <w:rPr>
          <w:rFonts w:ascii="Times New Roman" w:hAnsi="Times New Roman" w:cs="Times New Roman"/>
        </w:rPr>
        <w:t xml:space="preserve"> SBT2 across </w:t>
      </w:r>
      <w:r w:rsidR="002B1E02">
        <w:rPr>
          <w:rFonts w:ascii="Times New Roman" w:hAnsi="Times New Roman" w:cs="Times New Roman"/>
        </w:rPr>
        <w:t>life-history</w:t>
      </w:r>
      <w:r>
        <w:rPr>
          <w:rFonts w:ascii="Times New Roman" w:hAnsi="Times New Roman" w:cs="Times New Roman"/>
        </w:rPr>
        <w:t xml:space="preserve"> types</w:t>
      </w:r>
      <w:r w:rsidR="002B1E02">
        <w:rPr>
          <w:rFonts w:ascii="Times New Roman" w:hAnsi="Times New Roman" w:cs="Times New Roman"/>
        </w:rPr>
        <w:t xml:space="preserve"> and depletion levels</w:t>
      </w:r>
      <w:r>
        <w:rPr>
          <w:rFonts w:ascii="Times New Roman" w:hAnsi="Times New Roman" w:cs="Times New Roman"/>
        </w:rPr>
        <w:t xml:space="preserve">. </w:t>
      </w:r>
      <w:ins w:id="124" w:author="Hillary, Rich (O&amp;A, Hobart)" w:date="2014-12-15T13:59:00Z">
        <w:r w:rsidR="002C0A74">
          <w:rPr>
            <w:rFonts w:ascii="Times New Roman" w:hAnsi="Times New Roman" w:cs="Times New Roman"/>
          </w:rPr>
          <w:t>Another major advantage of tuning</w:t>
        </w:r>
        <w:del w:id="125" w:author="Doug Butterworth" w:date="2014-12-30T22:25:00Z">
          <w:r w:rsidR="002C0A74" w:rsidDel="002A5EF8">
            <w:rPr>
              <w:rFonts w:ascii="Times New Roman" w:hAnsi="Times New Roman" w:cs="Times New Roman"/>
            </w:rPr>
            <w:delText xml:space="preserve"> though</w:delText>
          </w:r>
        </w:del>
        <w:r w:rsidR="002C0A74">
          <w:rPr>
            <w:rFonts w:ascii="Times New Roman" w:hAnsi="Times New Roman" w:cs="Times New Roman"/>
          </w:rPr>
          <w:t xml:space="preserve"> is to standardize, to some degree, the broad </w:t>
        </w:r>
      </w:ins>
      <w:ins w:id="126" w:author="Hillary, Rich (O&amp;A, Hobart)" w:date="2014-12-15T14:04:00Z">
        <w:r w:rsidR="0021737E">
          <w:rPr>
            <w:rFonts w:ascii="Times New Roman" w:hAnsi="Times New Roman" w:cs="Times New Roman"/>
          </w:rPr>
          <w:t xml:space="preserve">management </w:t>
        </w:r>
      </w:ins>
      <w:ins w:id="127" w:author="Hillary, Rich (O&amp;A, Hobart)" w:date="2014-12-15T13:59:00Z">
        <w:r w:rsidR="002C0A74">
          <w:rPr>
            <w:rFonts w:ascii="Times New Roman" w:hAnsi="Times New Roman" w:cs="Times New Roman"/>
          </w:rPr>
          <w:t xml:space="preserve">objective-level performance of a suite of candidate MPs. </w:t>
        </w:r>
      </w:ins>
      <w:ins w:id="128" w:author="Hillary, Rich (O&amp;A, Hobart)" w:date="2014-12-15T14:00:00Z">
        <w:r w:rsidR="002C0A74">
          <w:rPr>
            <w:rFonts w:ascii="Times New Roman" w:hAnsi="Times New Roman" w:cs="Times New Roman"/>
          </w:rPr>
          <w:t>For example, the SBT MP as adopted (CCSBT, 2011</w:t>
        </w:r>
      </w:ins>
      <w:ins w:id="129" w:author="Hillary, Rich (O&amp;A, Hobart)" w:date="2014-12-15T14:03:00Z">
        <w:r w:rsidR="0021737E">
          <w:rPr>
            <w:rFonts w:ascii="Times New Roman" w:hAnsi="Times New Roman" w:cs="Times New Roman"/>
          </w:rPr>
          <w:t xml:space="preserve">; a more complex combination of SBT1 and SBT2 </w:t>
        </w:r>
      </w:ins>
      <w:ins w:id="130" w:author="Hillary, Rich (O&amp;A, Hobart)" w:date="2014-12-15T14:04:00Z">
        <w:r w:rsidR="0021737E">
          <w:rPr>
            <w:rFonts w:ascii="Times New Roman" w:hAnsi="Times New Roman" w:cs="Times New Roman"/>
          </w:rPr>
          <w:t>from</w:t>
        </w:r>
      </w:ins>
      <w:ins w:id="131" w:author="Hillary, Rich (O&amp;A, Hobart)" w:date="2014-12-15T14:03:00Z">
        <w:r w:rsidR="0021737E">
          <w:rPr>
            <w:rFonts w:ascii="Times New Roman" w:hAnsi="Times New Roman" w:cs="Times New Roman"/>
          </w:rPr>
          <w:t xml:space="preserve"> this paper</w:t>
        </w:r>
      </w:ins>
      <w:ins w:id="132" w:author="Hillary, Rich (O&amp;A, Hobart)" w:date="2014-12-15T14:00:00Z">
        <w:r w:rsidR="002C0A74">
          <w:rPr>
            <w:rFonts w:ascii="Times New Roman" w:hAnsi="Times New Roman" w:cs="Times New Roman"/>
          </w:rPr>
          <w:t>) was one of a suite of candidates</w:t>
        </w:r>
        <w:r w:rsidR="0021737E">
          <w:rPr>
            <w:rFonts w:ascii="Times New Roman" w:hAnsi="Times New Roman" w:cs="Times New Roman"/>
          </w:rPr>
          <w:t xml:space="preserve"> – biomass dynamic, empirical, model-based – and </w:t>
        </w:r>
        <w:r w:rsidR="00132F81" w:rsidRPr="00132F81">
          <w:rPr>
            <w:rFonts w:ascii="Times New Roman" w:hAnsi="Times New Roman" w:cs="Times New Roman"/>
            <w:rPrChange w:id="133" w:author="Hillary, Rich (O&amp;A, Hobart)" w:date="2014-12-15T14:00:00Z">
              <w:rPr>
                <w:rFonts w:ascii="Times New Roman" w:hAnsi="Times New Roman" w:cs="Times New Roman"/>
                <w:i/>
              </w:rPr>
            </w:rPrChange>
          </w:rPr>
          <w:t>all</w:t>
        </w:r>
        <w:r w:rsidR="0021737E">
          <w:rPr>
            <w:rFonts w:ascii="Times New Roman" w:hAnsi="Times New Roman" w:cs="Times New Roman"/>
          </w:rPr>
          <w:t xml:space="preserve"> were tuned to mee</w:t>
        </w:r>
      </w:ins>
      <w:ins w:id="134" w:author="Hillary, Rich (O&amp;A, Hobart)" w:date="2014-12-15T14:01:00Z">
        <w:r w:rsidR="0021737E">
          <w:rPr>
            <w:rFonts w:ascii="Times New Roman" w:hAnsi="Times New Roman" w:cs="Times New Roman"/>
          </w:rPr>
          <w:t xml:space="preserve">t the </w:t>
        </w:r>
      </w:ins>
      <w:ins w:id="135" w:author="Hillary, Rich (O&amp;A, Hobart)" w:date="2014-12-15T14:05:00Z">
        <w:r w:rsidR="0021737E">
          <w:rPr>
            <w:rFonts w:ascii="Times New Roman" w:hAnsi="Times New Roman" w:cs="Times New Roman"/>
          </w:rPr>
          <w:t xml:space="preserve">rebuilding </w:t>
        </w:r>
      </w:ins>
      <w:ins w:id="136" w:author="Hillary, Rich (O&amp;A, Hobart)" w:date="2014-12-15T14:01:00Z">
        <w:r w:rsidR="0021737E">
          <w:rPr>
            <w:rFonts w:ascii="Times New Roman" w:hAnsi="Times New Roman" w:cs="Times New Roman"/>
          </w:rPr>
          <w:t xml:space="preserve">objectives </w:t>
        </w:r>
      </w:ins>
      <w:ins w:id="137" w:author="Hillary, Rich (O&amp;A, Hobart)" w:date="2014-12-15T14:05:00Z">
        <w:r w:rsidR="0021737E">
          <w:rPr>
            <w:rFonts w:ascii="Times New Roman" w:hAnsi="Times New Roman" w:cs="Times New Roman"/>
          </w:rPr>
          <w:t>for</w:t>
        </w:r>
      </w:ins>
      <w:ins w:id="138" w:author="Hillary, Rich (O&amp;A, Hobart)" w:date="2014-12-15T14:01:00Z">
        <w:r w:rsidR="0021737E">
          <w:rPr>
            <w:rFonts w:ascii="Times New Roman" w:hAnsi="Times New Roman" w:cs="Times New Roman"/>
          </w:rPr>
          <w:t xml:space="preserve"> the reference OM. For one, it ensures a base-level performance measure: any candidate MP </w:t>
        </w:r>
        <w:commentRangeStart w:id="139"/>
        <w:r w:rsidR="0021737E">
          <w:rPr>
            <w:rFonts w:ascii="Times New Roman" w:hAnsi="Times New Roman" w:cs="Times New Roman"/>
          </w:rPr>
          <w:t>can</w:t>
        </w:r>
      </w:ins>
      <w:commentRangeEnd w:id="139"/>
      <w:r w:rsidR="002A5EF8">
        <w:rPr>
          <w:rStyle w:val="CommentReference"/>
        </w:rPr>
        <w:commentReference w:id="139"/>
      </w:r>
      <w:ins w:id="140" w:author="Hillary, Rich (O&amp;A, Hobart)" w:date="2014-12-15T14:01:00Z">
        <w:r w:rsidR="0021737E">
          <w:rPr>
            <w:rFonts w:ascii="Times New Roman" w:hAnsi="Times New Roman" w:cs="Times New Roman"/>
          </w:rPr>
          <w:t xml:space="preserve"> achieve the objectives for the most probabl</w:t>
        </w:r>
      </w:ins>
      <w:ins w:id="141" w:author="Hillary, Rich (O&amp;A, Hobart)" w:date="2014-12-15T14:05:00Z">
        <w:r w:rsidR="0021737E">
          <w:rPr>
            <w:rFonts w:ascii="Times New Roman" w:hAnsi="Times New Roman" w:cs="Times New Roman"/>
          </w:rPr>
          <w:t>e</w:t>
        </w:r>
      </w:ins>
      <w:ins w:id="142" w:author="Hillary, Rich (O&amp;A, Hobart)" w:date="2014-12-15T14:15:00Z">
        <w:r w:rsidR="005605B6">
          <w:rPr>
            <w:rFonts w:ascii="Times New Roman" w:hAnsi="Times New Roman" w:cs="Times New Roman"/>
          </w:rPr>
          <w:t xml:space="preserve"> </w:t>
        </w:r>
      </w:ins>
      <w:ins w:id="143" w:author="Hillary, Rich (O&amp;A, Hobart)" w:date="2014-12-15T14:01:00Z">
        <w:del w:id="144" w:author="Doug Butterworth" w:date="2014-12-30T18:12:00Z">
          <w:r w:rsidR="0021737E" w:rsidDel="00322D50">
            <w:rPr>
              <w:rFonts w:ascii="Times New Roman" w:hAnsi="Times New Roman" w:cs="Times New Roman"/>
            </w:rPr>
            <w:delText xml:space="preserve"> </w:delText>
          </w:r>
        </w:del>
        <w:r w:rsidR="0021737E">
          <w:rPr>
            <w:rFonts w:ascii="Times New Roman" w:hAnsi="Times New Roman" w:cs="Times New Roman"/>
          </w:rPr>
          <w:t>scenarios. Secondly, because all the</w:t>
        </w:r>
      </w:ins>
      <w:ins w:id="145" w:author="Hillary, Rich (O&amp;A, Hobart)" w:date="2014-12-15T14:02:00Z">
        <w:r w:rsidR="0021737E">
          <w:rPr>
            <w:rFonts w:ascii="Times New Roman" w:hAnsi="Times New Roman" w:cs="Times New Roman"/>
          </w:rPr>
          <w:t xml:space="preserve"> </w:t>
        </w:r>
      </w:ins>
      <w:ins w:id="146" w:author="Doug Butterworth" w:date="2014-12-30T22:26:00Z">
        <w:r w:rsidR="002A5EF8">
          <w:rPr>
            <w:rFonts w:ascii="Times New Roman" w:hAnsi="Times New Roman" w:cs="Times New Roman"/>
          </w:rPr>
          <w:t>candidate</w:t>
        </w:r>
      </w:ins>
      <w:ins w:id="147" w:author="Hillary, Rich (O&amp;A, Hobart)" w:date="2014-12-15T14:02:00Z">
        <w:del w:id="148" w:author="Doug Butterworth" w:date="2014-12-30T22:26:00Z">
          <w:r w:rsidR="0021737E" w:rsidDel="002A5EF8">
            <w:rPr>
              <w:rFonts w:ascii="Times New Roman" w:hAnsi="Times New Roman" w:cs="Times New Roman"/>
            </w:rPr>
            <w:delText>different</w:delText>
          </w:r>
        </w:del>
        <w:r w:rsidR="0021737E">
          <w:rPr>
            <w:rFonts w:ascii="Times New Roman" w:hAnsi="Times New Roman" w:cs="Times New Roman"/>
          </w:rPr>
          <w:t xml:space="preserve"> MPs have the same reference performance benchmark, “fair” comparisons on alternative robustness scenarios can actually be </w:t>
        </w:r>
      </w:ins>
      <w:ins w:id="149" w:author="Doug Butterworth" w:date="2014-12-30T22:26:00Z">
        <w:r w:rsidR="002A5EF8">
          <w:rPr>
            <w:rFonts w:ascii="Times New Roman" w:hAnsi="Times New Roman" w:cs="Times New Roman"/>
          </w:rPr>
          <w:t>performed</w:t>
        </w:r>
      </w:ins>
      <w:commentRangeStart w:id="150"/>
      <w:ins w:id="151" w:author="Hillary, Rich (O&amp;A, Hobart)" w:date="2014-12-15T14:02:00Z">
        <w:del w:id="152" w:author="Doug Butterworth" w:date="2014-12-30T22:26:00Z">
          <w:r w:rsidR="0021737E" w:rsidDel="002A5EF8">
            <w:rPr>
              <w:rFonts w:ascii="Times New Roman" w:hAnsi="Times New Roman" w:cs="Times New Roman"/>
            </w:rPr>
            <w:delText>done</w:delText>
          </w:r>
        </w:del>
      </w:ins>
      <w:commentRangeEnd w:id="150"/>
      <w:del w:id="153" w:author="Doug Butterworth" w:date="2014-12-30T22:26:00Z">
        <w:r w:rsidR="00322D50" w:rsidDel="002A5EF8">
          <w:rPr>
            <w:rStyle w:val="CommentReference"/>
          </w:rPr>
          <w:commentReference w:id="150"/>
        </w:r>
      </w:del>
      <w:ins w:id="154" w:author="Hillary, Rich (O&amp;A, Hobart)" w:date="2014-12-15T14:02:00Z">
        <w:del w:id="155" w:author="Doug Butterworth" w:date="2014-12-30T22:26:00Z">
          <w:r w:rsidR="0021737E" w:rsidDel="002A5EF8">
            <w:rPr>
              <w:rFonts w:ascii="Times New Roman" w:hAnsi="Times New Roman" w:cs="Times New Roman"/>
            </w:rPr>
            <w:delText>.</w:delText>
          </w:r>
        </w:del>
        <w:r w:rsidR="0021737E">
          <w:rPr>
            <w:rFonts w:ascii="Times New Roman" w:hAnsi="Times New Roman" w:cs="Times New Roman"/>
          </w:rPr>
          <w:t xml:space="preserve"> </w:t>
        </w:r>
      </w:ins>
      <w:r w:rsidR="002B1E02" w:rsidRPr="0021737E">
        <w:rPr>
          <w:rFonts w:ascii="Times New Roman" w:hAnsi="Times New Roman" w:cs="Times New Roman"/>
        </w:rPr>
        <w:t>However</w:t>
      </w:r>
      <w:ins w:id="156" w:author="Hillary, Rich (O&amp;A, Hobart)" w:date="2014-12-15T14:04:00Z">
        <w:r w:rsidR="0021737E">
          <w:rPr>
            <w:rFonts w:ascii="Times New Roman" w:hAnsi="Times New Roman" w:cs="Times New Roman"/>
          </w:rPr>
          <w:t>,</w:t>
        </w:r>
      </w:ins>
      <w:r w:rsidR="002B1E02">
        <w:rPr>
          <w:rFonts w:ascii="Times New Roman" w:hAnsi="Times New Roman" w:cs="Times New Roman"/>
        </w:rPr>
        <w:t xml:space="preserve"> in </w:t>
      </w:r>
      <w:r>
        <w:rPr>
          <w:rFonts w:ascii="Times New Roman" w:hAnsi="Times New Roman" w:cs="Times New Roman"/>
        </w:rPr>
        <w:t>data-</w:t>
      </w:r>
      <w:r w:rsidR="002B1E02">
        <w:rPr>
          <w:rFonts w:ascii="Times New Roman" w:hAnsi="Times New Roman" w:cs="Times New Roman"/>
        </w:rPr>
        <w:t xml:space="preserve">poor </w:t>
      </w:r>
      <w:r>
        <w:rPr>
          <w:rFonts w:ascii="Times New Roman" w:hAnsi="Times New Roman" w:cs="Times New Roman"/>
        </w:rPr>
        <w:t xml:space="preserve">settings it may not be clear how to specify </w:t>
      </w:r>
      <w:r w:rsidR="002B1E02">
        <w:rPr>
          <w:rFonts w:ascii="Times New Roman" w:hAnsi="Times New Roman" w:cs="Times New Roman"/>
        </w:rPr>
        <w:t xml:space="preserve">a suitable operating model since, by definition, depletion is unknown. It may be necessary to simulate a wide-range of current stock depletion and provide suitable diagnostics of sensitivity in performance to initial depletion levels. </w:t>
      </w:r>
      <w:ins w:id="157" w:author="Hillary, Rich (O&amp;A, Hobart)" w:date="2014-12-17T13:41:00Z">
        <w:r w:rsidR="002B2A57">
          <w:rPr>
            <w:rFonts w:ascii="Times New Roman" w:hAnsi="Times New Roman" w:cs="Times New Roman"/>
          </w:rPr>
          <w:t>Additionally, it might make more sense in data-poor scenarios to be broad</w:t>
        </w:r>
      </w:ins>
      <w:ins w:id="158" w:author="Hillary, Rich (O&amp;A, Hobart)" w:date="2014-12-17T13:42:00Z">
        <w:r w:rsidR="002B2A57">
          <w:rPr>
            <w:rFonts w:ascii="Times New Roman" w:hAnsi="Times New Roman" w:cs="Times New Roman"/>
          </w:rPr>
          <w:t>er</w:t>
        </w:r>
      </w:ins>
      <w:ins w:id="159" w:author="Hillary, Rich (O&amp;A, Hobart)" w:date="2014-12-17T13:41:00Z">
        <w:r w:rsidR="002B2A57">
          <w:rPr>
            <w:rFonts w:ascii="Times New Roman" w:hAnsi="Times New Roman" w:cs="Times New Roman"/>
          </w:rPr>
          <w:t xml:space="preserve"> </w:t>
        </w:r>
      </w:ins>
      <w:ins w:id="160" w:author="Hillary, Rich (O&amp;A, Hobart)" w:date="2014-12-17T13:42:00Z">
        <w:r w:rsidR="00106E8C">
          <w:rPr>
            <w:rFonts w:ascii="Times New Roman" w:hAnsi="Times New Roman" w:cs="Times New Roman"/>
          </w:rPr>
          <w:t>in scope for</w:t>
        </w:r>
      </w:ins>
      <w:ins w:id="161" w:author="Hillary, Rich (O&amp;A, Hobart)" w:date="2014-12-17T13:41:00Z">
        <w:r w:rsidR="002B2A57">
          <w:rPr>
            <w:rFonts w:ascii="Times New Roman" w:hAnsi="Times New Roman" w:cs="Times New Roman"/>
          </w:rPr>
          <w:t xml:space="preserve"> both the nature of the tuning and the performance criteria. In data-</w:t>
        </w:r>
      </w:ins>
      <w:ins w:id="162" w:author="Hillary, Rich (O&amp;A, Hobart)" w:date="2014-12-17T13:42:00Z">
        <w:r w:rsidR="002B2A57">
          <w:rPr>
            <w:rFonts w:ascii="Times New Roman" w:hAnsi="Times New Roman" w:cs="Times New Roman"/>
          </w:rPr>
          <w:t>poor settings in the real world, MSY is somewhat</w:t>
        </w:r>
        <w:r w:rsidR="00106E8C">
          <w:rPr>
            <w:rFonts w:ascii="Times New Roman" w:hAnsi="Times New Roman" w:cs="Times New Roman"/>
          </w:rPr>
          <w:t xml:space="preserve"> irrelevant even if it remains a policy objective, as we are never likely to know what it is and, hence, </w:t>
        </w:r>
      </w:ins>
      <w:ins w:id="163" w:author="Hillary, Rich (O&amp;A, Hobart)" w:date="2014-12-17T13:47:00Z">
        <w:r w:rsidR="00D75E5B">
          <w:rPr>
            <w:rFonts w:ascii="Times New Roman" w:hAnsi="Times New Roman" w:cs="Times New Roman"/>
          </w:rPr>
          <w:t xml:space="preserve">meaningfully </w:t>
        </w:r>
      </w:ins>
      <w:ins w:id="164" w:author="Hillary, Rich (O&amp;A, Hobart)" w:date="2014-12-17T13:42:00Z">
        <w:r w:rsidR="00106E8C">
          <w:rPr>
            <w:rFonts w:ascii="Times New Roman" w:hAnsi="Times New Roman" w:cs="Times New Roman"/>
          </w:rPr>
          <w:t>measu</w:t>
        </w:r>
      </w:ins>
      <w:ins w:id="165" w:author="Hillary, Rich (O&amp;A, Hobart)" w:date="2014-12-17T13:43:00Z">
        <w:r w:rsidR="00106E8C">
          <w:rPr>
            <w:rFonts w:ascii="Times New Roman" w:hAnsi="Times New Roman" w:cs="Times New Roman"/>
          </w:rPr>
          <w:t xml:space="preserve">re performance </w:t>
        </w:r>
      </w:ins>
      <w:ins w:id="166" w:author="Hillary, Rich (O&amp;A, Hobart)" w:date="2014-12-17T13:48:00Z">
        <w:r w:rsidR="00D75E5B">
          <w:rPr>
            <w:rFonts w:ascii="Times New Roman" w:hAnsi="Times New Roman" w:cs="Times New Roman"/>
          </w:rPr>
          <w:t>in relation to</w:t>
        </w:r>
      </w:ins>
      <w:ins w:id="167" w:author="Hillary, Rich (O&amp;A, Hobart)" w:date="2014-12-17T13:43:00Z">
        <w:r w:rsidR="00106E8C">
          <w:rPr>
            <w:rFonts w:ascii="Times New Roman" w:hAnsi="Times New Roman" w:cs="Times New Roman"/>
          </w:rPr>
          <w:t xml:space="preserve"> it. Simpler criteria </w:t>
        </w:r>
      </w:ins>
      <w:ins w:id="168" w:author="Doug Butterworth" w:date="2014-12-30T22:29:00Z">
        <w:r w:rsidR="00BF58D7">
          <w:rPr>
            <w:rFonts w:ascii="Times New Roman" w:hAnsi="Times New Roman" w:cs="Times New Roman"/>
          </w:rPr>
          <w:t xml:space="preserve">may be more appropriate, </w:t>
        </w:r>
      </w:ins>
      <w:ins w:id="169" w:author="Hillary, Rich (O&amp;A, Hobart)" w:date="2014-12-17T13:43:00Z">
        <w:r w:rsidR="00106E8C">
          <w:rPr>
            <w:rFonts w:ascii="Times New Roman" w:hAnsi="Times New Roman" w:cs="Times New Roman"/>
          </w:rPr>
          <w:t xml:space="preserve">such as </w:t>
        </w:r>
      </w:ins>
      <w:ins w:id="170" w:author="Doug Butterworth" w:date="2014-12-30T22:28:00Z">
        <w:r w:rsidR="002A5EF8">
          <w:rPr>
            <w:rFonts w:ascii="Times New Roman" w:hAnsi="Times New Roman" w:cs="Times New Roman"/>
          </w:rPr>
          <w:t xml:space="preserve">requiring </w:t>
        </w:r>
      </w:ins>
      <w:ins w:id="171" w:author="Hillary, Rich (O&amp;A, Hobart)" w:date="2014-12-17T13:43:00Z">
        <w:r w:rsidR="00106E8C">
          <w:rPr>
            <w:rFonts w:ascii="Times New Roman" w:hAnsi="Times New Roman" w:cs="Times New Roman"/>
          </w:rPr>
          <w:t xml:space="preserve">MPs </w:t>
        </w:r>
      </w:ins>
      <w:ins w:id="172" w:author="Hillary, Rich (O&amp;A, Hobart)" w:date="2014-12-17T13:45:00Z">
        <w:r w:rsidR="00D75E5B">
          <w:rPr>
            <w:rFonts w:ascii="Times New Roman" w:hAnsi="Times New Roman" w:cs="Times New Roman"/>
          </w:rPr>
          <w:t xml:space="preserve">for </w:t>
        </w:r>
      </w:ins>
      <w:ins w:id="173" w:author="Hillary, Rich (O&amp;A, Hobart)" w:date="2014-12-17T13:48:00Z">
        <w:r w:rsidR="0025473E">
          <w:rPr>
            <w:rFonts w:ascii="Times New Roman" w:hAnsi="Times New Roman" w:cs="Times New Roman"/>
          </w:rPr>
          <w:t>(</w:t>
        </w:r>
      </w:ins>
      <w:ins w:id="174" w:author="Hillary, Rich (O&amp;A, Hobart)" w:date="2014-12-17T13:45:00Z">
        <w:r w:rsidR="00D75E5B">
          <w:rPr>
            <w:rFonts w:ascii="Times New Roman" w:hAnsi="Times New Roman" w:cs="Times New Roman"/>
          </w:rPr>
          <w:t>suspected to be depleted</w:t>
        </w:r>
      </w:ins>
      <w:ins w:id="175" w:author="Hillary, Rich (O&amp;A, Hobart)" w:date="2014-12-17T13:48:00Z">
        <w:r w:rsidR="0025473E">
          <w:rPr>
            <w:rFonts w:ascii="Times New Roman" w:hAnsi="Times New Roman" w:cs="Times New Roman"/>
          </w:rPr>
          <w:t>)</w:t>
        </w:r>
      </w:ins>
      <w:ins w:id="176" w:author="Hillary, Rich (O&amp;A, Hobart)" w:date="2014-12-17T13:45:00Z">
        <w:r w:rsidR="00D75E5B">
          <w:rPr>
            <w:rFonts w:ascii="Times New Roman" w:hAnsi="Times New Roman" w:cs="Times New Roman"/>
          </w:rPr>
          <w:t xml:space="preserve"> stocks</w:t>
        </w:r>
      </w:ins>
      <w:ins w:id="177" w:author="Doug Butterworth" w:date="2014-12-30T22:28:00Z">
        <w:r w:rsidR="002A5EF8">
          <w:rPr>
            <w:rFonts w:ascii="Times New Roman" w:hAnsi="Times New Roman" w:cs="Times New Roman"/>
          </w:rPr>
          <w:t xml:space="preserve"> to be able to</w:t>
        </w:r>
      </w:ins>
      <w:ins w:id="178" w:author="Hillary, Rich (O&amp;A, Hobart)" w:date="2014-12-17T13:45:00Z">
        <w:del w:id="179" w:author="Doug Butterworth" w:date="2014-12-30T22:28:00Z">
          <w:r w:rsidR="00D75E5B" w:rsidDel="002A5EF8">
            <w:rPr>
              <w:rFonts w:ascii="Times New Roman" w:hAnsi="Times New Roman" w:cs="Times New Roman"/>
            </w:rPr>
            <w:delText xml:space="preserve"> </w:delText>
          </w:r>
        </w:del>
      </w:ins>
      <w:ins w:id="180" w:author="Hillary, Rich (O&amp;A, Hobart)" w:date="2014-12-17T13:43:00Z">
        <w:del w:id="181" w:author="Doug Butterworth" w:date="2014-12-30T22:28:00Z">
          <w:r w:rsidR="00106E8C" w:rsidDel="002A5EF8">
            <w:rPr>
              <w:rFonts w:ascii="Times New Roman" w:hAnsi="Times New Roman" w:cs="Times New Roman"/>
            </w:rPr>
            <w:delText>that can</w:delText>
          </w:r>
        </w:del>
        <w:r w:rsidR="00106E8C">
          <w:rPr>
            <w:rFonts w:ascii="Times New Roman" w:hAnsi="Times New Roman" w:cs="Times New Roman"/>
          </w:rPr>
          <w:t xml:space="preserve"> increase stock abundance (on average) without unduly decreasing catches</w:t>
        </w:r>
      </w:ins>
      <w:ins w:id="182" w:author="Hillary, Rich (O&amp;A, Hobart)" w:date="2014-12-17T13:45:00Z">
        <w:r w:rsidR="00D75E5B">
          <w:rPr>
            <w:rFonts w:ascii="Times New Roman" w:hAnsi="Times New Roman" w:cs="Times New Roman"/>
          </w:rPr>
          <w:t>;</w:t>
        </w:r>
      </w:ins>
      <w:ins w:id="183" w:author="Hillary, Rich (O&amp;A, Hobart)" w:date="2014-12-17T13:43:00Z">
        <w:r w:rsidR="00106E8C">
          <w:rPr>
            <w:rFonts w:ascii="Times New Roman" w:hAnsi="Times New Roman" w:cs="Times New Roman"/>
          </w:rPr>
          <w:t xml:space="preserve"> or </w:t>
        </w:r>
      </w:ins>
      <w:ins w:id="184" w:author="Doug Butterworth" w:date="2014-12-30T22:30:00Z">
        <w:r w:rsidR="00BF58D7">
          <w:rPr>
            <w:rFonts w:ascii="Times New Roman" w:hAnsi="Times New Roman" w:cs="Times New Roman"/>
          </w:rPr>
          <w:t xml:space="preserve">focussing </w:t>
        </w:r>
      </w:ins>
      <w:ins w:id="185" w:author="Hillary, Rich (O&amp;A, Hobart)" w:date="2014-12-17T13:43:00Z">
        <w:r w:rsidR="00106E8C">
          <w:rPr>
            <w:rFonts w:ascii="Times New Roman" w:hAnsi="Times New Roman" w:cs="Times New Roman"/>
          </w:rPr>
          <w:lastRenderedPageBreak/>
          <w:t xml:space="preserve">more </w:t>
        </w:r>
      </w:ins>
      <w:ins w:id="186" w:author="Doug Butterworth" w:date="2014-12-30T22:30:00Z">
        <w:r w:rsidR="00BF58D7">
          <w:rPr>
            <w:rFonts w:ascii="Times New Roman" w:hAnsi="Times New Roman" w:cs="Times New Roman"/>
          </w:rPr>
          <w:t xml:space="preserve">on </w:t>
        </w:r>
      </w:ins>
      <w:ins w:id="187" w:author="Hillary, Rich (O&amp;A, Hobart)" w:date="2014-12-17T13:43:00Z">
        <w:r w:rsidR="00106E8C" w:rsidRPr="00106E8C">
          <w:rPr>
            <w:rFonts w:ascii="Times New Roman" w:hAnsi="Times New Roman" w:cs="Times New Roman"/>
            <w:i/>
            <w:rPrChange w:id="188" w:author="Hillary, Rich (O&amp;A, Hobart)" w:date="2014-12-17T13:43:00Z">
              <w:rPr>
                <w:rFonts w:ascii="Times New Roman" w:hAnsi="Times New Roman" w:cs="Times New Roman"/>
              </w:rPr>
            </w:rPrChange>
          </w:rPr>
          <w:t>status quo</w:t>
        </w:r>
        <w:r w:rsidR="00106E8C">
          <w:rPr>
            <w:rFonts w:ascii="Times New Roman" w:hAnsi="Times New Roman" w:cs="Times New Roman"/>
          </w:rPr>
          <w:t xml:space="preserve"> scenarios</w:t>
        </w:r>
      </w:ins>
      <w:ins w:id="189" w:author="Doug Butterworth" w:date="2014-12-30T22:30:00Z">
        <w:r w:rsidR="00BF58D7">
          <w:rPr>
            <w:rFonts w:ascii="Times New Roman" w:hAnsi="Times New Roman" w:cs="Times New Roman"/>
          </w:rPr>
          <w:t xml:space="preserve"> where</w:t>
        </w:r>
      </w:ins>
      <w:ins w:id="190" w:author="Hillary, Rich (O&amp;A, Hobart)" w:date="2014-12-17T13:45:00Z">
        <w:r w:rsidR="00D75E5B">
          <w:rPr>
            <w:rFonts w:ascii="Times New Roman" w:hAnsi="Times New Roman" w:cs="Times New Roman"/>
          </w:rPr>
          <w:t>,</w:t>
        </w:r>
      </w:ins>
      <w:ins w:id="191" w:author="Hillary, Rich (O&amp;A, Hobart)" w:date="2014-12-17T13:44:00Z">
        <w:r w:rsidR="00106E8C">
          <w:rPr>
            <w:rFonts w:ascii="Times New Roman" w:hAnsi="Times New Roman" w:cs="Times New Roman"/>
          </w:rPr>
          <w:t xml:space="preserve"> for example</w:t>
        </w:r>
      </w:ins>
      <w:ins w:id="192" w:author="Hillary, Rich (O&amp;A, Hobart)" w:date="2014-12-17T13:45:00Z">
        <w:r w:rsidR="00D75E5B">
          <w:rPr>
            <w:rFonts w:ascii="Times New Roman" w:hAnsi="Times New Roman" w:cs="Times New Roman"/>
          </w:rPr>
          <w:t>,</w:t>
        </w:r>
      </w:ins>
      <w:ins w:id="193" w:author="Hillary, Rich (O&amp;A, Hobart)" w:date="2014-12-17T13:44:00Z">
        <w:del w:id="194" w:author="Doug Butterworth" w:date="2014-12-30T22:30:00Z">
          <w:r w:rsidR="00106E8C" w:rsidDel="00BF58D7">
            <w:rPr>
              <w:rFonts w:ascii="Times New Roman" w:hAnsi="Times New Roman" w:cs="Times New Roman"/>
            </w:rPr>
            <w:delText xml:space="preserve"> where</w:delText>
          </w:r>
        </w:del>
        <w:r w:rsidR="00106E8C">
          <w:rPr>
            <w:rFonts w:ascii="Times New Roman" w:hAnsi="Times New Roman" w:cs="Times New Roman"/>
          </w:rPr>
          <w:t xml:space="preserve"> the simpler MP is a temporary management measure until better data are collected </w:t>
        </w:r>
      </w:ins>
      <w:ins w:id="195" w:author="Doug Butterworth" w:date="2014-12-30T22:30:00Z">
        <w:r w:rsidR="00BF58D7">
          <w:rPr>
            <w:rFonts w:ascii="Times New Roman" w:hAnsi="Times New Roman" w:cs="Times New Roman"/>
          </w:rPr>
          <w:t>to allow</w:t>
        </w:r>
      </w:ins>
      <w:ins w:id="196" w:author="Hillary, Rich (O&amp;A, Hobart)" w:date="2014-12-17T13:44:00Z">
        <w:del w:id="197" w:author="Doug Butterworth" w:date="2014-12-30T22:30:00Z">
          <w:r w:rsidR="00106E8C" w:rsidDel="00BF58D7">
            <w:rPr>
              <w:rFonts w:ascii="Times New Roman" w:hAnsi="Times New Roman" w:cs="Times New Roman"/>
            </w:rPr>
            <w:delText>for</w:delText>
          </w:r>
        </w:del>
        <w:r w:rsidR="00106E8C">
          <w:rPr>
            <w:rFonts w:ascii="Times New Roman" w:hAnsi="Times New Roman" w:cs="Times New Roman"/>
          </w:rPr>
          <w:t xml:space="preserve"> future, more detailed MP or assessment work.</w:t>
        </w:r>
      </w:ins>
    </w:p>
    <w:p w:rsidR="00FB21DD" w:rsidRPr="005E0B71" w:rsidRDefault="00FB21DD" w:rsidP="00916ED8">
      <w:pPr>
        <w:spacing w:after="0" w:line="480" w:lineRule="auto"/>
        <w:rPr>
          <w:rFonts w:ascii="Times New Roman" w:hAnsi="Times New Roman" w:cs="Times New Roman"/>
        </w:rPr>
      </w:pPr>
    </w:p>
    <w:p w:rsidR="002B1E02" w:rsidRDefault="00E534EE" w:rsidP="00916ED8">
      <w:pPr>
        <w:spacing w:after="0" w:line="480" w:lineRule="auto"/>
        <w:rPr>
          <w:rFonts w:ascii="Times New Roman" w:hAnsi="Times New Roman" w:cs="Times New Roman"/>
        </w:rPr>
      </w:pPr>
      <w:r>
        <w:rPr>
          <w:rFonts w:ascii="Times New Roman" w:hAnsi="Times New Roman" w:cs="Times New Roman"/>
        </w:rPr>
        <w:t xml:space="preserve">In this simulation evaluation all of the MPs provide </w:t>
      </w:r>
      <w:r w:rsidR="00B01E1A">
        <w:rPr>
          <w:rFonts w:ascii="Times New Roman" w:hAnsi="Times New Roman" w:cs="Times New Roman"/>
        </w:rPr>
        <w:t>management</w:t>
      </w:r>
      <w:r>
        <w:rPr>
          <w:rFonts w:ascii="Times New Roman" w:hAnsi="Times New Roman" w:cs="Times New Roman"/>
        </w:rPr>
        <w:t xml:space="preserve"> recommendations that are </w:t>
      </w:r>
      <w:r w:rsidR="002B1E02">
        <w:rPr>
          <w:rFonts w:ascii="Times New Roman" w:hAnsi="Times New Roman" w:cs="Times New Roman"/>
        </w:rPr>
        <w:t>implemented</w:t>
      </w:r>
      <w:r>
        <w:rPr>
          <w:rFonts w:ascii="Times New Roman" w:hAnsi="Times New Roman" w:cs="Times New Roman"/>
        </w:rPr>
        <w:t xml:space="preserve"> perfectly up to a maximum </w:t>
      </w:r>
      <w:commentRangeStart w:id="198"/>
      <w:r>
        <w:rPr>
          <w:rFonts w:ascii="Times New Roman" w:hAnsi="Times New Roman" w:cs="Times New Roman"/>
        </w:rPr>
        <w:t>harvest rate</w:t>
      </w:r>
      <w:commentRangeEnd w:id="198"/>
      <w:r w:rsidR="00AE3540">
        <w:rPr>
          <w:rStyle w:val="CommentReference"/>
        </w:rPr>
        <w:commentReference w:id="198"/>
      </w:r>
      <w:r>
        <w:rPr>
          <w:rFonts w:ascii="Times New Roman" w:hAnsi="Times New Roman" w:cs="Times New Roman"/>
        </w:rPr>
        <w:t xml:space="preserve"> of 60%. </w:t>
      </w:r>
      <w:r w:rsidR="002B1E02">
        <w:rPr>
          <w:rFonts w:ascii="Times New Roman" w:hAnsi="Times New Roman" w:cs="Times New Roman"/>
        </w:rPr>
        <w:t>Clearly scientific quota recommendations are rarely followed</w:t>
      </w:r>
      <w:r w:rsidR="00152B6C">
        <w:rPr>
          <w:rFonts w:ascii="Times New Roman" w:hAnsi="Times New Roman" w:cs="Times New Roman"/>
        </w:rPr>
        <w:t xml:space="preserve"> exactly</w:t>
      </w:r>
      <w:r w:rsidR="002B1E02">
        <w:rPr>
          <w:rFonts w:ascii="Times New Roman" w:hAnsi="Times New Roman" w:cs="Times New Roman"/>
        </w:rPr>
        <w:t xml:space="preserve"> due to a range of management considerations and fishery dynamics. For example, managers may deliberately apply a degree of quota inertia to prevent s</w:t>
      </w:r>
      <w:r w:rsidR="00295E54">
        <w:rPr>
          <w:rFonts w:ascii="Times New Roman" w:hAnsi="Times New Roman" w:cs="Times New Roman"/>
        </w:rPr>
        <w:t>udden declines in catch limits</w:t>
      </w:r>
      <w:r w:rsidR="002B1E02">
        <w:rPr>
          <w:rFonts w:ascii="Times New Roman" w:hAnsi="Times New Roman" w:cs="Times New Roman"/>
        </w:rPr>
        <w:t xml:space="preserve">, </w:t>
      </w:r>
      <w:r w:rsidR="00CB2163">
        <w:rPr>
          <w:rFonts w:ascii="Times New Roman" w:hAnsi="Times New Roman" w:cs="Times New Roman"/>
        </w:rPr>
        <w:t xml:space="preserve">it may not be profitable to fish to very low stock sizes, and </w:t>
      </w:r>
      <w:r w:rsidR="002B1E02">
        <w:rPr>
          <w:rFonts w:ascii="Times New Roman" w:hAnsi="Times New Roman" w:cs="Times New Roman"/>
        </w:rPr>
        <w:t xml:space="preserve">a lack of enforcement may lead to </w:t>
      </w:r>
      <w:r w:rsidR="00295E54">
        <w:rPr>
          <w:rFonts w:ascii="Times New Roman" w:hAnsi="Times New Roman" w:cs="Times New Roman"/>
        </w:rPr>
        <w:t xml:space="preserve">quota </w:t>
      </w:r>
      <w:r w:rsidR="002B1E02">
        <w:rPr>
          <w:rFonts w:ascii="Times New Roman" w:hAnsi="Times New Roman" w:cs="Times New Roman"/>
        </w:rPr>
        <w:t>overages. Considerations such as these may strongly affect the trade-offs presented in this paper</w:t>
      </w:r>
      <w:ins w:id="199" w:author="Doug Butterworth" w:date="2014-12-30T22:32:00Z">
        <w:r w:rsidR="00AE3540">
          <w:rPr>
            <w:rFonts w:ascii="Times New Roman" w:hAnsi="Times New Roman" w:cs="Times New Roman"/>
          </w:rPr>
          <w:t>,</w:t>
        </w:r>
      </w:ins>
      <w:r w:rsidR="002B1E02">
        <w:rPr>
          <w:rFonts w:ascii="Times New Roman" w:hAnsi="Times New Roman" w:cs="Times New Roman"/>
        </w:rPr>
        <w:t xml:space="preserve"> and it is important </w:t>
      </w:r>
      <w:r w:rsidR="00CB2163">
        <w:rPr>
          <w:rFonts w:ascii="Times New Roman" w:hAnsi="Times New Roman" w:cs="Times New Roman"/>
        </w:rPr>
        <w:t>that</w:t>
      </w:r>
      <w:r w:rsidR="002B1E02">
        <w:rPr>
          <w:rFonts w:ascii="Times New Roman" w:hAnsi="Times New Roman" w:cs="Times New Roman"/>
        </w:rPr>
        <w:t xml:space="preserve"> f</w:t>
      </w:r>
      <w:r w:rsidR="00CB2163">
        <w:rPr>
          <w:rFonts w:ascii="Times New Roman" w:hAnsi="Times New Roman" w:cs="Times New Roman"/>
        </w:rPr>
        <w:t xml:space="preserve">uture simulation evaluations attempt to </w:t>
      </w:r>
      <w:r w:rsidR="002B1E02">
        <w:rPr>
          <w:rFonts w:ascii="Times New Roman" w:hAnsi="Times New Roman" w:cs="Times New Roman"/>
        </w:rPr>
        <w:t xml:space="preserve">tackle these issues. Some hypotheses can be </w:t>
      </w:r>
      <w:r w:rsidR="00152B6C">
        <w:rPr>
          <w:rFonts w:ascii="Times New Roman" w:hAnsi="Times New Roman" w:cs="Times New Roman"/>
        </w:rPr>
        <w:t>proposed</w:t>
      </w:r>
      <w:r w:rsidR="00295E54">
        <w:rPr>
          <w:rFonts w:ascii="Times New Roman" w:hAnsi="Times New Roman" w:cs="Times New Roman"/>
        </w:rPr>
        <w:t xml:space="preserve">. </w:t>
      </w:r>
      <w:commentRangeStart w:id="200"/>
      <w:ins w:id="201" w:author="Doug Butterworth" w:date="2014-12-30T18:16:00Z">
        <w:r w:rsidR="00E43C54">
          <w:rPr>
            <w:rFonts w:ascii="Times New Roman" w:hAnsi="Times New Roman" w:cs="Times New Roman"/>
          </w:rPr>
          <w:t>Reduction</w:t>
        </w:r>
      </w:ins>
      <w:del w:id="202" w:author="Doug Butterworth" w:date="2014-12-30T18:16:00Z">
        <w:r w:rsidR="001A03CE" w:rsidDel="00E43C54">
          <w:rPr>
            <w:rFonts w:ascii="Times New Roman" w:hAnsi="Times New Roman" w:cs="Times New Roman"/>
          </w:rPr>
          <w:delText>Throttling</w:delText>
        </w:r>
      </w:del>
      <w:r w:rsidR="001A03CE">
        <w:rPr>
          <w:rFonts w:ascii="Times New Roman" w:hAnsi="Times New Roman" w:cs="Times New Roman"/>
        </w:rPr>
        <w:t xml:space="preserve"> of fishing effort as </w:t>
      </w:r>
      <w:r w:rsidR="002B1E02">
        <w:rPr>
          <w:rFonts w:ascii="Times New Roman" w:hAnsi="Times New Roman" w:cs="Times New Roman"/>
        </w:rPr>
        <w:t xml:space="preserve">catch rates </w:t>
      </w:r>
      <w:r w:rsidR="001A03CE">
        <w:rPr>
          <w:rFonts w:ascii="Times New Roman" w:hAnsi="Times New Roman" w:cs="Times New Roman"/>
        </w:rPr>
        <w:t xml:space="preserve">decline is </w:t>
      </w:r>
      <w:r w:rsidR="002B1E02">
        <w:rPr>
          <w:rFonts w:ascii="Times New Roman" w:hAnsi="Times New Roman" w:cs="Times New Roman"/>
        </w:rPr>
        <w:t xml:space="preserve">likely to reduce the frequency of stock collapses leading to more comparable performance among MPs, reducing the importance </w:t>
      </w:r>
      <w:r w:rsidR="00152B6C">
        <w:rPr>
          <w:rFonts w:ascii="Times New Roman" w:hAnsi="Times New Roman" w:cs="Times New Roman"/>
        </w:rPr>
        <w:t>of MP selection</w:t>
      </w:r>
      <w:commentRangeEnd w:id="200"/>
      <w:r w:rsidR="00E43C54">
        <w:rPr>
          <w:rStyle w:val="CommentReference"/>
        </w:rPr>
        <w:commentReference w:id="200"/>
      </w:r>
      <w:r w:rsidR="00152B6C">
        <w:rPr>
          <w:rFonts w:ascii="Times New Roman" w:hAnsi="Times New Roman" w:cs="Times New Roman"/>
        </w:rPr>
        <w:t>. E</w:t>
      </w:r>
      <w:r w:rsidR="00B01E1A">
        <w:rPr>
          <w:rFonts w:ascii="Times New Roman" w:hAnsi="Times New Roman" w:cs="Times New Roman"/>
        </w:rPr>
        <w:t>nforcement is likely to vary for alternative management regimes such as catch-limits, size-limits, gear restrictions, effort controls and spatial closures. Constructing credible enforcement models may be challenging (</w:t>
      </w:r>
      <w:r w:rsidR="00295E54">
        <w:rPr>
          <w:rFonts w:ascii="Times New Roman" w:hAnsi="Times New Roman" w:cs="Times New Roman"/>
        </w:rPr>
        <w:t>Coelho et al. 2013</w:t>
      </w:r>
      <w:r w:rsidR="00B01E1A">
        <w:rPr>
          <w:rFonts w:ascii="Times New Roman" w:hAnsi="Times New Roman" w:cs="Times New Roman"/>
        </w:rPr>
        <w:t>) but could strongly alter MP selection if</w:t>
      </w:r>
      <w:r w:rsidR="002A2D56">
        <w:rPr>
          <w:rFonts w:ascii="Times New Roman" w:hAnsi="Times New Roman" w:cs="Times New Roman"/>
        </w:rPr>
        <w:t>,</w:t>
      </w:r>
      <w:r w:rsidR="00B01E1A">
        <w:rPr>
          <w:rFonts w:ascii="Times New Roman" w:hAnsi="Times New Roman" w:cs="Times New Roman"/>
        </w:rPr>
        <w:t xml:space="preserve"> for example, there was a higher propensity </w:t>
      </w:r>
      <w:ins w:id="203" w:author="Doug Butterworth" w:date="2014-12-30T22:32:00Z">
        <w:r w:rsidR="00AE3540">
          <w:rPr>
            <w:rFonts w:ascii="Times New Roman" w:hAnsi="Times New Roman" w:cs="Times New Roman"/>
          </w:rPr>
          <w:t>for</w:t>
        </w:r>
      </w:ins>
      <w:del w:id="204" w:author="Doug Butterworth" w:date="2014-12-30T22:32:00Z">
        <w:r w:rsidR="00B01E1A" w:rsidDel="00AE3540">
          <w:rPr>
            <w:rFonts w:ascii="Times New Roman" w:hAnsi="Times New Roman" w:cs="Times New Roman"/>
          </w:rPr>
          <w:delText>of</w:delText>
        </w:r>
      </w:del>
      <w:r w:rsidR="00B01E1A">
        <w:rPr>
          <w:rFonts w:ascii="Times New Roman" w:hAnsi="Times New Roman" w:cs="Times New Roman"/>
        </w:rPr>
        <w:t xml:space="preserve"> violation of catch-limits than gear restrictions. </w:t>
      </w:r>
    </w:p>
    <w:p w:rsidR="00E534EE" w:rsidRDefault="00E534EE" w:rsidP="00916ED8">
      <w:pPr>
        <w:spacing w:after="0" w:line="480" w:lineRule="auto"/>
        <w:rPr>
          <w:rFonts w:ascii="Times New Roman" w:hAnsi="Times New Roman" w:cs="Times New Roman"/>
        </w:rPr>
      </w:pPr>
    </w:p>
    <w:p w:rsidR="00B01E1A" w:rsidRDefault="00447DAF" w:rsidP="00916ED8">
      <w:pPr>
        <w:spacing w:after="0" w:line="480" w:lineRule="auto"/>
        <w:rPr>
          <w:rFonts w:ascii="Times New Roman" w:hAnsi="Times New Roman" w:cs="Times New Roman"/>
        </w:rPr>
      </w:pPr>
      <w:r>
        <w:rPr>
          <w:rFonts w:ascii="Times New Roman" w:hAnsi="Times New Roman" w:cs="Times New Roman"/>
        </w:rPr>
        <w:t>C</w:t>
      </w:r>
      <w:r w:rsidR="00B01E1A">
        <w:rPr>
          <w:rFonts w:ascii="Times New Roman" w:hAnsi="Times New Roman" w:cs="Times New Roman"/>
        </w:rPr>
        <w:t xml:space="preserve">atch-limits have </w:t>
      </w:r>
      <w:r>
        <w:rPr>
          <w:rFonts w:ascii="Times New Roman" w:hAnsi="Times New Roman" w:cs="Times New Roman"/>
        </w:rPr>
        <w:t>relatively high</w:t>
      </w:r>
      <w:r w:rsidR="00B01E1A">
        <w:rPr>
          <w:rFonts w:ascii="Times New Roman" w:hAnsi="Times New Roman" w:cs="Times New Roman"/>
        </w:rPr>
        <w:t xml:space="preserve"> information requirements and are therefore most appropriate </w:t>
      </w:r>
      <w:r w:rsidR="00152B6C">
        <w:rPr>
          <w:rFonts w:ascii="Times New Roman" w:hAnsi="Times New Roman" w:cs="Times New Roman"/>
        </w:rPr>
        <w:t>in</w:t>
      </w:r>
      <w:r w:rsidR="00B01E1A">
        <w:rPr>
          <w:rFonts w:ascii="Times New Roman" w:hAnsi="Times New Roman" w:cs="Times New Roman"/>
        </w:rPr>
        <w:t xml:space="preserve"> data-rich settings. However many national fishery management organisations are now expected to provide catch-limits for all fisheries in a fishery management plan with </w:t>
      </w:r>
      <w:ins w:id="205" w:author="Doug Butterworth" w:date="2014-12-30T22:32:00Z">
        <w:r w:rsidR="00AE3540">
          <w:rPr>
            <w:rFonts w:ascii="Times New Roman" w:hAnsi="Times New Roman" w:cs="Times New Roman"/>
          </w:rPr>
          <w:t xml:space="preserve">the </w:t>
        </w:r>
      </w:ins>
      <w:r w:rsidR="00B01E1A">
        <w:rPr>
          <w:rFonts w:ascii="Times New Roman" w:hAnsi="Times New Roman" w:cs="Times New Roman"/>
        </w:rPr>
        <w:t>exception</w:t>
      </w:r>
      <w:ins w:id="206" w:author="Doug Butterworth" w:date="2014-12-30T22:32:00Z">
        <w:r w:rsidR="00AE3540">
          <w:rPr>
            <w:rFonts w:ascii="Times New Roman" w:hAnsi="Times New Roman" w:cs="Times New Roman"/>
          </w:rPr>
          <w:t xml:space="preserve"> of</w:t>
        </w:r>
      </w:ins>
      <w:del w:id="207" w:author="Doug Butterworth" w:date="2014-12-30T22:32:00Z">
        <w:r w:rsidR="00B01E1A" w:rsidDel="00AE3540">
          <w:rPr>
            <w:rFonts w:ascii="Times New Roman" w:hAnsi="Times New Roman" w:cs="Times New Roman"/>
          </w:rPr>
          <w:delText>s for</w:delText>
        </w:r>
      </w:del>
      <w:r w:rsidR="00B01E1A">
        <w:rPr>
          <w:rFonts w:ascii="Times New Roman" w:hAnsi="Times New Roman" w:cs="Times New Roman"/>
        </w:rPr>
        <w:t xml:space="preserve"> some short-lived stocks (e.g. US</w:t>
      </w:r>
      <w:r w:rsidR="00152B6C">
        <w:rPr>
          <w:rFonts w:ascii="Times New Roman" w:hAnsi="Times New Roman" w:cs="Times New Roman"/>
        </w:rPr>
        <w:t>A,</w:t>
      </w:r>
      <w:r w:rsidR="00B01E1A">
        <w:rPr>
          <w:rFonts w:ascii="Times New Roman" w:hAnsi="Times New Roman" w:cs="Times New Roman"/>
        </w:rPr>
        <w:t xml:space="preserve"> Australia</w:t>
      </w:r>
      <w:r w:rsidR="00152B6C">
        <w:rPr>
          <w:rFonts w:ascii="Times New Roman" w:hAnsi="Times New Roman" w:cs="Times New Roman"/>
        </w:rPr>
        <w:t>, New Zealand</w:t>
      </w:r>
      <w:r w:rsidR="00B01E1A">
        <w:rPr>
          <w:rFonts w:ascii="Times New Roman" w:hAnsi="Times New Roman" w:cs="Times New Roman"/>
        </w:rPr>
        <w:t>). For this reason we focus</w:t>
      </w:r>
      <w:r w:rsidR="00152B6C">
        <w:rPr>
          <w:rFonts w:ascii="Times New Roman" w:hAnsi="Times New Roman" w:cs="Times New Roman"/>
        </w:rPr>
        <w:t>ed</w:t>
      </w:r>
      <w:r w:rsidR="00B01E1A">
        <w:rPr>
          <w:rFonts w:ascii="Times New Roman" w:hAnsi="Times New Roman" w:cs="Times New Roman"/>
        </w:rPr>
        <w:t xml:space="preserve"> </w:t>
      </w:r>
      <w:ins w:id="208" w:author="Doug Butterworth" w:date="2014-12-30T22:33:00Z">
        <w:r w:rsidR="00AE3540">
          <w:rPr>
            <w:rFonts w:ascii="Times New Roman" w:hAnsi="Times New Roman" w:cs="Times New Roman"/>
          </w:rPr>
          <w:t xml:space="preserve">in this paper </w:t>
        </w:r>
      </w:ins>
      <w:r w:rsidR="00B01E1A">
        <w:rPr>
          <w:rFonts w:ascii="Times New Roman" w:hAnsi="Times New Roman" w:cs="Times New Roman"/>
        </w:rPr>
        <w:t xml:space="preserve">on MPs that </w:t>
      </w:r>
      <w:ins w:id="209" w:author="Doug Butterworth" w:date="2014-12-30T22:33:00Z">
        <w:r w:rsidR="00AE3540">
          <w:rPr>
            <w:rFonts w:ascii="Times New Roman" w:hAnsi="Times New Roman" w:cs="Times New Roman"/>
          </w:rPr>
          <w:t>provide</w:t>
        </w:r>
      </w:ins>
      <w:del w:id="210" w:author="Doug Butterworth" w:date="2014-12-30T22:33:00Z">
        <w:r w:rsidR="00B01E1A" w:rsidDel="00AE3540">
          <w:rPr>
            <w:rFonts w:ascii="Times New Roman" w:hAnsi="Times New Roman" w:cs="Times New Roman"/>
          </w:rPr>
          <w:delText>derive</w:delText>
        </w:r>
      </w:del>
      <w:r w:rsidR="00B01E1A">
        <w:rPr>
          <w:rFonts w:ascii="Times New Roman" w:hAnsi="Times New Roman" w:cs="Times New Roman"/>
        </w:rPr>
        <w:t xml:space="preserve"> catch-limits</w:t>
      </w:r>
      <w:del w:id="211" w:author="Doug Butterworth" w:date="2014-12-30T22:33:00Z">
        <w:r w:rsidR="00B01E1A" w:rsidDel="00AE3540">
          <w:rPr>
            <w:rFonts w:ascii="Times New Roman" w:hAnsi="Times New Roman" w:cs="Times New Roman"/>
          </w:rPr>
          <w:delText xml:space="preserve"> in this paper</w:delText>
        </w:r>
      </w:del>
      <w:r w:rsidR="00B01E1A">
        <w:rPr>
          <w:rFonts w:ascii="Times New Roman" w:hAnsi="Times New Roman" w:cs="Times New Roman"/>
        </w:rPr>
        <w:t>. However input controls such as gear restrictions and fishing effort can be expected to provide superior performance to output controls such as catch-limits in a wide range of fishery scenarios</w:t>
      </w:r>
      <w:ins w:id="212" w:author="Doug Butterworth" w:date="2014-12-30T22:33:00Z">
        <w:r w:rsidR="00AE3540">
          <w:rPr>
            <w:rFonts w:ascii="Times New Roman" w:hAnsi="Times New Roman" w:cs="Times New Roman"/>
          </w:rPr>
          <w:t>,</w:t>
        </w:r>
      </w:ins>
      <w:r w:rsidR="00B01E1A">
        <w:rPr>
          <w:rFonts w:ascii="Times New Roman" w:hAnsi="Times New Roman" w:cs="Times New Roman"/>
        </w:rPr>
        <w:t xml:space="preserve"> and </w:t>
      </w:r>
      <w:r>
        <w:rPr>
          <w:rFonts w:ascii="Times New Roman" w:hAnsi="Times New Roman" w:cs="Times New Roman"/>
        </w:rPr>
        <w:t>may</w:t>
      </w:r>
      <w:r w:rsidR="00B01E1A">
        <w:rPr>
          <w:rFonts w:ascii="Times New Roman" w:hAnsi="Times New Roman" w:cs="Times New Roman"/>
        </w:rPr>
        <w:t xml:space="preserve"> be particularly appropriate </w:t>
      </w:r>
      <w:r w:rsidR="00152B6C">
        <w:rPr>
          <w:rFonts w:ascii="Times New Roman" w:hAnsi="Times New Roman" w:cs="Times New Roman"/>
        </w:rPr>
        <w:t>in</w:t>
      </w:r>
      <w:r w:rsidR="00B01E1A">
        <w:rPr>
          <w:rFonts w:ascii="Times New Roman" w:hAnsi="Times New Roman" w:cs="Times New Roman"/>
        </w:rPr>
        <w:t xml:space="preserve"> data-limited setting</w:t>
      </w:r>
      <w:r>
        <w:rPr>
          <w:rFonts w:ascii="Times New Roman" w:hAnsi="Times New Roman" w:cs="Times New Roman"/>
        </w:rPr>
        <w:t>s</w:t>
      </w:r>
      <w:r w:rsidR="00B01E1A">
        <w:rPr>
          <w:rFonts w:ascii="Times New Roman" w:hAnsi="Times New Roman" w:cs="Times New Roman"/>
        </w:rPr>
        <w:t xml:space="preserve">. </w:t>
      </w:r>
      <w:r>
        <w:rPr>
          <w:rFonts w:ascii="Times New Roman" w:hAnsi="Times New Roman" w:cs="Times New Roman"/>
        </w:rPr>
        <w:t xml:space="preserve">Future simulation testing should be extended to include MPs that provide recommendations regarding input controls.  </w:t>
      </w:r>
      <w:r w:rsidR="00B01E1A">
        <w:rPr>
          <w:rFonts w:ascii="Times New Roman" w:hAnsi="Times New Roman" w:cs="Times New Roman"/>
        </w:rPr>
        <w:t xml:space="preserve"> </w:t>
      </w:r>
    </w:p>
    <w:p w:rsidR="007A3D08" w:rsidRPr="005E0B71" w:rsidRDefault="007A3D08" w:rsidP="00916ED8">
      <w:pPr>
        <w:spacing w:after="0" w:line="480" w:lineRule="auto"/>
        <w:rPr>
          <w:rFonts w:ascii="Times New Roman" w:hAnsi="Times New Roman" w:cs="Times New Roman"/>
        </w:rPr>
      </w:pPr>
    </w:p>
    <w:p w:rsidR="00523BEC" w:rsidRPr="005E0B71" w:rsidRDefault="00551925" w:rsidP="00916ED8">
      <w:pPr>
        <w:spacing w:after="0" w:line="480" w:lineRule="auto"/>
        <w:rPr>
          <w:rFonts w:ascii="Times New Roman" w:hAnsi="Times New Roman" w:cs="Times New Roman"/>
          <w:b/>
        </w:rPr>
      </w:pPr>
      <w:r w:rsidRPr="005E0B71">
        <w:rPr>
          <w:rFonts w:ascii="Times New Roman" w:hAnsi="Times New Roman" w:cs="Times New Roman"/>
          <w:b/>
        </w:rPr>
        <w:t>Acknowledgements</w:t>
      </w:r>
    </w:p>
    <w:p w:rsidR="00CB2163" w:rsidRDefault="00705D62" w:rsidP="00CB2163">
      <w:pPr>
        <w:spacing w:after="0" w:line="480" w:lineRule="auto"/>
        <w:rPr>
          <w:rFonts w:ascii="Times New Roman" w:hAnsi="Times New Roman" w:cs="Times New Roman"/>
        </w:rPr>
      </w:pPr>
      <w:r w:rsidRPr="00775019">
        <w:rPr>
          <w:rFonts w:ascii="Times New Roman" w:hAnsi="Times New Roman" w:cs="Times New Roman"/>
        </w:rPr>
        <w:t xml:space="preserve">The development of </w:t>
      </w:r>
      <w:proofErr w:type="spellStart"/>
      <w:r w:rsidRPr="00775019">
        <w:rPr>
          <w:rFonts w:ascii="Times New Roman" w:hAnsi="Times New Roman" w:cs="Times New Roman"/>
        </w:rPr>
        <w:t>DLMtool</w:t>
      </w:r>
      <w:proofErr w:type="spellEnd"/>
      <w:r w:rsidRPr="00775019">
        <w:rPr>
          <w:rFonts w:ascii="Times New Roman" w:hAnsi="Times New Roman" w:cs="Times New Roman"/>
        </w:rPr>
        <w:t xml:space="preserve"> was supported by </w:t>
      </w:r>
      <w:r w:rsidR="007D5F86" w:rsidRPr="00775019">
        <w:rPr>
          <w:rFonts w:ascii="Times New Roman" w:hAnsi="Times New Roman" w:cs="Times New Roman"/>
        </w:rPr>
        <w:t>the Natural Resources Defense Council and the Kingfisher Foundation</w:t>
      </w:r>
      <w:r w:rsidR="001051DA" w:rsidRPr="00775019">
        <w:rPr>
          <w:rFonts w:ascii="Times New Roman" w:hAnsi="Times New Roman" w:cs="Times New Roman"/>
        </w:rPr>
        <w:t xml:space="preserve">. </w:t>
      </w:r>
      <w:proofErr w:type="gramStart"/>
      <w:r w:rsidR="007D5F86" w:rsidRPr="00775019">
        <w:rPr>
          <w:rFonts w:ascii="Times New Roman" w:hAnsi="Times New Roman" w:cs="Times New Roman"/>
        </w:rPr>
        <w:t>Many thanks to Alec MacCall</w:t>
      </w:r>
      <w:r w:rsidR="007D5F86">
        <w:rPr>
          <w:rFonts w:ascii="Times New Roman" w:hAnsi="Times New Roman" w:cs="Times New Roman"/>
        </w:rPr>
        <w:t xml:space="preserve"> and Clay Porch for their help with the </w:t>
      </w:r>
      <w:proofErr w:type="spellStart"/>
      <w:r w:rsidR="007D5F86">
        <w:rPr>
          <w:rFonts w:ascii="Times New Roman" w:hAnsi="Times New Roman" w:cs="Times New Roman"/>
        </w:rPr>
        <w:t>DLMtool</w:t>
      </w:r>
      <w:proofErr w:type="spellEnd"/>
      <w:r w:rsidR="007D5F86">
        <w:rPr>
          <w:rFonts w:ascii="Times New Roman" w:hAnsi="Times New Roman" w:cs="Times New Roman"/>
        </w:rPr>
        <w:t xml:space="preserve"> initiative.</w:t>
      </w:r>
      <w:proofErr w:type="gramEnd"/>
      <w:r w:rsidR="007D5F86">
        <w:rPr>
          <w:rFonts w:ascii="Times New Roman" w:hAnsi="Times New Roman" w:cs="Times New Roman"/>
        </w:rPr>
        <w:t xml:space="preserve"> T</w:t>
      </w:r>
      <w:r w:rsidR="00635F00">
        <w:rPr>
          <w:rFonts w:ascii="Times New Roman" w:hAnsi="Times New Roman" w:cs="Times New Roman"/>
        </w:rPr>
        <w:t>his</w:t>
      </w:r>
      <w:r w:rsidR="00CB2163" w:rsidRPr="00CB2163">
        <w:rPr>
          <w:rFonts w:ascii="Times New Roman" w:hAnsi="Times New Roman" w:cs="Times New Roman"/>
        </w:rPr>
        <w:t xml:space="preserve"> </w:t>
      </w:r>
      <w:r w:rsidR="00CB2163" w:rsidRPr="00CB2163">
        <w:rPr>
          <w:rFonts w:ascii="Times New Roman" w:hAnsi="Times New Roman" w:cs="Times New Roman"/>
        </w:rPr>
        <w:lastRenderedPageBreak/>
        <w:t>work</w:t>
      </w:r>
      <w:r w:rsidR="00CB2163">
        <w:rPr>
          <w:rFonts w:ascii="Times New Roman" w:hAnsi="Times New Roman" w:cs="Times New Roman"/>
        </w:rPr>
        <w:t xml:space="preserve"> </w:t>
      </w:r>
      <w:r w:rsidR="00CB2163" w:rsidRPr="00CB2163">
        <w:rPr>
          <w:rFonts w:ascii="Times New Roman" w:hAnsi="Times New Roman" w:cs="Times New Roman"/>
        </w:rPr>
        <w:t>was</w:t>
      </w:r>
      <w:r w:rsidR="00CB2163">
        <w:rPr>
          <w:rFonts w:ascii="Times New Roman" w:hAnsi="Times New Roman" w:cs="Times New Roman"/>
        </w:rPr>
        <w:t xml:space="preserve"> </w:t>
      </w:r>
      <w:r w:rsidR="00CB2163" w:rsidRPr="00CB2163">
        <w:rPr>
          <w:rFonts w:ascii="Times New Roman" w:hAnsi="Times New Roman" w:cs="Times New Roman"/>
        </w:rPr>
        <w:t>carried</w:t>
      </w:r>
      <w:r w:rsidR="00CB2163">
        <w:rPr>
          <w:rFonts w:ascii="Times New Roman" w:hAnsi="Times New Roman" w:cs="Times New Roman"/>
        </w:rPr>
        <w:t xml:space="preserve"> </w:t>
      </w:r>
      <w:r w:rsidR="00CB2163" w:rsidRPr="00CB2163">
        <w:rPr>
          <w:rFonts w:ascii="Times New Roman" w:hAnsi="Times New Roman" w:cs="Times New Roman"/>
        </w:rPr>
        <w:t>out</w:t>
      </w:r>
      <w:r w:rsidR="00CB2163">
        <w:rPr>
          <w:rFonts w:ascii="Times New Roman" w:hAnsi="Times New Roman" w:cs="Times New Roman"/>
        </w:rPr>
        <w:t xml:space="preserve"> </w:t>
      </w:r>
      <w:r w:rsidR="00CB2163" w:rsidRPr="00CB2163">
        <w:rPr>
          <w:rFonts w:ascii="Times New Roman" w:hAnsi="Times New Roman" w:cs="Times New Roman"/>
        </w:rPr>
        <w:t>under</w:t>
      </w:r>
      <w:r w:rsidR="00CB2163">
        <w:rPr>
          <w:rFonts w:ascii="Times New Roman" w:hAnsi="Times New Roman" w:cs="Times New Roman"/>
        </w:rPr>
        <w:t xml:space="preserve"> </w:t>
      </w:r>
      <w:r w:rsidR="00CB2163" w:rsidRPr="00CB2163">
        <w:rPr>
          <w:rFonts w:ascii="Times New Roman" w:hAnsi="Times New Roman" w:cs="Times New Roman"/>
        </w:rPr>
        <w:t>the</w:t>
      </w:r>
      <w:r w:rsidR="00CB2163">
        <w:rPr>
          <w:rFonts w:ascii="Times New Roman" w:hAnsi="Times New Roman" w:cs="Times New Roman"/>
        </w:rPr>
        <w:t xml:space="preserve"> </w:t>
      </w:r>
      <w:r w:rsidR="00CB2163" w:rsidRPr="00CB2163">
        <w:rPr>
          <w:rFonts w:ascii="Times New Roman" w:hAnsi="Times New Roman" w:cs="Times New Roman"/>
        </w:rPr>
        <w:t>ICCAT</w:t>
      </w:r>
      <w:r w:rsidR="00CB2163">
        <w:rPr>
          <w:rFonts w:ascii="Times New Roman" w:hAnsi="Times New Roman" w:cs="Times New Roman"/>
        </w:rPr>
        <w:t xml:space="preserve"> </w:t>
      </w:r>
      <w:r w:rsidR="00CB2163" w:rsidRPr="00CB2163">
        <w:rPr>
          <w:rFonts w:ascii="Times New Roman" w:hAnsi="Times New Roman" w:cs="Times New Roman"/>
        </w:rPr>
        <w:t>Atlantic-Wide</w:t>
      </w:r>
      <w:r w:rsidR="00635F00">
        <w:rPr>
          <w:rFonts w:ascii="Times New Roman" w:hAnsi="Times New Roman" w:cs="Times New Roman"/>
        </w:rPr>
        <w:t xml:space="preserve"> </w:t>
      </w:r>
      <w:r w:rsidR="00CB2163" w:rsidRPr="00CB2163">
        <w:rPr>
          <w:rFonts w:ascii="Times New Roman" w:hAnsi="Times New Roman" w:cs="Times New Roman"/>
        </w:rPr>
        <w:t>Research</w:t>
      </w:r>
      <w:r w:rsidR="00635F00">
        <w:rPr>
          <w:rFonts w:ascii="Times New Roman" w:hAnsi="Times New Roman" w:cs="Times New Roman"/>
        </w:rPr>
        <w:t xml:space="preserve"> </w:t>
      </w:r>
      <w:r w:rsidR="00CB2163" w:rsidRPr="00CB2163">
        <w:rPr>
          <w:rFonts w:ascii="Times New Roman" w:hAnsi="Times New Roman" w:cs="Times New Roman"/>
        </w:rPr>
        <w:t>Programme</w:t>
      </w:r>
      <w:r w:rsidR="00635F00">
        <w:rPr>
          <w:rFonts w:ascii="Times New Roman" w:hAnsi="Times New Roman" w:cs="Times New Roman"/>
        </w:rPr>
        <w:t xml:space="preserve"> </w:t>
      </w:r>
      <w:r w:rsidR="00CB2163" w:rsidRPr="00CB2163">
        <w:rPr>
          <w:rFonts w:ascii="Times New Roman" w:hAnsi="Times New Roman" w:cs="Times New Roman"/>
        </w:rPr>
        <w:t>for</w:t>
      </w:r>
      <w:r w:rsidR="00635F00">
        <w:rPr>
          <w:rFonts w:ascii="Times New Roman" w:hAnsi="Times New Roman" w:cs="Times New Roman"/>
        </w:rPr>
        <w:t xml:space="preserve"> </w:t>
      </w:r>
      <w:r w:rsidR="00CB2163" w:rsidRPr="00CB2163">
        <w:rPr>
          <w:rFonts w:ascii="Times New Roman" w:hAnsi="Times New Roman" w:cs="Times New Roman"/>
        </w:rPr>
        <w:t>Bluefin Tuna</w:t>
      </w:r>
      <w:r w:rsidR="00635F00">
        <w:rPr>
          <w:rFonts w:ascii="Times New Roman" w:hAnsi="Times New Roman" w:cs="Times New Roman"/>
        </w:rPr>
        <w:t xml:space="preserve"> </w:t>
      </w:r>
      <w:r w:rsidR="00CB2163" w:rsidRPr="00CB2163">
        <w:rPr>
          <w:rFonts w:ascii="Times New Roman" w:hAnsi="Times New Roman" w:cs="Times New Roman"/>
        </w:rPr>
        <w:t>(GBYP),</w:t>
      </w:r>
      <w:r w:rsidR="00635F00">
        <w:rPr>
          <w:rFonts w:ascii="Times New Roman" w:hAnsi="Times New Roman" w:cs="Times New Roman"/>
        </w:rPr>
        <w:t xml:space="preserve"> </w:t>
      </w:r>
      <w:r w:rsidR="00CB2163" w:rsidRPr="00CB2163">
        <w:rPr>
          <w:rFonts w:ascii="Times New Roman" w:hAnsi="Times New Roman" w:cs="Times New Roman"/>
        </w:rPr>
        <w:t>funded by</w:t>
      </w:r>
      <w:r w:rsidR="00635F00">
        <w:rPr>
          <w:rFonts w:ascii="Times New Roman" w:hAnsi="Times New Roman" w:cs="Times New Roman"/>
        </w:rPr>
        <w:t xml:space="preserve">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European</w:t>
      </w:r>
      <w:r w:rsidR="00635F00">
        <w:rPr>
          <w:rFonts w:ascii="Times New Roman" w:hAnsi="Times New Roman" w:cs="Times New Roman"/>
        </w:rPr>
        <w:t xml:space="preserve"> </w:t>
      </w:r>
      <w:r w:rsidR="00CB2163" w:rsidRPr="00CB2163">
        <w:rPr>
          <w:rFonts w:ascii="Times New Roman" w:hAnsi="Times New Roman" w:cs="Times New Roman"/>
        </w:rPr>
        <w:t>Union,</w:t>
      </w:r>
      <w:r w:rsidR="00635F00">
        <w:rPr>
          <w:rFonts w:ascii="Times New Roman" w:hAnsi="Times New Roman" w:cs="Times New Roman"/>
        </w:rPr>
        <w:t xml:space="preserve"> </w:t>
      </w:r>
      <w:r w:rsidR="00CB2163" w:rsidRPr="00CB2163">
        <w:rPr>
          <w:rFonts w:ascii="Times New Roman" w:hAnsi="Times New Roman" w:cs="Times New Roman"/>
        </w:rPr>
        <w:t>by</w:t>
      </w:r>
      <w:r w:rsidR="00635F00">
        <w:rPr>
          <w:rFonts w:ascii="Times New Roman" w:hAnsi="Times New Roman" w:cs="Times New Roman"/>
        </w:rPr>
        <w:t xml:space="preserve"> </w:t>
      </w:r>
      <w:r w:rsidR="00CB2163" w:rsidRPr="00CB2163">
        <w:rPr>
          <w:rFonts w:ascii="Times New Roman" w:hAnsi="Times New Roman" w:cs="Times New Roman"/>
        </w:rPr>
        <w:t>several</w:t>
      </w:r>
      <w:r w:rsidR="00635F00">
        <w:rPr>
          <w:rFonts w:ascii="Times New Roman" w:hAnsi="Times New Roman" w:cs="Times New Roman"/>
        </w:rPr>
        <w:t xml:space="preserve"> </w:t>
      </w:r>
      <w:r w:rsidR="00CB2163" w:rsidRPr="00CB2163">
        <w:rPr>
          <w:rFonts w:ascii="Times New Roman" w:hAnsi="Times New Roman" w:cs="Times New Roman"/>
        </w:rPr>
        <w:t>ICCAT</w:t>
      </w:r>
      <w:r w:rsidR="00635F00">
        <w:rPr>
          <w:rFonts w:ascii="Times New Roman" w:hAnsi="Times New Roman" w:cs="Times New Roman"/>
        </w:rPr>
        <w:t xml:space="preserve"> </w:t>
      </w:r>
      <w:r w:rsidR="00CB2163" w:rsidRPr="00CB2163">
        <w:rPr>
          <w:rFonts w:ascii="Times New Roman" w:hAnsi="Times New Roman" w:cs="Times New Roman"/>
        </w:rPr>
        <w:t>CPCs,</w:t>
      </w:r>
      <w:r w:rsidR="00635F00">
        <w:rPr>
          <w:rFonts w:ascii="Times New Roman" w:hAnsi="Times New Roman" w:cs="Times New Roman"/>
        </w:rPr>
        <w:t xml:space="preserve">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ICCAT</w:t>
      </w:r>
      <w:r w:rsidR="00635F00">
        <w:rPr>
          <w:rFonts w:ascii="Times New Roman" w:hAnsi="Times New Roman" w:cs="Times New Roman"/>
        </w:rPr>
        <w:t xml:space="preserve"> </w:t>
      </w:r>
      <w:r w:rsidR="00CB2163" w:rsidRPr="00CB2163">
        <w:rPr>
          <w:rFonts w:ascii="Times New Roman" w:hAnsi="Times New Roman" w:cs="Times New Roman"/>
        </w:rPr>
        <w:t>Secretariat</w:t>
      </w:r>
      <w:r w:rsidR="00635F00">
        <w:rPr>
          <w:rFonts w:ascii="Times New Roman" w:hAnsi="Times New Roman" w:cs="Times New Roman"/>
        </w:rPr>
        <w:t xml:space="preserve"> </w:t>
      </w:r>
      <w:r w:rsidR="00CB2163" w:rsidRPr="00CB2163">
        <w:rPr>
          <w:rFonts w:ascii="Times New Roman" w:hAnsi="Times New Roman" w:cs="Times New Roman"/>
        </w:rPr>
        <w:t>and</w:t>
      </w:r>
      <w:r w:rsidR="00635F00">
        <w:rPr>
          <w:rFonts w:ascii="Times New Roman" w:hAnsi="Times New Roman" w:cs="Times New Roman"/>
        </w:rPr>
        <w:t xml:space="preserve"> </w:t>
      </w:r>
      <w:r w:rsidR="00CB2163" w:rsidRPr="00CB2163">
        <w:rPr>
          <w:rFonts w:ascii="Times New Roman" w:hAnsi="Times New Roman" w:cs="Times New Roman"/>
        </w:rPr>
        <w:t>by</w:t>
      </w:r>
      <w:r w:rsidR="00635F00">
        <w:rPr>
          <w:rFonts w:ascii="Times New Roman" w:hAnsi="Times New Roman" w:cs="Times New Roman"/>
        </w:rPr>
        <w:t xml:space="preserve"> </w:t>
      </w:r>
      <w:r w:rsidR="00CB2163" w:rsidRPr="00CB2163">
        <w:rPr>
          <w:rFonts w:ascii="Times New Roman" w:hAnsi="Times New Roman" w:cs="Times New Roman"/>
        </w:rPr>
        <w:t>other</w:t>
      </w:r>
      <w:r w:rsidR="00635F00">
        <w:rPr>
          <w:rFonts w:ascii="Times New Roman" w:hAnsi="Times New Roman" w:cs="Times New Roman"/>
        </w:rPr>
        <w:t xml:space="preserve"> </w:t>
      </w:r>
      <w:r w:rsidR="00CB2163" w:rsidRPr="00CB2163">
        <w:rPr>
          <w:rFonts w:ascii="Times New Roman" w:hAnsi="Times New Roman" w:cs="Times New Roman"/>
        </w:rPr>
        <w:t>entities</w:t>
      </w:r>
      <w:r w:rsidR="00635F00">
        <w:rPr>
          <w:rFonts w:ascii="Times New Roman" w:hAnsi="Times New Roman" w:cs="Times New Roman"/>
        </w:rPr>
        <w:t xml:space="preserve"> (</w:t>
      </w:r>
      <w:proofErr w:type="spellStart"/>
      <w:r w:rsidR="00635F00">
        <w:rPr>
          <w:rFonts w:ascii="Times New Roman" w:hAnsi="Times New Roman" w:cs="Times New Roman"/>
        </w:rPr>
        <w:t>see:</w:t>
      </w:r>
      <w:r w:rsidR="00CB2163" w:rsidRPr="00CB2163">
        <w:rPr>
          <w:rFonts w:ascii="Times New Roman" w:hAnsi="Times New Roman" w:cs="Times New Roman"/>
        </w:rPr>
        <w:t>http</w:t>
      </w:r>
      <w:proofErr w:type="spellEnd"/>
      <w:r w:rsidR="00CB2163" w:rsidRPr="00CB2163">
        <w:rPr>
          <w:rFonts w:ascii="Times New Roman" w:hAnsi="Times New Roman" w:cs="Times New Roman"/>
        </w:rPr>
        <w:t>://www.iccat.int/GBYP/</w:t>
      </w:r>
      <w:r w:rsidR="00635F00">
        <w:rPr>
          <w:rFonts w:ascii="Times New Roman" w:hAnsi="Times New Roman" w:cs="Times New Roman"/>
        </w:rPr>
        <w:t xml:space="preserve">en/Budget.htm).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content</w:t>
      </w:r>
      <w:r w:rsidR="00635F00">
        <w:rPr>
          <w:rFonts w:ascii="Times New Roman" w:hAnsi="Times New Roman" w:cs="Times New Roman"/>
        </w:rPr>
        <w:t xml:space="preserve"> </w:t>
      </w:r>
      <w:r w:rsidR="00CB2163" w:rsidRPr="00CB2163">
        <w:rPr>
          <w:rFonts w:ascii="Times New Roman" w:hAnsi="Times New Roman" w:cs="Times New Roman"/>
        </w:rPr>
        <w:t>of</w:t>
      </w:r>
      <w:r w:rsidR="00635F00">
        <w:rPr>
          <w:rFonts w:ascii="Times New Roman" w:hAnsi="Times New Roman" w:cs="Times New Roman"/>
        </w:rPr>
        <w:t xml:space="preserve"> </w:t>
      </w:r>
      <w:r w:rsidR="00CB2163" w:rsidRPr="00CB2163">
        <w:rPr>
          <w:rFonts w:ascii="Times New Roman" w:hAnsi="Times New Roman" w:cs="Times New Roman"/>
        </w:rPr>
        <w:t>this</w:t>
      </w:r>
      <w:r w:rsidR="00635F00">
        <w:rPr>
          <w:rFonts w:ascii="Times New Roman" w:hAnsi="Times New Roman" w:cs="Times New Roman"/>
        </w:rPr>
        <w:t xml:space="preserve"> </w:t>
      </w:r>
      <w:r w:rsidR="00CB2163" w:rsidRPr="00CB2163">
        <w:rPr>
          <w:rFonts w:ascii="Times New Roman" w:hAnsi="Times New Roman" w:cs="Times New Roman"/>
        </w:rPr>
        <w:t>paper</w:t>
      </w:r>
      <w:r w:rsidR="00635F00">
        <w:rPr>
          <w:rFonts w:ascii="Times New Roman" w:hAnsi="Times New Roman" w:cs="Times New Roman"/>
        </w:rPr>
        <w:t xml:space="preserve"> </w:t>
      </w:r>
      <w:r w:rsidR="00CB2163" w:rsidRPr="00CB2163">
        <w:rPr>
          <w:rFonts w:ascii="Times New Roman" w:hAnsi="Times New Roman" w:cs="Times New Roman"/>
        </w:rPr>
        <w:t>does</w:t>
      </w:r>
      <w:r w:rsidR="00635F00">
        <w:rPr>
          <w:rFonts w:ascii="Times New Roman" w:hAnsi="Times New Roman" w:cs="Times New Roman"/>
        </w:rPr>
        <w:t xml:space="preserve"> </w:t>
      </w:r>
      <w:r w:rsidR="00CB2163" w:rsidRPr="00CB2163">
        <w:rPr>
          <w:rFonts w:ascii="Times New Roman" w:hAnsi="Times New Roman" w:cs="Times New Roman"/>
        </w:rPr>
        <w:t>not</w:t>
      </w:r>
      <w:r w:rsidR="00635F00">
        <w:rPr>
          <w:rFonts w:ascii="Times New Roman" w:hAnsi="Times New Roman" w:cs="Times New Roman"/>
        </w:rPr>
        <w:t xml:space="preserve"> </w:t>
      </w:r>
      <w:r w:rsidR="00CB2163" w:rsidRPr="00CB2163">
        <w:rPr>
          <w:rFonts w:ascii="Times New Roman" w:hAnsi="Times New Roman" w:cs="Times New Roman"/>
        </w:rPr>
        <w:t>necessarily</w:t>
      </w:r>
      <w:r w:rsidR="00635F00">
        <w:rPr>
          <w:rFonts w:ascii="Times New Roman" w:hAnsi="Times New Roman" w:cs="Times New Roman"/>
        </w:rPr>
        <w:t xml:space="preserve"> </w:t>
      </w:r>
      <w:r w:rsidR="00CB2163" w:rsidRPr="00CB2163">
        <w:rPr>
          <w:rFonts w:ascii="Times New Roman" w:hAnsi="Times New Roman" w:cs="Times New Roman"/>
        </w:rPr>
        <w:t>reflect the</w:t>
      </w:r>
      <w:r w:rsidR="00635F00">
        <w:rPr>
          <w:rFonts w:ascii="Times New Roman" w:hAnsi="Times New Roman" w:cs="Times New Roman"/>
        </w:rPr>
        <w:t xml:space="preserve"> </w:t>
      </w:r>
      <w:r w:rsidR="00CB2163" w:rsidRPr="00CB2163">
        <w:rPr>
          <w:rFonts w:ascii="Times New Roman" w:hAnsi="Times New Roman" w:cs="Times New Roman"/>
        </w:rPr>
        <w:t>point</w:t>
      </w:r>
      <w:r w:rsidR="00635F00">
        <w:rPr>
          <w:rFonts w:ascii="Times New Roman" w:hAnsi="Times New Roman" w:cs="Times New Roman"/>
        </w:rPr>
        <w:t xml:space="preserve"> </w:t>
      </w:r>
      <w:r w:rsidR="00CB2163" w:rsidRPr="00CB2163">
        <w:rPr>
          <w:rFonts w:ascii="Times New Roman" w:hAnsi="Times New Roman" w:cs="Times New Roman"/>
        </w:rPr>
        <w:t>of</w:t>
      </w:r>
      <w:r w:rsidR="00635F00">
        <w:rPr>
          <w:rFonts w:ascii="Times New Roman" w:hAnsi="Times New Roman" w:cs="Times New Roman"/>
        </w:rPr>
        <w:t xml:space="preserve"> </w:t>
      </w:r>
      <w:r w:rsidR="00CB2163" w:rsidRPr="00CB2163">
        <w:rPr>
          <w:rFonts w:ascii="Times New Roman" w:hAnsi="Times New Roman" w:cs="Times New Roman"/>
        </w:rPr>
        <w:t>view</w:t>
      </w:r>
      <w:r w:rsidR="00635F00">
        <w:rPr>
          <w:rFonts w:ascii="Times New Roman" w:hAnsi="Times New Roman" w:cs="Times New Roman"/>
        </w:rPr>
        <w:t xml:space="preserve"> </w:t>
      </w:r>
      <w:r w:rsidR="00CB2163" w:rsidRPr="00CB2163">
        <w:rPr>
          <w:rFonts w:ascii="Times New Roman" w:hAnsi="Times New Roman" w:cs="Times New Roman"/>
        </w:rPr>
        <w:t>of</w:t>
      </w:r>
      <w:r w:rsidR="00635F00">
        <w:rPr>
          <w:rFonts w:ascii="Times New Roman" w:hAnsi="Times New Roman" w:cs="Times New Roman"/>
        </w:rPr>
        <w:t xml:space="preserve"> </w:t>
      </w:r>
      <w:r w:rsidR="00CB2163" w:rsidRPr="00CB2163">
        <w:rPr>
          <w:rFonts w:ascii="Times New Roman" w:hAnsi="Times New Roman" w:cs="Times New Roman"/>
        </w:rPr>
        <w:t>ICCAT</w:t>
      </w:r>
      <w:r w:rsidR="00635F00">
        <w:rPr>
          <w:rFonts w:ascii="Times New Roman" w:hAnsi="Times New Roman" w:cs="Times New Roman"/>
        </w:rPr>
        <w:t xml:space="preserve"> </w:t>
      </w:r>
      <w:r w:rsidR="00CB2163" w:rsidRPr="00CB2163">
        <w:rPr>
          <w:rFonts w:ascii="Times New Roman" w:hAnsi="Times New Roman" w:cs="Times New Roman"/>
        </w:rPr>
        <w:t>or</w:t>
      </w:r>
      <w:r w:rsidR="00635F00">
        <w:rPr>
          <w:rFonts w:ascii="Times New Roman" w:hAnsi="Times New Roman" w:cs="Times New Roman"/>
        </w:rPr>
        <w:t xml:space="preserve"> </w:t>
      </w:r>
      <w:r w:rsidR="00CB2163" w:rsidRPr="00CB2163">
        <w:rPr>
          <w:rFonts w:ascii="Times New Roman" w:hAnsi="Times New Roman" w:cs="Times New Roman"/>
        </w:rPr>
        <w:t>of</w:t>
      </w:r>
      <w:r w:rsidR="00635F00">
        <w:rPr>
          <w:rFonts w:ascii="Times New Roman" w:hAnsi="Times New Roman" w:cs="Times New Roman"/>
        </w:rPr>
        <w:t xml:space="preserve">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other</w:t>
      </w:r>
      <w:r w:rsidR="00635F00">
        <w:rPr>
          <w:rFonts w:ascii="Times New Roman" w:hAnsi="Times New Roman" w:cs="Times New Roman"/>
        </w:rPr>
        <w:t xml:space="preserve"> </w:t>
      </w:r>
      <w:r w:rsidR="00CB2163" w:rsidRPr="00CB2163">
        <w:rPr>
          <w:rFonts w:ascii="Times New Roman" w:hAnsi="Times New Roman" w:cs="Times New Roman"/>
        </w:rPr>
        <w:t>funders,</w:t>
      </w:r>
      <w:r w:rsidR="00635F00">
        <w:rPr>
          <w:rFonts w:ascii="Times New Roman" w:hAnsi="Times New Roman" w:cs="Times New Roman"/>
        </w:rPr>
        <w:t xml:space="preserve"> </w:t>
      </w:r>
      <w:r w:rsidR="00CB2163" w:rsidRPr="00CB2163">
        <w:rPr>
          <w:rFonts w:ascii="Times New Roman" w:hAnsi="Times New Roman" w:cs="Times New Roman"/>
        </w:rPr>
        <w:t>w</w:t>
      </w:r>
      <w:r w:rsidR="00165E49">
        <w:rPr>
          <w:rFonts w:ascii="Times New Roman" w:hAnsi="Times New Roman" w:cs="Times New Roman"/>
        </w:rPr>
        <w:t>ho</w:t>
      </w:r>
      <w:r w:rsidR="00635F00">
        <w:rPr>
          <w:rFonts w:ascii="Times New Roman" w:hAnsi="Times New Roman" w:cs="Times New Roman"/>
        </w:rPr>
        <w:t xml:space="preserve"> </w:t>
      </w:r>
      <w:r w:rsidR="00165E49">
        <w:rPr>
          <w:rFonts w:ascii="Times New Roman" w:hAnsi="Times New Roman" w:cs="Times New Roman"/>
        </w:rPr>
        <w:t>carry</w:t>
      </w:r>
      <w:r w:rsidR="00635F00">
        <w:rPr>
          <w:rFonts w:ascii="Times New Roman" w:hAnsi="Times New Roman" w:cs="Times New Roman"/>
        </w:rPr>
        <w:t xml:space="preserve"> </w:t>
      </w:r>
      <w:r w:rsidR="00CB2163" w:rsidRPr="00CB2163">
        <w:rPr>
          <w:rFonts w:ascii="Times New Roman" w:hAnsi="Times New Roman" w:cs="Times New Roman"/>
        </w:rPr>
        <w:t>no</w:t>
      </w:r>
      <w:r w:rsidR="00635F00">
        <w:rPr>
          <w:rFonts w:ascii="Times New Roman" w:hAnsi="Times New Roman" w:cs="Times New Roman"/>
        </w:rPr>
        <w:t xml:space="preserve"> </w:t>
      </w:r>
      <w:r w:rsidR="00CB2163" w:rsidRPr="00CB2163">
        <w:rPr>
          <w:rFonts w:ascii="Times New Roman" w:hAnsi="Times New Roman" w:cs="Times New Roman"/>
        </w:rPr>
        <w:t>responsibility</w:t>
      </w:r>
      <w:r w:rsidR="00635F00">
        <w:rPr>
          <w:rFonts w:ascii="Times New Roman" w:hAnsi="Times New Roman" w:cs="Times New Roman"/>
        </w:rPr>
        <w:t xml:space="preserve"> </w:t>
      </w:r>
      <w:r w:rsidR="00CB2163" w:rsidRPr="00CB2163">
        <w:rPr>
          <w:rFonts w:ascii="Times New Roman" w:hAnsi="Times New Roman" w:cs="Times New Roman"/>
        </w:rPr>
        <w:t>for</w:t>
      </w:r>
      <w:r w:rsidR="00635F00">
        <w:rPr>
          <w:rFonts w:ascii="Times New Roman" w:hAnsi="Times New Roman" w:cs="Times New Roman"/>
        </w:rPr>
        <w:t xml:space="preserve"> </w:t>
      </w:r>
      <w:r w:rsidR="00CB2163" w:rsidRPr="00CB2163">
        <w:rPr>
          <w:rFonts w:ascii="Times New Roman" w:hAnsi="Times New Roman" w:cs="Times New Roman"/>
        </w:rPr>
        <w:t>it</w:t>
      </w:r>
      <w:r w:rsidR="00165E49">
        <w:rPr>
          <w:rFonts w:ascii="Times New Roman" w:hAnsi="Times New Roman" w:cs="Times New Roman"/>
        </w:rPr>
        <w:t>;</w:t>
      </w:r>
      <w:r w:rsidR="00635F00">
        <w:rPr>
          <w:rFonts w:ascii="Times New Roman" w:hAnsi="Times New Roman" w:cs="Times New Roman"/>
        </w:rPr>
        <w:t xml:space="preserve"> </w:t>
      </w:r>
      <w:r w:rsidR="00CB2163" w:rsidRPr="00CB2163">
        <w:rPr>
          <w:rFonts w:ascii="Times New Roman" w:hAnsi="Times New Roman" w:cs="Times New Roman"/>
        </w:rPr>
        <w:t>neither</w:t>
      </w:r>
      <w:r w:rsidR="00635F00">
        <w:rPr>
          <w:rFonts w:ascii="Times New Roman" w:hAnsi="Times New Roman" w:cs="Times New Roman"/>
        </w:rPr>
        <w:t xml:space="preserve"> </w:t>
      </w:r>
      <w:r w:rsidR="00CB2163" w:rsidRPr="00CB2163">
        <w:rPr>
          <w:rFonts w:ascii="Times New Roman" w:hAnsi="Times New Roman" w:cs="Times New Roman"/>
        </w:rPr>
        <w:t>does</w:t>
      </w:r>
      <w:r w:rsidR="00635F00">
        <w:rPr>
          <w:rFonts w:ascii="Times New Roman" w:hAnsi="Times New Roman" w:cs="Times New Roman"/>
        </w:rPr>
        <w:t xml:space="preserve"> </w:t>
      </w:r>
      <w:r w:rsidR="00CB2163" w:rsidRPr="00CB2163">
        <w:rPr>
          <w:rFonts w:ascii="Times New Roman" w:hAnsi="Times New Roman" w:cs="Times New Roman"/>
        </w:rPr>
        <w:t>it</w:t>
      </w:r>
      <w:r w:rsidR="00635F00">
        <w:rPr>
          <w:rFonts w:ascii="Times New Roman" w:hAnsi="Times New Roman" w:cs="Times New Roman"/>
        </w:rPr>
        <w:t xml:space="preserve"> </w:t>
      </w:r>
      <w:r w:rsidR="00CB2163" w:rsidRPr="00CB2163">
        <w:rPr>
          <w:rFonts w:ascii="Times New Roman" w:hAnsi="Times New Roman" w:cs="Times New Roman"/>
        </w:rPr>
        <w:t>anticipate</w:t>
      </w:r>
      <w:r w:rsidR="00635F00">
        <w:rPr>
          <w:rFonts w:ascii="Times New Roman" w:hAnsi="Times New Roman" w:cs="Times New Roman"/>
        </w:rPr>
        <w:t xml:space="preserve"> </w:t>
      </w:r>
      <w:r w:rsidR="00CB2163" w:rsidRPr="00CB2163">
        <w:rPr>
          <w:rFonts w:ascii="Times New Roman" w:hAnsi="Times New Roman" w:cs="Times New Roman"/>
        </w:rPr>
        <w:t>the</w:t>
      </w:r>
      <w:r w:rsidR="00635F00">
        <w:rPr>
          <w:rFonts w:ascii="Times New Roman" w:hAnsi="Times New Roman" w:cs="Times New Roman"/>
        </w:rPr>
        <w:t xml:space="preserve"> </w:t>
      </w:r>
      <w:r w:rsidR="00CB2163" w:rsidRPr="00CB2163">
        <w:rPr>
          <w:rFonts w:ascii="Times New Roman" w:hAnsi="Times New Roman" w:cs="Times New Roman"/>
        </w:rPr>
        <w:t>Commission's</w:t>
      </w:r>
      <w:r w:rsidR="00635F00">
        <w:rPr>
          <w:rFonts w:ascii="Times New Roman" w:hAnsi="Times New Roman" w:cs="Times New Roman"/>
        </w:rPr>
        <w:t xml:space="preserve"> </w:t>
      </w:r>
      <w:r w:rsidR="00CB2163" w:rsidRPr="00CB2163">
        <w:rPr>
          <w:rFonts w:ascii="Times New Roman" w:hAnsi="Times New Roman" w:cs="Times New Roman"/>
        </w:rPr>
        <w:t>future policy</w:t>
      </w:r>
      <w:r w:rsidR="00635F00">
        <w:rPr>
          <w:rFonts w:ascii="Times New Roman" w:hAnsi="Times New Roman" w:cs="Times New Roman"/>
        </w:rPr>
        <w:t xml:space="preserve"> </w:t>
      </w:r>
      <w:r w:rsidR="00CB2163" w:rsidRPr="00CB2163">
        <w:rPr>
          <w:rFonts w:ascii="Times New Roman" w:hAnsi="Times New Roman" w:cs="Times New Roman"/>
        </w:rPr>
        <w:t>in</w:t>
      </w:r>
      <w:r w:rsidR="00635F00">
        <w:rPr>
          <w:rFonts w:ascii="Times New Roman" w:hAnsi="Times New Roman" w:cs="Times New Roman"/>
        </w:rPr>
        <w:t xml:space="preserve"> </w:t>
      </w:r>
      <w:r w:rsidR="00CB2163" w:rsidRPr="00CB2163">
        <w:rPr>
          <w:rFonts w:ascii="Times New Roman" w:hAnsi="Times New Roman" w:cs="Times New Roman"/>
        </w:rPr>
        <w:t>this</w:t>
      </w:r>
      <w:r w:rsidR="00635F00">
        <w:rPr>
          <w:rFonts w:ascii="Times New Roman" w:hAnsi="Times New Roman" w:cs="Times New Roman"/>
        </w:rPr>
        <w:t xml:space="preserve"> </w:t>
      </w:r>
      <w:r w:rsidR="00CB2163" w:rsidRPr="00CB2163">
        <w:rPr>
          <w:rFonts w:ascii="Times New Roman" w:hAnsi="Times New Roman" w:cs="Times New Roman"/>
        </w:rPr>
        <w:t>area.</w:t>
      </w:r>
    </w:p>
    <w:p w:rsidR="001051DA" w:rsidRDefault="001051DA" w:rsidP="00916ED8">
      <w:pPr>
        <w:spacing w:after="0" w:line="480" w:lineRule="auto"/>
        <w:rPr>
          <w:rFonts w:ascii="Times New Roman" w:hAnsi="Times New Roman" w:cs="Times New Roman"/>
          <w:b/>
        </w:rPr>
      </w:pPr>
    </w:p>
    <w:p w:rsidR="00551925" w:rsidRPr="005E0B71" w:rsidRDefault="00551925" w:rsidP="00916ED8">
      <w:pPr>
        <w:spacing w:after="0" w:line="480" w:lineRule="auto"/>
        <w:rPr>
          <w:rFonts w:ascii="Times New Roman" w:hAnsi="Times New Roman" w:cs="Times New Roman"/>
          <w:b/>
        </w:rPr>
      </w:pPr>
      <w:r w:rsidRPr="005E0B71">
        <w:rPr>
          <w:rFonts w:ascii="Times New Roman" w:hAnsi="Times New Roman" w:cs="Times New Roman"/>
          <w:b/>
        </w:rPr>
        <w:t>References</w:t>
      </w:r>
    </w:p>
    <w:p w:rsidR="00137404" w:rsidRDefault="00137404" w:rsidP="00916ED8">
      <w:pPr>
        <w:spacing w:after="0" w:line="480" w:lineRule="auto"/>
        <w:ind w:left="284" w:hanging="284"/>
        <w:rPr>
          <w:ins w:id="213" w:author="TomFast" w:date="2015-01-12T09:14:00Z"/>
          <w:rFonts w:ascii="Times New Roman" w:hAnsi="Times New Roman" w:cs="Times New Roman"/>
        </w:rPr>
      </w:pPr>
      <w:ins w:id="214" w:author="TomFast" w:date="2015-01-12T09:14:00Z">
        <w:r w:rsidRPr="00137404">
          <w:rPr>
            <w:rFonts w:ascii="Times New Roman" w:hAnsi="Times New Roman" w:cs="Times New Roman"/>
          </w:rPr>
          <w:t xml:space="preserve">Butterworth, D.S. 2007. Why </w:t>
        </w:r>
        <w:proofErr w:type="gramStart"/>
        <w:r w:rsidRPr="00137404">
          <w:rPr>
            <w:rFonts w:ascii="Times New Roman" w:hAnsi="Times New Roman" w:cs="Times New Roman"/>
          </w:rPr>
          <w:t>a management procedure</w:t>
        </w:r>
        <w:proofErr w:type="gramEnd"/>
        <w:r w:rsidRPr="00137404">
          <w:rPr>
            <w:rFonts w:ascii="Times New Roman" w:hAnsi="Times New Roman" w:cs="Times New Roman"/>
          </w:rPr>
          <w:t xml:space="preserve"> approach? </w:t>
        </w:r>
        <w:proofErr w:type="gramStart"/>
        <w:r w:rsidRPr="00137404">
          <w:rPr>
            <w:rFonts w:ascii="Times New Roman" w:hAnsi="Times New Roman" w:cs="Times New Roman"/>
          </w:rPr>
          <w:t>Some positives and negatives.</w:t>
        </w:r>
        <w:proofErr w:type="gramEnd"/>
        <w:r w:rsidRPr="00137404">
          <w:rPr>
            <w:rFonts w:ascii="Times New Roman" w:hAnsi="Times New Roman" w:cs="Times New Roman"/>
          </w:rPr>
          <w:t xml:space="preserve"> ICES J</w:t>
        </w:r>
        <w:r>
          <w:rPr>
            <w:rFonts w:ascii="Times New Roman" w:hAnsi="Times New Roman" w:cs="Times New Roman"/>
          </w:rPr>
          <w:t>.</w:t>
        </w:r>
        <w:r w:rsidRPr="00137404">
          <w:rPr>
            <w:rFonts w:ascii="Times New Roman" w:hAnsi="Times New Roman" w:cs="Times New Roman"/>
          </w:rPr>
          <w:t xml:space="preserve"> Mar</w:t>
        </w:r>
        <w:r>
          <w:rPr>
            <w:rFonts w:ascii="Times New Roman" w:hAnsi="Times New Roman" w:cs="Times New Roman"/>
          </w:rPr>
          <w:t>.</w:t>
        </w:r>
        <w:r w:rsidRPr="00137404">
          <w:rPr>
            <w:rFonts w:ascii="Times New Roman" w:hAnsi="Times New Roman" w:cs="Times New Roman"/>
          </w:rPr>
          <w:t xml:space="preserve"> Sci</w:t>
        </w:r>
        <w:r>
          <w:rPr>
            <w:rFonts w:ascii="Times New Roman" w:hAnsi="Times New Roman" w:cs="Times New Roman"/>
          </w:rPr>
          <w:t>.</w:t>
        </w:r>
        <w:r w:rsidRPr="00137404">
          <w:rPr>
            <w:rFonts w:ascii="Times New Roman" w:hAnsi="Times New Roman" w:cs="Times New Roman"/>
          </w:rPr>
          <w:t xml:space="preserve"> 64: 613–617.</w:t>
        </w:r>
      </w:ins>
    </w:p>
    <w:p w:rsidR="007B535B" w:rsidRDefault="007B535B" w:rsidP="00916ED8">
      <w:pPr>
        <w:spacing w:after="0" w:line="480" w:lineRule="auto"/>
        <w:ind w:left="284" w:hanging="284"/>
        <w:rPr>
          <w:rFonts w:ascii="Times New Roman" w:hAnsi="Times New Roman" w:cs="Times New Roman"/>
        </w:rPr>
      </w:pPr>
      <w:r w:rsidRPr="007B535B">
        <w:rPr>
          <w:rFonts w:ascii="Times New Roman" w:hAnsi="Times New Roman" w:cs="Times New Roman"/>
        </w:rPr>
        <w:t xml:space="preserve">Butterworth, D.S., Punt, A.E., 1999. </w:t>
      </w:r>
      <w:proofErr w:type="gramStart"/>
      <w:r w:rsidRPr="007B535B">
        <w:rPr>
          <w:rFonts w:ascii="Times New Roman" w:hAnsi="Times New Roman" w:cs="Times New Roman"/>
        </w:rPr>
        <w:t>Experiences in the evaluation and implementation of management procedures.</w:t>
      </w:r>
      <w:proofErr w:type="gramEnd"/>
      <w:r w:rsidRPr="007B535B">
        <w:rPr>
          <w:rFonts w:ascii="Times New Roman" w:hAnsi="Times New Roman" w:cs="Times New Roman"/>
        </w:rPr>
        <w:t xml:space="preserve"> ICES J. Mar. Sci. 56, 985-998.</w:t>
      </w:r>
    </w:p>
    <w:p w:rsidR="00916ED8" w:rsidRPr="005E0B71" w:rsidRDefault="00611426" w:rsidP="00916ED8">
      <w:pPr>
        <w:spacing w:after="0" w:line="480" w:lineRule="auto"/>
        <w:ind w:left="284" w:hanging="284"/>
        <w:rPr>
          <w:rFonts w:ascii="Times New Roman" w:hAnsi="Times New Roman" w:cs="Times New Roman"/>
        </w:rPr>
      </w:pPr>
      <w:r w:rsidRPr="005E0B71">
        <w:rPr>
          <w:rFonts w:ascii="Times New Roman" w:hAnsi="Times New Roman" w:cs="Times New Roman"/>
        </w:rPr>
        <w:t xml:space="preserve">Carruthers, T.R., Punt, A.E., Walters, C.J., MacCall, A., McAllister, M.K., Dick, E.J., Cope, J. 2014. Evaluating methods for setting catch limits in data-limited fisheries. Fish. Res. 153: 48-68. </w:t>
      </w:r>
    </w:p>
    <w:p w:rsidR="00E57123" w:rsidRDefault="00C61B1B" w:rsidP="00E57123">
      <w:pPr>
        <w:spacing w:after="0" w:line="480" w:lineRule="auto"/>
        <w:ind w:left="284" w:hanging="284"/>
        <w:rPr>
          <w:rStyle w:val="Hyperlink"/>
          <w:rFonts w:ascii="Times New Roman" w:hAnsi="Times New Roman" w:cs="Times New Roman"/>
        </w:rPr>
      </w:pPr>
      <w:r w:rsidRPr="005E0B71">
        <w:rPr>
          <w:rFonts w:ascii="Times New Roman" w:hAnsi="Times New Roman" w:cs="Times New Roman"/>
        </w:rPr>
        <w:t xml:space="preserve">CCSBT. 2011. Report of the Sixteenth Meeting of the Scientific Committee. </w:t>
      </w:r>
      <w:r w:rsidR="00611426" w:rsidRPr="005E0B71">
        <w:rPr>
          <w:rFonts w:ascii="Times New Roman" w:hAnsi="Times New Roman" w:cs="Times New Roman"/>
        </w:rPr>
        <w:t xml:space="preserve">Bali, Indonesia. </w:t>
      </w:r>
      <w:proofErr w:type="gramStart"/>
      <w:r w:rsidRPr="005E0B71">
        <w:rPr>
          <w:rFonts w:ascii="Times New Roman" w:hAnsi="Times New Roman" w:cs="Times New Roman"/>
        </w:rPr>
        <w:t>Commission for the Conservation of Southern Bluefin Tuna.</w:t>
      </w:r>
      <w:proofErr w:type="gramEnd"/>
      <w:r w:rsidRPr="005E0B71">
        <w:rPr>
          <w:rFonts w:ascii="Times New Roman" w:hAnsi="Times New Roman" w:cs="Times New Roman"/>
        </w:rPr>
        <w:t xml:space="preserve"> Available at: </w:t>
      </w:r>
      <w:hyperlink r:id="rId19" w:history="1">
        <w:r w:rsidRPr="005E0B71">
          <w:rPr>
            <w:rStyle w:val="Hyperlink"/>
            <w:rFonts w:ascii="Times New Roman" w:hAnsi="Times New Roman" w:cs="Times New Roman"/>
          </w:rPr>
          <w:t>http://www.ccsbt.org/userfiles/file/docs_english/meetings/meeting_reports/ccsbt_18/report_of_SC16.pdf</w:t>
        </w:r>
      </w:hyperlink>
    </w:p>
    <w:p w:rsidR="007B535B" w:rsidRDefault="007B535B" w:rsidP="007B535B">
      <w:pPr>
        <w:spacing w:after="0" w:line="480" w:lineRule="auto"/>
        <w:ind w:left="284" w:hanging="284"/>
        <w:rPr>
          <w:rFonts w:ascii="Times New Roman" w:hAnsi="Times New Roman" w:cs="Times New Roman"/>
        </w:rPr>
      </w:pPr>
      <w:r w:rsidRPr="007B535B">
        <w:rPr>
          <w:rFonts w:ascii="Times New Roman" w:hAnsi="Times New Roman" w:cs="Times New Roman"/>
        </w:rPr>
        <w:t xml:space="preserve">Cochrane, K L., Butterworth, D.S., De Oliveira, J.A.A., </w:t>
      </w:r>
      <w:proofErr w:type="spellStart"/>
      <w:r w:rsidRPr="007B535B">
        <w:rPr>
          <w:rFonts w:ascii="Times New Roman" w:hAnsi="Times New Roman" w:cs="Times New Roman"/>
        </w:rPr>
        <w:t>Roel</w:t>
      </w:r>
      <w:proofErr w:type="spellEnd"/>
      <w:r w:rsidRPr="007B535B">
        <w:rPr>
          <w:rFonts w:ascii="Times New Roman" w:hAnsi="Times New Roman" w:cs="Times New Roman"/>
        </w:rPr>
        <w:t>, B.A., 1998. Management procedures in a fishery based on highly variable stocks and with conflicting objectives: experiences in the South African pelagic fishery. Rev. Fish. Biol. Fisher. 8, 177-214.</w:t>
      </w:r>
    </w:p>
    <w:p w:rsidR="00295E54" w:rsidRPr="007B535B" w:rsidRDefault="00295E54" w:rsidP="007B535B">
      <w:pPr>
        <w:spacing w:after="0" w:line="480" w:lineRule="auto"/>
        <w:ind w:left="284" w:hanging="284"/>
        <w:rPr>
          <w:rFonts w:ascii="Times New Roman" w:hAnsi="Times New Roman" w:cs="Times New Roman"/>
        </w:rPr>
      </w:pPr>
      <w:proofErr w:type="gramStart"/>
      <w:r>
        <w:rPr>
          <w:rFonts w:ascii="Times New Roman" w:hAnsi="Times New Roman" w:cs="Times New Roman"/>
        </w:rPr>
        <w:t>Coelho, M., Filipe, J.A., Ferreira, M.A.M. 2013.</w:t>
      </w:r>
      <w:proofErr w:type="gramEnd"/>
      <w:r>
        <w:rPr>
          <w:rFonts w:ascii="Times New Roman" w:hAnsi="Times New Roman" w:cs="Times New Roman"/>
        </w:rPr>
        <w:t xml:space="preserve"> Modelling enforcement and compliance in fisheries: a survey. </w:t>
      </w:r>
      <w:r w:rsidR="00CB2163">
        <w:rPr>
          <w:rFonts w:ascii="Times New Roman" w:hAnsi="Times New Roman" w:cs="Times New Roman"/>
        </w:rPr>
        <w:t xml:space="preserve">Int. J. Latest. Trends. Fin. Eco. Sc. 2(3): 464-469. </w:t>
      </w:r>
    </w:p>
    <w:p w:rsidR="000C5D71" w:rsidRPr="007B535B" w:rsidRDefault="000C5D71" w:rsidP="007B535B">
      <w:pPr>
        <w:spacing w:after="0" w:line="480" w:lineRule="auto"/>
        <w:ind w:left="284" w:hanging="284"/>
        <w:rPr>
          <w:rFonts w:ascii="Times New Roman" w:hAnsi="Times New Roman" w:cs="Times New Roman"/>
        </w:rPr>
      </w:pPr>
      <w:r w:rsidRPr="007B535B">
        <w:rPr>
          <w:rFonts w:ascii="Times New Roman" w:hAnsi="Times New Roman" w:cs="Times New Roman"/>
        </w:rPr>
        <w:t>Deriso, R.B. 1980. Harvesting strategies and parameter estimation for an age-structured model. Can. J. Fish. Aqua. Sci. 37-268-282.</w:t>
      </w:r>
    </w:p>
    <w:p w:rsidR="00E57123" w:rsidRPr="005E0B71" w:rsidRDefault="00E57123" w:rsidP="00E57123">
      <w:pPr>
        <w:spacing w:after="0" w:line="480" w:lineRule="auto"/>
        <w:ind w:left="284" w:hanging="284"/>
        <w:rPr>
          <w:rFonts w:ascii="Times New Roman" w:hAnsi="Times New Roman" w:cs="Times New Roman"/>
        </w:rPr>
      </w:pPr>
      <w:r w:rsidRPr="005E0B71">
        <w:rPr>
          <w:rFonts w:ascii="Times New Roman" w:hAnsi="Times New Roman" w:cs="Times New Roman"/>
        </w:rPr>
        <w:t xml:space="preserve">DFO. 2012. Stock assessment report on Pacific herring in British Columbia in 2012. </w:t>
      </w:r>
      <w:proofErr w:type="gramStart"/>
      <w:r w:rsidRPr="005E0B71">
        <w:rPr>
          <w:rFonts w:ascii="Times New Roman" w:hAnsi="Times New Roman" w:cs="Times New Roman"/>
        </w:rPr>
        <w:t>Fisheries and Oceans Canada.</w:t>
      </w:r>
      <w:proofErr w:type="gramEnd"/>
      <w:r w:rsidRPr="005E0B71">
        <w:rPr>
          <w:rFonts w:ascii="Times New Roman" w:hAnsi="Times New Roman" w:cs="Times New Roman"/>
        </w:rPr>
        <w:t xml:space="preserve"> </w:t>
      </w:r>
      <w:proofErr w:type="gramStart"/>
      <w:r w:rsidRPr="005E0B71">
        <w:rPr>
          <w:rFonts w:ascii="Times New Roman" w:hAnsi="Times New Roman" w:cs="Times New Roman"/>
        </w:rPr>
        <w:t>Science Advisory Report 2012/062.</w:t>
      </w:r>
      <w:proofErr w:type="gramEnd"/>
      <w:r w:rsidRPr="005E0B71">
        <w:rPr>
          <w:rFonts w:ascii="Times New Roman" w:hAnsi="Times New Roman" w:cs="Times New Roman"/>
        </w:rPr>
        <w:t xml:space="preserve"> Available at: </w:t>
      </w:r>
      <w:hyperlink r:id="rId20" w:history="1">
        <w:r w:rsidRPr="005E0B71">
          <w:rPr>
            <w:rStyle w:val="Hyperlink"/>
            <w:rFonts w:ascii="Times New Roman" w:hAnsi="Times New Roman" w:cs="Times New Roman"/>
          </w:rPr>
          <w:t>http://www.dfo-mpo.gc.ca/csas-sccs/Publications/SAR-AS/2012/2012_062-eng.pdf</w:t>
        </w:r>
      </w:hyperlink>
      <w:r w:rsidRPr="005E0B71">
        <w:rPr>
          <w:rFonts w:ascii="Times New Roman" w:hAnsi="Times New Roman" w:cs="Times New Roman"/>
        </w:rPr>
        <w:t xml:space="preserve"> [accessed 30/9/2014]</w:t>
      </w:r>
    </w:p>
    <w:p w:rsidR="00C61B1B" w:rsidRPr="005E0B71" w:rsidRDefault="00E57123" w:rsidP="00E57123">
      <w:pPr>
        <w:spacing w:after="0" w:line="480" w:lineRule="auto"/>
        <w:ind w:left="284" w:hanging="284"/>
        <w:rPr>
          <w:rFonts w:ascii="Times New Roman" w:hAnsi="Times New Roman" w:cs="Times New Roman"/>
        </w:rPr>
      </w:pPr>
      <w:proofErr w:type="spellStart"/>
      <w:r w:rsidRPr="005E0B71">
        <w:rPr>
          <w:rFonts w:ascii="Times New Roman" w:hAnsi="Times New Roman" w:cs="Times New Roman"/>
        </w:rPr>
        <w:t>DLMtool</w:t>
      </w:r>
      <w:proofErr w:type="spellEnd"/>
      <w:r w:rsidRPr="005E0B71">
        <w:rPr>
          <w:rFonts w:ascii="Times New Roman" w:hAnsi="Times New Roman" w:cs="Times New Roman"/>
        </w:rPr>
        <w:t xml:space="preserve"> v1.35</w:t>
      </w:r>
      <w:r>
        <w:rPr>
          <w:rFonts w:ascii="Times New Roman" w:hAnsi="Times New Roman" w:cs="Times New Roman"/>
        </w:rPr>
        <w:t xml:space="preserve">. </w:t>
      </w:r>
      <w:r w:rsidRPr="00E67739">
        <w:rPr>
          <w:rFonts w:ascii="Times New Roman" w:hAnsi="Times New Roman" w:cs="Times New Roman"/>
          <w:highlight w:val="yellow"/>
        </w:rPr>
        <w:t xml:space="preserve">Online </w:t>
      </w:r>
      <w:commentRangeStart w:id="215"/>
      <w:r w:rsidRPr="00E67739">
        <w:rPr>
          <w:rFonts w:ascii="Times New Roman" w:hAnsi="Times New Roman" w:cs="Times New Roman"/>
          <w:highlight w:val="yellow"/>
        </w:rPr>
        <w:t>ref</w:t>
      </w:r>
      <w:commentRangeEnd w:id="215"/>
      <w:r w:rsidR="007D5F86">
        <w:rPr>
          <w:rStyle w:val="CommentReference"/>
        </w:rPr>
        <w:commentReference w:id="215"/>
      </w:r>
      <w:r w:rsidR="00E67739" w:rsidRPr="00E67739">
        <w:rPr>
          <w:rFonts w:ascii="Times New Roman" w:hAnsi="Times New Roman" w:cs="Times New Roman"/>
          <w:highlight w:val="yellow"/>
        </w:rPr>
        <w:t>.</w:t>
      </w:r>
      <w:r w:rsidR="00E67739">
        <w:rPr>
          <w:rFonts w:ascii="Times New Roman" w:hAnsi="Times New Roman" w:cs="Times New Roman"/>
        </w:rPr>
        <w:t xml:space="preserve"> </w:t>
      </w:r>
    </w:p>
    <w:p w:rsidR="00E57123" w:rsidRDefault="00E57123" w:rsidP="00916ED8">
      <w:pPr>
        <w:spacing w:after="0" w:line="480" w:lineRule="auto"/>
        <w:ind w:left="284" w:hanging="284"/>
        <w:rPr>
          <w:ins w:id="216" w:author="TomFast" w:date="2015-01-12T09:42:00Z"/>
          <w:rFonts w:ascii="Times New Roman" w:hAnsi="Times New Roman" w:cs="Times New Roman"/>
        </w:rPr>
      </w:pPr>
      <w:r w:rsidRPr="00E57123">
        <w:rPr>
          <w:rFonts w:ascii="Times New Roman" w:hAnsi="Times New Roman" w:cs="Times New Roman"/>
        </w:rPr>
        <w:t>Dick, E.J., MacCall, A.D., 2011. Depletion-Based Stock Reduction Analysis: A catch-based method for determining sustainable yields for data-poor fish stocks. Fish. Res. 110, 331-341.</w:t>
      </w:r>
    </w:p>
    <w:p w:rsidR="00EA22EB" w:rsidRDefault="00EA22EB" w:rsidP="00916ED8">
      <w:pPr>
        <w:spacing w:after="0" w:line="480" w:lineRule="auto"/>
        <w:ind w:left="284" w:hanging="284"/>
        <w:rPr>
          <w:rFonts w:ascii="Times New Roman" w:hAnsi="Times New Roman" w:cs="Times New Roman"/>
        </w:rPr>
      </w:pPr>
      <w:proofErr w:type="spellStart"/>
      <w:proofErr w:type="gramStart"/>
      <w:ins w:id="217" w:author="TomFast" w:date="2015-01-12T09:42:00Z">
        <w:r w:rsidRPr="00EA22EB">
          <w:rPr>
            <w:rFonts w:ascii="Times New Roman" w:hAnsi="Times New Roman" w:cs="Times New Roman"/>
          </w:rPr>
          <w:t>Fromentin</w:t>
        </w:r>
        <w:proofErr w:type="spellEnd"/>
        <w:r w:rsidRPr="00EA22EB">
          <w:rPr>
            <w:rFonts w:ascii="Times New Roman" w:hAnsi="Times New Roman" w:cs="Times New Roman"/>
          </w:rPr>
          <w:t xml:space="preserve">, J-M., </w:t>
        </w:r>
        <w:proofErr w:type="spellStart"/>
        <w:r w:rsidRPr="00EA22EB">
          <w:rPr>
            <w:rFonts w:ascii="Times New Roman" w:hAnsi="Times New Roman" w:cs="Times New Roman"/>
          </w:rPr>
          <w:t>Bonhommeau</w:t>
        </w:r>
        <w:proofErr w:type="spellEnd"/>
        <w:r w:rsidRPr="00EA22EB">
          <w:rPr>
            <w:rFonts w:ascii="Times New Roman" w:hAnsi="Times New Roman" w:cs="Times New Roman"/>
          </w:rPr>
          <w:t xml:space="preserve">, S., </w:t>
        </w:r>
        <w:proofErr w:type="spellStart"/>
        <w:r w:rsidRPr="00EA22EB">
          <w:rPr>
            <w:rFonts w:ascii="Times New Roman" w:hAnsi="Times New Roman" w:cs="Times New Roman"/>
          </w:rPr>
          <w:t>Arrizabalaga</w:t>
        </w:r>
        <w:proofErr w:type="spellEnd"/>
        <w:r w:rsidRPr="00EA22EB">
          <w:rPr>
            <w:rFonts w:ascii="Times New Roman" w:hAnsi="Times New Roman" w:cs="Times New Roman"/>
          </w:rPr>
          <w:t xml:space="preserve">, H., </w:t>
        </w:r>
        <w:proofErr w:type="spellStart"/>
        <w:r w:rsidRPr="00EA22EB">
          <w:rPr>
            <w:rFonts w:ascii="Times New Roman" w:hAnsi="Times New Roman" w:cs="Times New Roman"/>
          </w:rPr>
          <w:t>Kell</w:t>
        </w:r>
        <w:proofErr w:type="spellEnd"/>
        <w:r w:rsidRPr="00EA22EB">
          <w:rPr>
            <w:rFonts w:ascii="Times New Roman" w:hAnsi="Times New Roman" w:cs="Times New Roman"/>
          </w:rPr>
          <w:t>, L.T. 2014.</w:t>
        </w:r>
        <w:proofErr w:type="gramEnd"/>
        <w:r w:rsidRPr="00EA22EB">
          <w:rPr>
            <w:rFonts w:ascii="Times New Roman" w:hAnsi="Times New Roman" w:cs="Times New Roman"/>
          </w:rPr>
          <w:t xml:space="preserve"> The spectre of uncertainty in management of exploited fish stocks: the illustrative case of Atlantic </w:t>
        </w:r>
        <w:proofErr w:type="spellStart"/>
        <w:r w:rsidRPr="00EA22EB">
          <w:rPr>
            <w:rFonts w:ascii="Times New Roman" w:hAnsi="Times New Roman" w:cs="Times New Roman"/>
          </w:rPr>
          <w:t>bluefin</w:t>
        </w:r>
        <w:proofErr w:type="spellEnd"/>
        <w:r w:rsidRPr="00EA22EB">
          <w:rPr>
            <w:rFonts w:ascii="Times New Roman" w:hAnsi="Times New Roman" w:cs="Times New Roman"/>
          </w:rPr>
          <w:t xml:space="preserve"> tuna. </w:t>
        </w:r>
        <w:proofErr w:type="gramStart"/>
        <w:r w:rsidRPr="00EA22EB">
          <w:rPr>
            <w:rFonts w:ascii="Times New Roman" w:hAnsi="Times New Roman" w:cs="Times New Roman"/>
          </w:rPr>
          <w:t>Mar. Pol. 47:8-14.</w:t>
        </w:r>
      </w:ins>
      <w:proofErr w:type="gramEnd"/>
    </w:p>
    <w:p w:rsidR="00551925" w:rsidRDefault="00551925" w:rsidP="00916ED8">
      <w:pPr>
        <w:spacing w:after="0" w:line="480" w:lineRule="auto"/>
        <w:ind w:left="284" w:hanging="284"/>
        <w:rPr>
          <w:rFonts w:ascii="Times New Roman" w:hAnsi="Times New Roman" w:cs="Times New Roman"/>
        </w:rPr>
      </w:pPr>
      <w:proofErr w:type="spellStart"/>
      <w:r w:rsidRPr="005E0B71">
        <w:rPr>
          <w:rFonts w:ascii="Times New Roman" w:hAnsi="Times New Roman" w:cs="Times New Roman"/>
        </w:rPr>
        <w:t>Geromont</w:t>
      </w:r>
      <w:proofErr w:type="spellEnd"/>
      <w:r w:rsidRPr="005E0B71">
        <w:rPr>
          <w:rFonts w:ascii="Times New Roman" w:hAnsi="Times New Roman" w:cs="Times New Roman"/>
        </w:rPr>
        <w:t xml:space="preserve">, H.F., Butterworth, D.S. </w:t>
      </w:r>
      <w:r w:rsidR="00137404" w:rsidRPr="005E0B71">
        <w:rPr>
          <w:rFonts w:ascii="Times New Roman" w:hAnsi="Times New Roman" w:cs="Times New Roman"/>
        </w:rPr>
        <w:t>2014</w:t>
      </w:r>
      <w:r w:rsidR="00137404">
        <w:rPr>
          <w:rFonts w:ascii="Times New Roman" w:hAnsi="Times New Roman" w:cs="Times New Roman"/>
        </w:rPr>
        <w:t>a</w:t>
      </w:r>
      <w:r w:rsidRPr="005E0B71">
        <w:rPr>
          <w:rFonts w:ascii="Times New Roman" w:hAnsi="Times New Roman" w:cs="Times New Roman"/>
        </w:rPr>
        <w:t>. Complex assessments or simple management procedures for efficient fisheries management: a comparative study. ICES J. Mar. Sci. doi:10.1093/</w:t>
      </w:r>
      <w:proofErr w:type="spellStart"/>
      <w:r w:rsidRPr="005E0B71">
        <w:rPr>
          <w:rFonts w:ascii="Times New Roman" w:hAnsi="Times New Roman" w:cs="Times New Roman"/>
        </w:rPr>
        <w:t>icesjms</w:t>
      </w:r>
      <w:proofErr w:type="spellEnd"/>
      <w:r w:rsidRPr="005E0B71">
        <w:rPr>
          <w:rFonts w:ascii="Times New Roman" w:hAnsi="Times New Roman" w:cs="Times New Roman"/>
        </w:rPr>
        <w:t>/fsu017</w:t>
      </w:r>
    </w:p>
    <w:p w:rsidR="00137404" w:rsidRPr="005E0B71" w:rsidRDefault="00137404" w:rsidP="00137404">
      <w:pPr>
        <w:spacing w:after="0" w:line="480" w:lineRule="auto"/>
        <w:ind w:left="284" w:hanging="284"/>
        <w:rPr>
          <w:rFonts w:ascii="Times New Roman" w:hAnsi="Times New Roman" w:cs="Times New Roman"/>
        </w:rPr>
      </w:pPr>
      <w:proofErr w:type="spellStart"/>
      <w:r w:rsidRPr="005E0B71">
        <w:rPr>
          <w:rFonts w:ascii="Times New Roman" w:hAnsi="Times New Roman" w:cs="Times New Roman"/>
        </w:rPr>
        <w:t>Geromont</w:t>
      </w:r>
      <w:proofErr w:type="spellEnd"/>
      <w:r w:rsidRPr="005E0B71">
        <w:rPr>
          <w:rFonts w:ascii="Times New Roman" w:hAnsi="Times New Roman" w:cs="Times New Roman"/>
        </w:rPr>
        <w:t>, H.F., Butterworth, D.S. 2014</w:t>
      </w:r>
      <w:r>
        <w:rPr>
          <w:rFonts w:ascii="Times New Roman" w:hAnsi="Times New Roman" w:cs="Times New Roman"/>
        </w:rPr>
        <w:t>b</w:t>
      </w:r>
      <w:r w:rsidRPr="005E0B71">
        <w:rPr>
          <w:rFonts w:ascii="Times New Roman" w:hAnsi="Times New Roman" w:cs="Times New Roman"/>
        </w:rPr>
        <w:t>. Generic management procedures for data-poor fisheries</w:t>
      </w:r>
      <w:proofErr w:type="gramStart"/>
      <w:r w:rsidRPr="005E0B71">
        <w:rPr>
          <w:rFonts w:ascii="Times New Roman" w:hAnsi="Times New Roman" w:cs="Times New Roman"/>
        </w:rPr>
        <w:t>; forecasting</w:t>
      </w:r>
      <w:proofErr w:type="gramEnd"/>
      <w:r w:rsidRPr="005E0B71">
        <w:rPr>
          <w:rFonts w:ascii="Times New Roman" w:hAnsi="Times New Roman" w:cs="Times New Roman"/>
        </w:rPr>
        <w:t xml:space="preserve"> with few data. ICES J. Mar. Sci. doi:10.1093/</w:t>
      </w:r>
      <w:proofErr w:type="spellStart"/>
      <w:r w:rsidRPr="005E0B71">
        <w:rPr>
          <w:rFonts w:ascii="Times New Roman" w:hAnsi="Times New Roman" w:cs="Times New Roman"/>
        </w:rPr>
        <w:t>icesjms</w:t>
      </w:r>
      <w:proofErr w:type="spellEnd"/>
      <w:r w:rsidRPr="005E0B71">
        <w:rPr>
          <w:rFonts w:ascii="Times New Roman" w:hAnsi="Times New Roman" w:cs="Times New Roman"/>
        </w:rPr>
        <w:t>/fst232</w:t>
      </w:r>
    </w:p>
    <w:p w:rsidR="0051159A" w:rsidRDefault="0051159A" w:rsidP="0051159A">
      <w:pPr>
        <w:autoSpaceDE w:val="0"/>
        <w:autoSpaceDN w:val="0"/>
        <w:adjustRightInd w:val="0"/>
        <w:spacing w:after="0" w:line="480" w:lineRule="auto"/>
        <w:ind w:left="426" w:hanging="426"/>
        <w:rPr>
          <w:ins w:id="218" w:author="TomFast" w:date="2015-01-13T09:16:00Z"/>
          <w:rFonts w:ascii="Times New Roman" w:eastAsia="Times New Roman" w:hAnsi="Times New Roman" w:cs="Times New Roman"/>
          <w:bCs/>
          <w:lang w:eastAsia="en-CA"/>
        </w:rPr>
      </w:pPr>
      <w:proofErr w:type="spellStart"/>
      <w:r w:rsidRPr="0051159A">
        <w:rPr>
          <w:rFonts w:ascii="Times New Roman" w:eastAsia="Times New Roman" w:hAnsi="Times New Roman" w:cs="Times New Roman"/>
          <w:bCs/>
          <w:lang w:eastAsia="en-CA"/>
        </w:rPr>
        <w:t>Gulland</w:t>
      </w:r>
      <w:proofErr w:type="spellEnd"/>
      <w:r w:rsidRPr="0051159A">
        <w:rPr>
          <w:rFonts w:ascii="Times New Roman" w:eastAsia="Times New Roman" w:hAnsi="Times New Roman" w:cs="Times New Roman"/>
          <w:bCs/>
          <w:lang w:eastAsia="en-CA"/>
        </w:rPr>
        <w:t xml:space="preserve">, J.A., 1971. </w:t>
      </w:r>
      <w:proofErr w:type="gramStart"/>
      <w:r w:rsidRPr="0051159A">
        <w:rPr>
          <w:rFonts w:ascii="Times New Roman" w:eastAsia="Times New Roman" w:hAnsi="Times New Roman" w:cs="Times New Roman"/>
          <w:bCs/>
          <w:lang w:eastAsia="en-CA"/>
        </w:rPr>
        <w:t>The fish resources of the ocean.</w:t>
      </w:r>
      <w:proofErr w:type="gramEnd"/>
      <w:r w:rsidRPr="0051159A">
        <w:rPr>
          <w:rFonts w:ascii="Times New Roman" w:eastAsia="Times New Roman" w:hAnsi="Times New Roman" w:cs="Times New Roman"/>
          <w:bCs/>
          <w:lang w:eastAsia="en-CA"/>
        </w:rPr>
        <w:t xml:space="preserve"> </w:t>
      </w:r>
      <w:proofErr w:type="gramStart"/>
      <w:r w:rsidRPr="0051159A">
        <w:rPr>
          <w:rFonts w:ascii="Times New Roman" w:eastAsia="Times New Roman" w:hAnsi="Times New Roman" w:cs="Times New Roman"/>
          <w:bCs/>
          <w:lang w:eastAsia="en-CA"/>
        </w:rPr>
        <w:t xml:space="preserve">Fishing News Books, West </w:t>
      </w:r>
      <w:proofErr w:type="spellStart"/>
      <w:r w:rsidRPr="0051159A">
        <w:rPr>
          <w:rFonts w:ascii="Times New Roman" w:eastAsia="Times New Roman" w:hAnsi="Times New Roman" w:cs="Times New Roman"/>
          <w:bCs/>
          <w:lang w:eastAsia="en-CA"/>
        </w:rPr>
        <w:t>Byfleet</w:t>
      </w:r>
      <w:proofErr w:type="spellEnd"/>
      <w:r w:rsidRPr="0051159A">
        <w:rPr>
          <w:rFonts w:ascii="Times New Roman" w:eastAsia="Times New Roman" w:hAnsi="Times New Roman" w:cs="Times New Roman"/>
          <w:bCs/>
          <w:lang w:eastAsia="en-CA"/>
        </w:rPr>
        <w:t>, UK.</w:t>
      </w:r>
      <w:proofErr w:type="gramEnd"/>
      <w:r w:rsidRPr="0051159A">
        <w:rPr>
          <w:rFonts w:ascii="Times New Roman" w:eastAsia="Times New Roman" w:hAnsi="Times New Roman" w:cs="Times New Roman"/>
          <w:bCs/>
          <w:lang w:eastAsia="en-CA"/>
        </w:rPr>
        <w:t xml:space="preserve"> </w:t>
      </w:r>
    </w:p>
    <w:p w:rsidR="008233F7" w:rsidRPr="0051159A" w:rsidRDefault="008233F7" w:rsidP="0051159A">
      <w:pPr>
        <w:autoSpaceDE w:val="0"/>
        <w:autoSpaceDN w:val="0"/>
        <w:adjustRightInd w:val="0"/>
        <w:spacing w:after="0" w:line="480" w:lineRule="auto"/>
        <w:ind w:left="426" w:hanging="426"/>
        <w:rPr>
          <w:rFonts w:ascii="Times New Roman" w:eastAsia="Times New Roman" w:hAnsi="Times New Roman" w:cs="Times New Roman"/>
          <w:bCs/>
          <w:lang w:eastAsia="en-CA"/>
        </w:rPr>
      </w:pPr>
      <w:ins w:id="219" w:author="TomFast" w:date="2015-01-13T09:16:00Z">
        <w:r w:rsidRPr="008233F7">
          <w:rPr>
            <w:rFonts w:ascii="Times New Roman" w:eastAsia="Times New Roman" w:hAnsi="Times New Roman" w:cs="Times New Roman"/>
            <w:bCs/>
            <w:highlight w:val="yellow"/>
            <w:lang w:eastAsia="en-CA"/>
            <w:rPrChange w:id="220" w:author="TomFast" w:date="2015-01-13T09:17:00Z">
              <w:rPr>
                <w:rFonts w:ascii="Times New Roman" w:eastAsia="Times New Roman" w:hAnsi="Times New Roman" w:cs="Times New Roman"/>
                <w:bCs/>
                <w:lang w:eastAsia="en-CA"/>
              </w:rPr>
            </w:rPrChange>
          </w:rPr>
          <w:t>Hillary et al. 2015</w:t>
        </w:r>
      </w:ins>
    </w:p>
    <w:p w:rsidR="00E57123" w:rsidRDefault="00E57123" w:rsidP="00916ED8">
      <w:pPr>
        <w:spacing w:after="0" w:line="480" w:lineRule="auto"/>
        <w:ind w:left="284" w:hanging="284"/>
        <w:rPr>
          <w:rFonts w:ascii="Times New Roman" w:hAnsi="Times New Roman" w:cs="Times New Roman"/>
        </w:rPr>
      </w:pPr>
      <w:proofErr w:type="gramStart"/>
      <w:r>
        <w:rPr>
          <w:rFonts w:ascii="Times New Roman" w:hAnsi="Times New Roman" w:cs="Times New Roman"/>
        </w:rPr>
        <w:t>ICCAT.</w:t>
      </w:r>
      <w:proofErr w:type="gramEnd"/>
      <w:r>
        <w:rPr>
          <w:rFonts w:ascii="Times New Roman" w:hAnsi="Times New Roman" w:cs="Times New Roman"/>
        </w:rPr>
        <w:t xml:space="preserve"> 2012. Report of the 2012 Atlantic </w:t>
      </w:r>
      <w:proofErr w:type="spellStart"/>
      <w:r>
        <w:rPr>
          <w:rFonts w:ascii="Times New Roman" w:hAnsi="Times New Roman" w:cs="Times New Roman"/>
        </w:rPr>
        <w:t>bluefin</w:t>
      </w:r>
      <w:proofErr w:type="spellEnd"/>
      <w:r>
        <w:rPr>
          <w:rFonts w:ascii="Times New Roman" w:hAnsi="Times New Roman" w:cs="Times New Roman"/>
        </w:rPr>
        <w:t xml:space="preserve"> tuna stock assessment session. </w:t>
      </w:r>
      <w:proofErr w:type="gramStart"/>
      <w:r>
        <w:rPr>
          <w:rFonts w:ascii="Times New Roman" w:hAnsi="Times New Roman" w:cs="Times New Roman"/>
        </w:rPr>
        <w:t>International Commission for the Conservation of Atlantic Tunas.</w:t>
      </w:r>
      <w:proofErr w:type="gramEnd"/>
      <w:r>
        <w:rPr>
          <w:rFonts w:ascii="Times New Roman" w:hAnsi="Times New Roman" w:cs="Times New Roman"/>
        </w:rPr>
        <w:t xml:space="preserve"> SCI-033/2012. Available at: </w:t>
      </w:r>
      <w:hyperlink r:id="rId21" w:history="1">
        <w:r w:rsidRPr="00211472">
          <w:rPr>
            <w:rStyle w:val="Hyperlink"/>
            <w:rFonts w:ascii="Times New Roman" w:hAnsi="Times New Roman" w:cs="Times New Roman"/>
          </w:rPr>
          <w:t>http://www.iccat.int/Documents/Meetings/Docs/2012_BFT_ASSESS.pdf</w:t>
        </w:r>
      </w:hyperlink>
      <w:r>
        <w:rPr>
          <w:rFonts w:ascii="Times New Roman" w:hAnsi="Times New Roman" w:cs="Times New Roman"/>
        </w:rPr>
        <w:t xml:space="preserve"> </w:t>
      </w:r>
    </w:p>
    <w:p w:rsidR="00E57123" w:rsidRDefault="00E57123" w:rsidP="005C18C4">
      <w:pPr>
        <w:spacing w:after="0" w:line="480" w:lineRule="auto"/>
        <w:ind w:left="284" w:hanging="284"/>
        <w:rPr>
          <w:rFonts w:ascii="Times New Roman" w:hAnsi="Times New Roman" w:cs="Times New Roman"/>
        </w:rPr>
      </w:pPr>
      <w:r w:rsidRPr="00E57123">
        <w:rPr>
          <w:rFonts w:ascii="Times New Roman" w:hAnsi="Times New Roman" w:cs="Times New Roman"/>
        </w:rPr>
        <w:t>MacCall, A.D., 2009. Depletion-corrected average catch: a simple formula for estimating sustainable yields in data-poor situations. ICES J. Mar. Sci. 66, 2267-2271.</w:t>
      </w:r>
    </w:p>
    <w:p w:rsidR="00E57123" w:rsidRPr="005E0B71" w:rsidRDefault="00E57123" w:rsidP="00E57123">
      <w:pPr>
        <w:spacing w:after="0" w:line="480" w:lineRule="auto"/>
        <w:ind w:left="284" w:hanging="284"/>
        <w:rPr>
          <w:rFonts w:ascii="Times New Roman" w:hAnsi="Times New Roman" w:cs="Times New Roman"/>
        </w:rPr>
      </w:pPr>
      <w:r>
        <w:rPr>
          <w:rFonts w:ascii="Times New Roman" w:hAnsi="Times New Roman" w:cs="Times New Roman"/>
        </w:rPr>
        <w:t>Maunder, M.N. 2014. Management strategy evaluation (MSE) implementation in stock synthesis: application to pacific Bluefin tuna</w:t>
      </w:r>
      <w:r w:rsidR="00E67739">
        <w:rPr>
          <w:rFonts w:ascii="Times New Roman" w:hAnsi="Times New Roman" w:cs="Times New Roman"/>
        </w:rPr>
        <w:t xml:space="preserve">. </w:t>
      </w:r>
      <w:proofErr w:type="gramStart"/>
      <w:r w:rsidR="00E67739">
        <w:rPr>
          <w:rFonts w:ascii="Times New Roman" w:hAnsi="Times New Roman" w:cs="Times New Roman"/>
        </w:rPr>
        <w:t>Fifth meeting of the Scientific Advisory Committee.</w:t>
      </w:r>
      <w:proofErr w:type="gramEnd"/>
      <w:r w:rsidR="00E67739">
        <w:rPr>
          <w:rFonts w:ascii="Times New Roman" w:hAnsi="Times New Roman" w:cs="Times New Roman"/>
        </w:rPr>
        <w:t xml:space="preserve"> </w:t>
      </w:r>
      <w:proofErr w:type="gramStart"/>
      <w:r w:rsidR="00E67739">
        <w:rPr>
          <w:rFonts w:ascii="Times New Roman" w:hAnsi="Times New Roman" w:cs="Times New Roman"/>
        </w:rPr>
        <w:t>Inter-American Tropical Tuna Commission.</w:t>
      </w:r>
      <w:proofErr w:type="gramEnd"/>
      <w:r w:rsidR="00E67739">
        <w:rPr>
          <w:rFonts w:ascii="Times New Roman" w:hAnsi="Times New Roman" w:cs="Times New Roman"/>
        </w:rPr>
        <w:t xml:space="preserve"> SAC-05-10b. </w:t>
      </w:r>
      <w:r>
        <w:rPr>
          <w:rFonts w:ascii="Times New Roman" w:hAnsi="Times New Roman" w:cs="Times New Roman"/>
        </w:rPr>
        <w:t xml:space="preserve"> Available at: </w:t>
      </w:r>
      <w:hyperlink r:id="rId22" w:history="1">
        <w:r w:rsidRPr="00211472">
          <w:rPr>
            <w:rStyle w:val="Hyperlink"/>
            <w:rFonts w:ascii="Times New Roman" w:hAnsi="Times New Roman" w:cs="Times New Roman"/>
          </w:rPr>
          <w:t>http://www.iattc.org/Meetings/Meetings2014/MAYSAC/PDFs/SAC-05-10b-Management-Strategy-Evaluation.pdf</w:t>
        </w:r>
      </w:hyperlink>
      <w:r>
        <w:rPr>
          <w:rFonts w:ascii="Times New Roman" w:hAnsi="Times New Roman" w:cs="Times New Roman"/>
        </w:rPr>
        <w:t xml:space="preserve"> [accessed 3/10/2014]</w:t>
      </w:r>
    </w:p>
    <w:p w:rsidR="005C18C4" w:rsidRDefault="005C18C4" w:rsidP="005C18C4">
      <w:pPr>
        <w:spacing w:after="0" w:line="480" w:lineRule="auto"/>
        <w:ind w:left="284" w:hanging="284"/>
        <w:rPr>
          <w:rFonts w:ascii="Times New Roman" w:hAnsi="Times New Roman" w:cs="Times New Roman"/>
        </w:rPr>
      </w:pPr>
      <w:r w:rsidRPr="005E0B71">
        <w:rPr>
          <w:rFonts w:ascii="Times New Roman" w:hAnsi="Times New Roman" w:cs="Times New Roman"/>
        </w:rPr>
        <w:t xml:space="preserve">McAllister, M.K., </w:t>
      </w:r>
      <w:proofErr w:type="spellStart"/>
      <w:r w:rsidRPr="005E0B71">
        <w:rPr>
          <w:rFonts w:ascii="Times New Roman" w:hAnsi="Times New Roman" w:cs="Times New Roman"/>
        </w:rPr>
        <w:t>Pikitch</w:t>
      </w:r>
      <w:proofErr w:type="spellEnd"/>
      <w:r w:rsidRPr="005E0B71">
        <w:rPr>
          <w:rFonts w:ascii="Times New Roman" w:hAnsi="Times New Roman" w:cs="Times New Roman"/>
        </w:rPr>
        <w:t xml:space="preserve">, E.K., Babcock, E.A. 2001. Using demographic methods to construct Bayesian priors for the intrinsic rate of increase in the Schaefer model and implications for stock rebuilding. </w:t>
      </w:r>
      <w:r w:rsidRPr="005E0B71">
        <w:rPr>
          <w:rFonts w:ascii="Times New Roman" w:hAnsi="Times New Roman" w:cs="Times New Roman"/>
          <w:i/>
        </w:rPr>
        <w:t xml:space="preserve">Can. J. Fish. Aqua. Sci. </w:t>
      </w:r>
      <w:r w:rsidRPr="005E0B71">
        <w:rPr>
          <w:rFonts w:ascii="Times New Roman" w:hAnsi="Times New Roman" w:cs="Times New Roman"/>
        </w:rPr>
        <w:t xml:space="preserve">58(9): 1871-1890. </w:t>
      </w:r>
    </w:p>
    <w:p w:rsidR="000C5D71" w:rsidRPr="000C5D71" w:rsidRDefault="000C5D71" w:rsidP="000C5D71">
      <w:pPr>
        <w:spacing w:after="0" w:line="480" w:lineRule="auto"/>
        <w:ind w:left="284" w:hanging="284"/>
        <w:rPr>
          <w:rFonts w:ascii="Times New Roman" w:hAnsi="Times New Roman" w:cs="Times New Roman"/>
        </w:rPr>
      </w:pPr>
      <w:proofErr w:type="gramStart"/>
      <w:r w:rsidRPr="000C5D71">
        <w:rPr>
          <w:rFonts w:ascii="Times New Roman" w:hAnsi="Times New Roman" w:cs="Times New Roman"/>
        </w:rPr>
        <w:t>NPFMC, 2012.</w:t>
      </w:r>
      <w:proofErr w:type="gramEnd"/>
      <w:r w:rsidRPr="000C5D71">
        <w:rPr>
          <w:rFonts w:ascii="Times New Roman" w:hAnsi="Times New Roman" w:cs="Times New Roman"/>
        </w:rPr>
        <w:t xml:space="preserve"> Fishery management plan for groundfish of the Bering Sea and Aleutian Islands management area. </w:t>
      </w:r>
      <w:proofErr w:type="gramStart"/>
      <w:r w:rsidRPr="000C5D71">
        <w:rPr>
          <w:rFonts w:ascii="Times New Roman" w:hAnsi="Times New Roman" w:cs="Times New Roman"/>
        </w:rPr>
        <w:t>North Pacific Fishery Management Council.</w:t>
      </w:r>
      <w:proofErr w:type="gramEnd"/>
      <w:r w:rsidRPr="000C5D71">
        <w:rPr>
          <w:rFonts w:ascii="Times New Roman" w:hAnsi="Times New Roman" w:cs="Times New Roman"/>
        </w:rPr>
        <w:t xml:space="preserve"> Anchorage, Alaska.  http://alaskafisheries.noaa.gov/npfmc/PDFdocuments/fmp/BSAI/BSAI.pdf  </w:t>
      </w:r>
    </w:p>
    <w:p w:rsidR="000C5D71" w:rsidRDefault="000C5D71" w:rsidP="000C5D71">
      <w:pPr>
        <w:spacing w:after="0" w:line="480" w:lineRule="auto"/>
        <w:ind w:left="284" w:hanging="284"/>
        <w:rPr>
          <w:rFonts w:ascii="Times New Roman" w:hAnsi="Times New Roman" w:cs="Times New Roman"/>
        </w:rPr>
      </w:pPr>
      <w:r w:rsidRPr="000C5D71">
        <w:rPr>
          <w:rFonts w:ascii="Times New Roman" w:hAnsi="Times New Roman" w:cs="Times New Roman"/>
        </w:rPr>
        <w:t>NPFMC</w:t>
      </w:r>
      <w:proofErr w:type="gramStart"/>
      <w:r w:rsidRPr="000C5D71">
        <w:rPr>
          <w:rFonts w:ascii="Times New Roman" w:hAnsi="Times New Roman" w:cs="Times New Roman"/>
        </w:rPr>
        <w:t>,2013</w:t>
      </w:r>
      <w:proofErr w:type="gramEnd"/>
      <w:r w:rsidRPr="000C5D71">
        <w:rPr>
          <w:rFonts w:ascii="Times New Roman" w:hAnsi="Times New Roman" w:cs="Times New Roman"/>
        </w:rPr>
        <w:t xml:space="preserve">. Stock assessment and fishery evaluation reports for 2013. </w:t>
      </w:r>
      <w:proofErr w:type="gramStart"/>
      <w:r w:rsidRPr="000C5D71">
        <w:rPr>
          <w:rFonts w:ascii="Times New Roman" w:hAnsi="Times New Roman" w:cs="Times New Roman"/>
        </w:rPr>
        <w:t>North Pacific Fishery Management Council.</w:t>
      </w:r>
      <w:proofErr w:type="gramEnd"/>
      <w:r w:rsidRPr="000C5D71">
        <w:rPr>
          <w:rFonts w:ascii="Times New Roman" w:hAnsi="Times New Roman" w:cs="Times New Roman"/>
        </w:rPr>
        <w:t xml:space="preserve"> Anchorage, Alaska. </w:t>
      </w:r>
      <w:hyperlink r:id="rId23" w:history="1">
        <w:r w:rsidR="001D6367" w:rsidRPr="00211472">
          <w:rPr>
            <w:rStyle w:val="Hyperlink"/>
            <w:rFonts w:ascii="Times New Roman" w:hAnsi="Times New Roman" w:cs="Times New Roman"/>
          </w:rPr>
          <w:t>http://www.afsc.noaa.gov/refm/stocks/assessments.htm</w:t>
        </w:r>
      </w:hyperlink>
      <w:r w:rsidR="00FF6AB1">
        <w:rPr>
          <w:rFonts w:ascii="Times New Roman" w:hAnsi="Times New Roman" w:cs="Times New Roman"/>
        </w:rPr>
        <w:t>.</w:t>
      </w:r>
    </w:p>
    <w:p w:rsidR="002C6E45" w:rsidRPr="002C6E45" w:rsidRDefault="002C6E45" w:rsidP="002C6E45">
      <w:pPr>
        <w:autoSpaceDE w:val="0"/>
        <w:autoSpaceDN w:val="0"/>
        <w:adjustRightInd w:val="0"/>
        <w:spacing w:after="0" w:line="480" w:lineRule="auto"/>
        <w:ind w:left="426" w:hanging="426"/>
        <w:rPr>
          <w:rFonts w:ascii="Times New Roman" w:eastAsia="Times New Roman" w:hAnsi="Times New Roman" w:cs="Times New Roman"/>
          <w:bCs/>
          <w:lang w:eastAsia="en-CA"/>
        </w:rPr>
      </w:pPr>
      <w:proofErr w:type="gramStart"/>
      <w:r w:rsidRPr="002C6E45">
        <w:rPr>
          <w:rFonts w:ascii="Times New Roman" w:eastAsia="Times New Roman" w:hAnsi="Times New Roman" w:cs="Times New Roman"/>
          <w:bCs/>
          <w:lang w:eastAsia="en-CA"/>
        </w:rPr>
        <w:t>PFMC, 2010.</w:t>
      </w:r>
      <w:proofErr w:type="gramEnd"/>
      <w:r w:rsidRPr="002C6E45">
        <w:rPr>
          <w:rFonts w:ascii="Times New Roman" w:eastAsia="Times New Roman" w:hAnsi="Times New Roman" w:cs="Times New Roman"/>
          <w:bCs/>
          <w:lang w:eastAsia="en-CA"/>
        </w:rPr>
        <w:t xml:space="preserve"> Pacific coast groundfish fishery management plan for the California, Oregon and Washington groundfish fishery, as amended through Amendments 23 and 16-5. </w:t>
      </w:r>
      <w:proofErr w:type="gramStart"/>
      <w:r w:rsidRPr="002C6E45">
        <w:rPr>
          <w:rFonts w:ascii="Times New Roman" w:eastAsia="Times New Roman" w:hAnsi="Times New Roman" w:cs="Times New Roman"/>
          <w:bCs/>
          <w:lang w:eastAsia="en-CA"/>
        </w:rPr>
        <w:t>Pacific Fishery Management Council.</w:t>
      </w:r>
      <w:proofErr w:type="gramEnd"/>
      <w:r w:rsidRPr="002C6E45">
        <w:rPr>
          <w:rFonts w:ascii="Times New Roman" w:eastAsia="Times New Roman" w:hAnsi="Times New Roman" w:cs="Times New Roman"/>
          <w:bCs/>
          <w:lang w:eastAsia="en-CA"/>
        </w:rPr>
        <w:t xml:space="preserve"> Portland, OR.</w:t>
      </w:r>
    </w:p>
    <w:p w:rsidR="001D6367" w:rsidRDefault="001D6367" w:rsidP="000C5D71">
      <w:pPr>
        <w:spacing w:after="0" w:line="480" w:lineRule="auto"/>
        <w:ind w:left="284" w:hanging="284"/>
        <w:rPr>
          <w:rFonts w:ascii="Times New Roman" w:hAnsi="Times New Roman" w:cs="Times New Roman"/>
        </w:rPr>
      </w:pPr>
      <w:r>
        <w:rPr>
          <w:rFonts w:ascii="Times New Roman" w:hAnsi="Times New Roman" w:cs="Times New Roman"/>
        </w:rPr>
        <w:t xml:space="preserve">Punt, A.E., Donovan, G.P. 2007. Developing management procedures that are robust to uncertainty: lessons from the International Whaling Commission. ICES J. Mar. Sci. 64: 603-612. </w:t>
      </w:r>
    </w:p>
    <w:p w:rsidR="008B5536" w:rsidRDefault="008B5536" w:rsidP="000C5D71">
      <w:pPr>
        <w:spacing w:after="0" w:line="480" w:lineRule="auto"/>
        <w:ind w:left="284" w:hanging="284"/>
        <w:rPr>
          <w:rFonts w:ascii="Times New Roman" w:hAnsi="Times New Roman" w:cs="Times New Roman"/>
        </w:rPr>
      </w:pPr>
      <w:r w:rsidRPr="008B5536">
        <w:rPr>
          <w:rFonts w:ascii="Times New Roman" w:hAnsi="Times New Roman" w:cs="Times New Roman"/>
        </w:rPr>
        <w:t>Punt, A.E., Smith, D.C., Smith, A.D.M., 2011. Among-stock comparisons for improving stock assessments of data-poor stocks: the “Robin Hood” approach. ICES J. Mar. Sci. 68</w:t>
      </w:r>
      <w:r w:rsidR="001E7577">
        <w:rPr>
          <w:rFonts w:ascii="Times New Roman" w:hAnsi="Times New Roman" w:cs="Times New Roman"/>
        </w:rPr>
        <w:t>:</w:t>
      </w:r>
      <w:r w:rsidRPr="008B5536">
        <w:rPr>
          <w:rFonts w:ascii="Times New Roman" w:hAnsi="Times New Roman" w:cs="Times New Roman"/>
        </w:rPr>
        <w:t xml:space="preserve"> 972-981.</w:t>
      </w:r>
    </w:p>
    <w:p w:rsidR="001E7577" w:rsidRDefault="001E7577" w:rsidP="000C5D71">
      <w:pPr>
        <w:spacing w:after="0" w:line="480" w:lineRule="auto"/>
        <w:ind w:left="284" w:hanging="284"/>
        <w:rPr>
          <w:rFonts w:ascii="Times New Roman" w:hAnsi="Times New Roman" w:cs="Times New Roman"/>
        </w:rPr>
      </w:pPr>
      <w:proofErr w:type="spellStart"/>
      <w:proofErr w:type="gramStart"/>
      <w:r w:rsidRPr="001E7577">
        <w:rPr>
          <w:rFonts w:ascii="Times New Roman" w:hAnsi="Times New Roman" w:cs="Times New Roman"/>
        </w:rPr>
        <w:t>Rademeyer</w:t>
      </w:r>
      <w:proofErr w:type="spellEnd"/>
      <w:r w:rsidRPr="001E7577">
        <w:rPr>
          <w:rFonts w:ascii="Times New Roman" w:hAnsi="Times New Roman" w:cs="Times New Roman"/>
        </w:rPr>
        <w:t xml:space="preserve">, R.A., Butterworth, D.S. and </w:t>
      </w:r>
      <w:proofErr w:type="spellStart"/>
      <w:r w:rsidRPr="001E7577">
        <w:rPr>
          <w:rFonts w:ascii="Times New Roman" w:hAnsi="Times New Roman" w:cs="Times New Roman"/>
        </w:rPr>
        <w:t>Plagányi</w:t>
      </w:r>
      <w:proofErr w:type="spellEnd"/>
      <w:r w:rsidRPr="001E7577">
        <w:rPr>
          <w:rFonts w:ascii="Times New Roman" w:hAnsi="Times New Roman" w:cs="Times New Roman"/>
        </w:rPr>
        <w:t>, É. E. 2008.</w:t>
      </w:r>
      <w:proofErr w:type="gramEnd"/>
      <w:r w:rsidRPr="001E7577">
        <w:rPr>
          <w:rFonts w:ascii="Times New Roman" w:hAnsi="Times New Roman" w:cs="Times New Roman"/>
        </w:rPr>
        <w:t xml:space="preserve"> </w:t>
      </w:r>
      <w:proofErr w:type="gramStart"/>
      <w:r w:rsidRPr="001E7577">
        <w:rPr>
          <w:rFonts w:ascii="Times New Roman" w:hAnsi="Times New Roman" w:cs="Times New Roman"/>
        </w:rPr>
        <w:t>A history of recent bases for management and the development of a species-combined Operational Management Procedure for the South African hake.</w:t>
      </w:r>
      <w:proofErr w:type="gramEnd"/>
      <w:r w:rsidRPr="001E7577">
        <w:rPr>
          <w:rFonts w:ascii="Times New Roman" w:hAnsi="Times New Roman" w:cs="Times New Roman"/>
        </w:rPr>
        <w:t xml:space="preserve"> Afr</w:t>
      </w:r>
      <w:r>
        <w:rPr>
          <w:rFonts w:ascii="Times New Roman" w:hAnsi="Times New Roman" w:cs="Times New Roman"/>
        </w:rPr>
        <w:t xml:space="preserve">. J. Mar. </w:t>
      </w:r>
      <w:r w:rsidRPr="001E7577">
        <w:rPr>
          <w:rFonts w:ascii="Times New Roman" w:hAnsi="Times New Roman" w:cs="Times New Roman"/>
        </w:rPr>
        <w:t>30: 291–310.</w:t>
      </w:r>
    </w:p>
    <w:p w:rsidR="00E67739" w:rsidRDefault="00E67739" w:rsidP="005C18C4">
      <w:pPr>
        <w:spacing w:after="0" w:line="480" w:lineRule="auto"/>
        <w:ind w:left="284" w:hanging="284"/>
        <w:rPr>
          <w:rFonts w:ascii="Times New Roman" w:hAnsi="Times New Roman" w:cs="Times New Roman"/>
        </w:rPr>
      </w:pPr>
      <w:proofErr w:type="gramStart"/>
      <w:r>
        <w:rPr>
          <w:rFonts w:ascii="Times New Roman" w:hAnsi="Times New Roman" w:cs="Times New Roman"/>
        </w:rPr>
        <w:lastRenderedPageBreak/>
        <w:t>R Core Team.</w:t>
      </w:r>
      <w:proofErr w:type="gramEnd"/>
      <w:r>
        <w:rPr>
          <w:rFonts w:ascii="Times New Roman" w:hAnsi="Times New Roman" w:cs="Times New Roman"/>
        </w:rPr>
        <w:t xml:space="preserve"> 2014. R: A language and Environment for Statistical Computing. </w:t>
      </w:r>
      <w:proofErr w:type="gramStart"/>
      <w:r>
        <w:rPr>
          <w:rFonts w:ascii="Times New Roman" w:hAnsi="Times New Roman" w:cs="Times New Roman"/>
        </w:rPr>
        <w:t>R Foundation for Statistical Computing, Vienna, Austria.</w:t>
      </w:r>
      <w:proofErr w:type="gramEnd"/>
      <w:r>
        <w:rPr>
          <w:rFonts w:ascii="Times New Roman" w:hAnsi="Times New Roman" w:cs="Times New Roman"/>
        </w:rPr>
        <w:t xml:space="preserve"> Url: </w:t>
      </w:r>
      <w:hyperlink r:id="rId24" w:history="1">
        <w:r w:rsidR="000C5D71" w:rsidRPr="00211472">
          <w:rPr>
            <w:rStyle w:val="Hyperlink"/>
            <w:rFonts w:ascii="Times New Roman" w:hAnsi="Times New Roman" w:cs="Times New Roman"/>
          </w:rPr>
          <w:t>http://www.R-project.org</w:t>
        </w:r>
      </w:hyperlink>
      <w:r>
        <w:rPr>
          <w:rFonts w:ascii="Times New Roman" w:hAnsi="Times New Roman" w:cs="Times New Roman"/>
        </w:rPr>
        <w:t>.</w:t>
      </w:r>
    </w:p>
    <w:p w:rsidR="000C5D71" w:rsidRDefault="000C5D71" w:rsidP="005C18C4">
      <w:pPr>
        <w:spacing w:after="0" w:line="480" w:lineRule="auto"/>
        <w:ind w:left="284" w:hanging="284"/>
        <w:rPr>
          <w:rFonts w:ascii="Times New Roman" w:hAnsi="Times New Roman" w:cs="Times New Roman"/>
        </w:rPr>
      </w:pPr>
      <w:r w:rsidRPr="000C5D71">
        <w:rPr>
          <w:rFonts w:ascii="Times New Roman" w:hAnsi="Times New Roman" w:cs="Times New Roman"/>
        </w:rPr>
        <w:t xml:space="preserve">Schnute, J., 1985. </w:t>
      </w:r>
      <w:proofErr w:type="gramStart"/>
      <w:r w:rsidRPr="000C5D71">
        <w:rPr>
          <w:rFonts w:ascii="Times New Roman" w:hAnsi="Times New Roman" w:cs="Times New Roman"/>
        </w:rPr>
        <w:t>A general theory for analysis or catch and effort data.</w:t>
      </w:r>
      <w:proofErr w:type="gramEnd"/>
      <w:r w:rsidRPr="000C5D71">
        <w:rPr>
          <w:rFonts w:ascii="Times New Roman" w:hAnsi="Times New Roman" w:cs="Times New Roman"/>
        </w:rPr>
        <w:t xml:space="preserve"> Can. J. Fish. </w:t>
      </w:r>
      <w:proofErr w:type="spellStart"/>
      <w:r w:rsidRPr="000C5D71">
        <w:rPr>
          <w:rFonts w:ascii="Times New Roman" w:hAnsi="Times New Roman" w:cs="Times New Roman"/>
        </w:rPr>
        <w:t>Aquat</w:t>
      </w:r>
      <w:proofErr w:type="spellEnd"/>
      <w:r w:rsidRPr="000C5D71">
        <w:rPr>
          <w:rFonts w:ascii="Times New Roman" w:hAnsi="Times New Roman" w:cs="Times New Roman"/>
        </w:rPr>
        <w:t>. Sci. 42, 414-429.</w:t>
      </w:r>
    </w:p>
    <w:p w:rsidR="003C14F0" w:rsidRPr="003C14F0" w:rsidRDefault="003C14F0" w:rsidP="005C18C4">
      <w:pPr>
        <w:spacing w:after="0" w:line="480" w:lineRule="auto"/>
        <w:ind w:left="284" w:hanging="284"/>
        <w:rPr>
          <w:rFonts w:ascii="Times New Roman" w:hAnsi="Times New Roman" w:cs="Times New Roman"/>
        </w:rPr>
      </w:pPr>
      <w:proofErr w:type="spellStart"/>
      <w:proofErr w:type="gramStart"/>
      <w:r>
        <w:rPr>
          <w:rFonts w:ascii="Times New Roman" w:hAnsi="Times New Roman" w:cs="Times New Roman"/>
        </w:rPr>
        <w:t>Vert</w:t>
      </w:r>
      <w:proofErr w:type="spellEnd"/>
      <w:r>
        <w:rPr>
          <w:rFonts w:ascii="Times New Roman" w:hAnsi="Times New Roman" w:cs="Times New Roman"/>
        </w:rPr>
        <w:t xml:space="preserve">-pre, K.A., Amoroso, R.O., Jensen, O.P., </w:t>
      </w:r>
      <w:proofErr w:type="spellStart"/>
      <w:r>
        <w:rPr>
          <w:rFonts w:ascii="Times New Roman" w:hAnsi="Times New Roman" w:cs="Times New Roman"/>
        </w:rPr>
        <w:t>Hilborn</w:t>
      </w:r>
      <w:proofErr w:type="spellEnd"/>
      <w:r>
        <w:rPr>
          <w:rFonts w:ascii="Times New Roman" w:hAnsi="Times New Roman" w:cs="Times New Roman"/>
        </w:rPr>
        <w:t>, R. 2013.</w:t>
      </w:r>
      <w:proofErr w:type="gramEnd"/>
      <w:r>
        <w:rPr>
          <w:rFonts w:ascii="Times New Roman" w:hAnsi="Times New Roman" w:cs="Times New Roman"/>
        </w:rPr>
        <w:t xml:space="preserve"> Frequency and intensity of productivity regime shifts in marine fish stocks. Proc. Natl. Acad. Sci. USA. 110(5): 1779-1784. </w:t>
      </w:r>
    </w:p>
    <w:p w:rsidR="00E67739" w:rsidRDefault="00E67739" w:rsidP="005C18C4">
      <w:pPr>
        <w:spacing w:after="0" w:line="480" w:lineRule="auto"/>
        <w:ind w:left="284" w:hanging="284"/>
        <w:rPr>
          <w:rFonts w:ascii="Times New Roman" w:hAnsi="Times New Roman" w:cs="Times New Roman"/>
        </w:rPr>
      </w:pPr>
      <w:r w:rsidRPr="00E67739">
        <w:rPr>
          <w:rFonts w:ascii="Times New Roman" w:hAnsi="Times New Roman" w:cs="Times New Roman"/>
        </w:rPr>
        <w:t xml:space="preserve">Wallace, J.R., Cope, J.M., 2011. </w:t>
      </w:r>
      <w:proofErr w:type="gramStart"/>
      <w:r w:rsidRPr="00E67739">
        <w:rPr>
          <w:rFonts w:ascii="Times New Roman" w:hAnsi="Times New Roman" w:cs="Times New Roman"/>
        </w:rPr>
        <w:t>Status update of the U.S. canary rockfish resource in 2011.</w:t>
      </w:r>
      <w:proofErr w:type="gramEnd"/>
      <w:r w:rsidRPr="00E67739">
        <w:rPr>
          <w:rFonts w:ascii="Times New Roman" w:hAnsi="Times New Roman" w:cs="Times New Roman"/>
        </w:rPr>
        <w:t xml:space="preserve"> </w:t>
      </w:r>
      <w:proofErr w:type="gramStart"/>
      <w:r w:rsidRPr="00E67739">
        <w:rPr>
          <w:rFonts w:ascii="Times New Roman" w:hAnsi="Times New Roman" w:cs="Times New Roman"/>
        </w:rPr>
        <w:t>Report of the National Marine Fisheries Service.</w:t>
      </w:r>
      <w:proofErr w:type="gramEnd"/>
      <w:r w:rsidRPr="00E67739">
        <w:rPr>
          <w:rFonts w:ascii="Times New Roman" w:hAnsi="Times New Roman" w:cs="Times New Roman"/>
        </w:rPr>
        <w:t xml:space="preserve"> </w:t>
      </w:r>
      <w:r>
        <w:rPr>
          <w:rFonts w:ascii="Times New Roman" w:hAnsi="Times New Roman" w:cs="Times New Roman"/>
        </w:rPr>
        <w:t xml:space="preserve">Available at: </w:t>
      </w:r>
      <w:r w:rsidRPr="00E67739">
        <w:rPr>
          <w:rFonts w:ascii="Times New Roman" w:hAnsi="Times New Roman" w:cs="Times New Roman"/>
        </w:rPr>
        <w:t xml:space="preserve">http:// www.pcouncil.org/ </w:t>
      </w:r>
      <w:proofErr w:type="spellStart"/>
      <w:r w:rsidRPr="00E67739">
        <w:rPr>
          <w:rFonts w:ascii="Times New Roman" w:hAnsi="Times New Roman" w:cs="Times New Roman"/>
        </w:rPr>
        <w:t>wp</w:t>
      </w:r>
      <w:proofErr w:type="spellEnd"/>
      <w:r w:rsidRPr="00E67739">
        <w:rPr>
          <w:rFonts w:ascii="Times New Roman" w:hAnsi="Times New Roman" w:cs="Times New Roman"/>
        </w:rPr>
        <w:t>-content/ uploads/ Ca</w:t>
      </w:r>
      <w:r>
        <w:rPr>
          <w:rFonts w:ascii="Times New Roman" w:hAnsi="Times New Roman" w:cs="Times New Roman"/>
        </w:rPr>
        <w:t>nary_2011_Assessment_Update.pdf [accessed 3/10/2014]</w:t>
      </w:r>
    </w:p>
    <w:p w:rsidR="0051159A" w:rsidRDefault="0051159A" w:rsidP="005C18C4">
      <w:pPr>
        <w:spacing w:after="0" w:line="480" w:lineRule="auto"/>
        <w:ind w:left="284" w:hanging="284"/>
        <w:rPr>
          <w:rFonts w:ascii="Times New Roman" w:hAnsi="Times New Roman" w:cs="Times New Roman"/>
        </w:rPr>
      </w:pPr>
      <w:r w:rsidRPr="0051159A">
        <w:rPr>
          <w:rFonts w:ascii="Times New Roman" w:hAnsi="Times New Roman" w:cs="Times New Roman"/>
        </w:rPr>
        <w:t xml:space="preserve">Walters, C., Martell. </w:t>
      </w:r>
      <w:proofErr w:type="gramStart"/>
      <w:r w:rsidRPr="0051159A">
        <w:rPr>
          <w:rFonts w:ascii="Times New Roman" w:hAnsi="Times New Roman" w:cs="Times New Roman"/>
        </w:rPr>
        <w:t>S.J.D., 2002.</w:t>
      </w:r>
      <w:proofErr w:type="gramEnd"/>
      <w:r w:rsidRPr="0051159A">
        <w:rPr>
          <w:rFonts w:ascii="Times New Roman" w:hAnsi="Times New Roman" w:cs="Times New Roman"/>
        </w:rPr>
        <w:t xml:space="preserve"> Stock assessment needs for sustainable fisheries management. Bull. </w:t>
      </w:r>
      <w:proofErr w:type="gramStart"/>
      <w:r w:rsidRPr="0051159A">
        <w:rPr>
          <w:rFonts w:ascii="Times New Roman" w:hAnsi="Times New Roman" w:cs="Times New Roman"/>
        </w:rPr>
        <w:t>Mar. Sci. 70, 629</w:t>
      </w:r>
      <w:r w:rsidRPr="0051159A">
        <w:rPr>
          <w:rFonts w:ascii="Cambria Math" w:hAnsi="Cambria Math" w:cs="Cambria Math"/>
        </w:rPr>
        <w:t>‐</w:t>
      </w:r>
      <w:r w:rsidRPr="0051159A">
        <w:rPr>
          <w:rFonts w:ascii="Times New Roman" w:hAnsi="Times New Roman" w:cs="Times New Roman"/>
        </w:rPr>
        <w:t>638.</w:t>
      </w:r>
      <w:proofErr w:type="gramEnd"/>
    </w:p>
    <w:p w:rsidR="00551925" w:rsidRPr="005E0B71" w:rsidRDefault="00551925" w:rsidP="00916ED8">
      <w:pPr>
        <w:spacing w:after="0" w:line="480" w:lineRule="auto"/>
        <w:ind w:left="284" w:hanging="284"/>
        <w:rPr>
          <w:rFonts w:ascii="Times New Roman" w:hAnsi="Times New Roman" w:cs="Times New Roman"/>
        </w:rPr>
      </w:pPr>
    </w:p>
    <w:p w:rsidR="00551925" w:rsidRPr="005E0B71" w:rsidRDefault="00551925" w:rsidP="00916ED8">
      <w:pPr>
        <w:spacing w:after="0" w:line="480" w:lineRule="auto"/>
        <w:rPr>
          <w:rFonts w:ascii="Times New Roman" w:hAnsi="Times New Roman" w:cs="Times New Roman"/>
          <w:b/>
        </w:rPr>
      </w:pPr>
      <w:r w:rsidRPr="005E0B71">
        <w:rPr>
          <w:rFonts w:ascii="Times New Roman" w:hAnsi="Times New Roman" w:cs="Times New Roman"/>
          <w:b/>
        </w:rPr>
        <w:t>Appendix</w:t>
      </w:r>
      <w:r w:rsidR="00CC7982" w:rsidRPr="005E0B71">
        <w:rPr>
          <w:rFonts w:ascii="Times New Roman" w:hAnsi="Times New Roman" w:cs="Times New Roman"/>
          <w:b/>
        </w:rPr>
        <w:t xml:space="preserve"> A. Operating model</w:t>
      </w:r>
    </w:p>
    <w:p w:rsidR="002F523A" w:rsidRPr="005E0B71" w:rsidRDefault="002F523A" w:rsidP="002F523A">
      <w:pPr>
        <w:pStyle w:val="Heading2"/>
        <w:numPr>
          <w:ilvl w:val="0"/>
          <w:numId w:val="0"/>
        </w:numPr>
        <w:spacing w:before="0" w:after="0" w:line="480" w:lineRule="auto"/>
        <w:ind w:left="576" w:hanging="576"/>
        <w:rPr>
          <w:rFonts w:cs="Times New Roman"/>
          <w:i/>
          <w:szCs w:val="22"/>
        </w:rPr>
      </w:pPr>
      <w:bookmarkStart w:id="221" w:name="_Toc325711255"/>
      <w:bookmarkStart w:id="222" w:name="_Toc325711296"/>
      <w:bookmarkStart w:id="223" w:name="_Toc325711338"/>
      <w:bookmarkStart w:id="224" w:name="_Ref325983064"/>
      <w:bookmarkStart w:id="225" w:name="_Toc326764732"/>
      <w:bookmarkStart w:id="226" w:name="_Toc326764838"/>
      <w:bookmarkStart w:id="227" w:name="_Toc326764907"/>
      <w:bookmarkStart w:id="228" w:name="_Toc343257720"/>
      <w:r w:rsidRPr="005E0B71">
        <w:rPr>
          <w:rFonts w:cs="Times New Roman"/>
          <w:i/>
          <w:szCs w:val="22"/>
        </w:rPr>
        <w:t xml:space="preserve">A.1 </w:t>
      </w:r>
      <w:proofErr w:type="gramStart"/>
      <w:r w:rsidRPr="005E0B71">
        <w:rPr>
          <w:rFonts w:cs="Times New Roman"/>
          <w:i/>
          <w:szCs w:val="22"/>
        </w:rPr>
        <w:t>Simulating</w:t>
      </w:r>
      <w:proofErr w:type="gramEnd"/>
      <w:r w:rsidRPr="005E0B71">
        <w:rPr>
          <w:rFonts w:cs="Times New Roman"/>
          <w:i/>
          <w:szCs w:val="22"/>
        </w:rPr>
        <w:t xml:space="preserve"> stock dynamics</w:t>
      </w:r>
      <w:bookmarkEnd w:id="221"/>
      <w:bookmarkEnd w:id="222"/>
      <w:bookmarkEnd w:id="223"/>
      <w:bookmarkEnd w:id="224"/>
      <w:bookmarkEnd w:id="225"/>
      <w:bookmarkEnd w:id="226"/>
      <w:bookmarkEnd w:id="227"/>
      <w:bookmarkEnd w:id="228"/>
    </w:p>
    <w:p w:rsidR="002F523A" w:rsidRPr="005E0B71" w:rsidRDefault="00E55249" w:rsidP="00486512">
      <w:pPr>
        <w:pStyle w:val="Caption"/>
        <w:spacing w:line="480" w:lineRule="auto"/>
        <w:rPr>
          <w:szCs w:val="22"/>
        </w:rPr>
      </w:pPr>
      <w:r>
        <w:rPr>
          <w:szCs w:val="22"/>
        </w:rPr>
        <w:t>A</w:t>
      </w:r>
      <w:r w:rsidR="002F523A" w:rsidRPr="005E0B71">
        <w:rPr>
          <w:szCs w:val="22"/>
        </w:rPr>
        <w:t xml:space="preserve"> </w:t>
      </w:r>
      <w:r w:rsidR="000B2331">
        <w:rPr>
          <w:szCs w:val="22"/>
        </w:rPr>
        <w:t xml:space="preserve">standard </w:t>
      </w:r>
      <w:r w:rsidR="002F523A" w:rsidRPr="005E0B71">
        <w:rPr>
          <w:szCs w:val="22"/>
        </w:rPr>
        <w:t>age-structured, spatial model</w:t>
      </w:r>
      <w:r w:rsidR="00F54632" w:rsidRPr="005E0B71">
        <w:rPr>
          <w:szCs w:val="22"/>
        </w:rPr>
        <w:t xml:space="preserve"> identical to that of Carruthers et al. 2014 </w:t>
      </w:r>
      <w:r w:rsidR="002F523A" w:rsidRPr="005E0B71">
        <w:rPr>
          <w:szCs w:val="22"/>
        </w:rPr>
        <w:t xml:space="preserve">was used to simulate </w:t>
      </w:r>
      <w:r w:rsidR="00F54632" w:rsidRPr="005E0B71">
        <w:rPr>
          <w:szCs w:val="22"/>
        </w:rPr>
        <w:t>population and fishery dynamics</w:t>
      </w:r>
      <w:r w:rsidR="000B2331">
        <w:rPr>
          <w:szCs w:val="22"/>
        </w:rPr>
        <w:t>.</w:t>
      </w:r>
      <w:r w:rsidR="00F54632" w:rsidRPr="005E0B71">
        <w:rPr>
          <w:szCs w:val="22"/>
        </w:rPr>
        <w:t xml:space="preserve"> </w:t>
      </w:r>
      <w:r w:rsidR="002F523A" w:rsidRPr="005E0B71">
        <w:rPr>
          <w:szCs w:val="22"/>
        </w:rPr>
        <w:t>A range of parameters and variables are allowed to vary among simulations for a given stock (</w:t>
      </w:r>
      <w:r w:rsidR="002F523A" w:rsidRPr="005E0B71">
        <w:rPr>
          <w:i/>
          <w:szCs w:val="22"/>
        </w:rPr>
        <w:t>e.g</w:t>
      </w:r>
      <w:r w:rsidR="002F523A" w:rsidRPr="005E0B71">
        <w:rPr>
          <w:szCs w:val="22"/>
        </w:rPr>
        <w:t xml:space="preserve">., </w:t>
      </w:r>
      <w:r w:rsidR="000B2331">
        <w:rPr>
          <w:szCs w:val="22"/>
        </w:rPr>
        <w:t>natural mortalit</w:t>
      </w:r>
      <w:ins w:id="229" w:author="Doug Butterworth" w:date="2014-12-30T18:18:00Z">
        <w:r w:rsidR="00E43C54">
          <w:rPr>
            <w:szCs w:val="22"/>
          </w:rPr>
          <w:t>y</w:t>
        </w:r>
      </w:ins>
      <w:r w:rsidR="000B2331">
        <w:rPr>
          <w:szCs w:val="22"/>
        </w:rPr>
        <w:t xml:space="preserve"> rate </w:t>
      </w:r>
      <w:r w:rsidR="002F523A" w:rsidRPr="005E0B71">
        <w:rPr>
          <w:i/>
          <w:szCs w:val="22"/>
        </w:rPr>
        <w:t>M</w:t>
      </w:r>
      <w:r w:rsidR="002F523A" w:rsidRPr="005E0B71">
        <w:rPr>
          <w:szCs w:val="22"/>
        </w:rPr>
        <w:t>, gradient in recent fishing effort, targeting). All parameters that vary as random variables across simulations are denoted with a tilde (</w:t>
      </w:r>
      <w:r w:rsidR="002F523A" w:rsidRPr="005E0B71">
        <w:rPr>
          <w:i/>
          <w:szCs w:val="22"/>
        </w:rPr>
        <w:t>e.g</w:t>
      </w:r>
      <w:proofErr w:type="gramStart"/>
      <w:r w:rsidR="002F523A" w:rsidRPr="005E0B71">
        <w:rPr>
          <w:szCs w:val="22"/>
        </w:rPr>
        <w:t>.,</w:t>
      </w:r>
      <w:proofErr w:type="gramEnd"/>
      <w:r w:rsidR="002F523A" w:rsidRPr="005E0B71">
        <w:rPr>
          <w:position w:val="-6"/>
          <w:szCs w:val="22"/>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25" o:title=""/>
          </v:shape>
          <o:OLEObject Type="Embed" ProgID="Equation.3" ShapeID="_x0000_i1025" DrawAspect="Content" ObjectID="_1482740549" r:id="rId26"/>
        </w:object>
      </w:r>
      <w:r w:rsidR="002F523A" w:rsidRPr="005E0B71">
        <w:rPr>
          <w:szCs w:val="22"/>
        </w:rPr>
        <w:t xml:space="preserve"> ). The probability distributions from which these parameters are sampled are detailed in Table App.A.1. Hence, each parameter or variable denoted with a tilde represents a sample from a distribution specific to each stock. This convention alleviates the need for a simulation and stock subscript for every parameter or variable described below. For example, the symbol </w:t>
      </w:r>
      <w:r w:rsidR="002F523A" w:rsidRPr="005E0B71">
        <w:rPr>
          <w:position w:val="-6"/>
          <w:szCs w:val="22"/>
        </w:rPr>
        <w:object w:dxaOrig="240" w:dyaOrig="279">
          <v:shape id="_x0000_i1026" type="#_x0000_t75" style="width:12pt;height:12pt" o:ole="">
            <v:imagedata r:id="rId25" o:title=""/>
          </v:shape>
          <o:OLEObject Type="Embed" ProgID="Equation.3" ShapeID="_x0000_i1026" DrawAspect="Content" ObjectID="_1482740550" r:id="rId27"/>
        </w:object>
      </w:r>
      <w:r w:rsidR="002F523A" w:rsidRPr="005E0B71">
        <w:rPr>
          <w:szCs w:val="22"/>
        </w:rPr>
        <w:t xml:space="preserve"> represents </w:t>
      </w:r>
      <w:r w:rsidR="002F523A" w:rsidRPr="005E0B71">
        <w:rPr>
          <w:position w:val="-14"/>
          <w:szCs w:val="22"/>
        </w:rPr>
        <w:object w:dxaOrig="1200" w:dyaOrig="380">
          <v:shape id="_x0000_i1027" type="#_x0000_t75" style="width:60.75pt;height:17.25pt" o:ole="">
            <v:imagedata r:id="rId28" o:title=""/>
          </v:shape>
          <o:OLEObject Type="Embed" ProgID="Equation.3" ShapeID="_x0000_i1027" DrawAspect="Content" ObjectID="_1482740551" r:id="rId29"/>
        </w:object>
      </w:r>
      <w:r w:rsidR="002F523A" w:rsidRPr="005E0B71">
        <w:rPr>
          <w:szCs w:val="22"/>
        </w:rPr>
        <w:t xml:space="preserve">which is the sample of the parameter </w:t>
      </w:r>
      <w:r w:rsidR="002F523A" w:rsidRPr="005E0B71">
        <w:rPr>
          <w:position w:val="-6"/>
          <w:szCs w:val="22"/>
        </w:rPr>
        <w:object w:dxaOrig="240" w:dyaOrig="279">
          <v:shape id="_x0000_i1028" type="#_x0000_t75" style="width:12pt;height:12pt" o:ole="">
            <v:imagedata r:id="rId25" o:title=""/>
          </v:shape>
          <o:OLEObject Type="Embed" ProgID="Equation.3" ShapeID="_x0000_i1028" DrawAspect="Content" ObjectID="_1482740552" r:id="rId30"/>
        </w:object>
      </w:r>
      <w:r w:rsidR="002F523A" w:rsidRPr="005E0B71">
        <w:rPr>
          <w:szCs w:val="22"/>
        </w:rPr>
        <w:t xml:space="preserve">corresponding with the </w:t>
      </w:r>
      <w:proofErr w:type="spellStart"/>
      <w:r w:rsidR="002F523A" w:rsidRPr="005E0B71">
        <w:rPr>
          <w:i/>
          <w:szCs w:val="22"/>
        </w:rPr>
        <w:t>i</w:t>
      </w:r>
      <w:r w:rsidR="002F523A" w:rsidRPr="005E0B71">
        <w:rPr>
          <w:i/>
          <w:szCs w:val="22"/>
        </w:rPr>
        <w:softHyphen/>
      </w:r>
      <w:r w:rsidR="002F523A" w:rsidRPr="005E0B71">
        <w:rPr>
          <w:i/>
          <w:szCs w:val="22"/>
        </w:rPr>
        <w:softHyphen/>
      </w:r>
      <w:r w:rsidR="002F523A" w:rsidRPr="005E0B71">
        <w:rPr>
          <w:i/>
          <w:szCs w:val="22"/>
        </w:rPr>
        <w:softHyphen/>
      </w:r>
      <w:r w:rsidR="002F523A" w:rsidRPr="005E0B71">
        <w:rPr>
          <w:szCs w:val="22"/>
          <w:vertAlign w:val="superscript"/>
        </w:rPr>
        <w:t>th</w:t>
      </w:r>
      <w:proofErr w:type="spellEnd"/>
      <w:r w:rsidR="002F523A" w:rsidRPr="005E0B71">
        <w:rPr>
          <w:szCs w:val="22"/>
        </w:rPr>
        <w:t xml:space="preserve"> simulation for stock </w:t>
      </w:r>
      <w:r w:rsidR="002F523A" w:rsidRPr="005E0B71">
        <w:rPr>
          <w:i/>
          <w:szCs w:val="22"/>
        </w:rPr>
        <w:t>s</w:t>
      </w:r>
      <w:r w:rsidR="002F523A" w:rsidRPr="005E0B71">
        <w:rPr>
          <w:szCs w:val="22"/>
        </w:rPr>
        <w:t xml:space="preserve">, drawn from a distribution function </w:t>
      </w:r>
      <w:proofErr w:type="gramStart"/>
      <w:r w:rsidR="002F523A" w:rsidRPr="005E0B71">
        <w:rPr>
          <w:i/>
          <w:szCs w:val="22"/>
        </w:rPr>
        <w:t>f</w:t>
      </w:r>
      <w:r w:rsidR="002F523A" w:rsidRPr="005E0B71">
        <w:rPr>
          <w:szCs w:val="22"/>
        </w:rPr>
        <w:t>(</w:t>
      </w:r>
      <w:proofErr w:type="gramEnd"/>
      <w:r w:rsidR="002F523A" w:rsidRPr="005E0B71">
        <w:rPr>
          <w:szCs w:val="22"/>
        </w:rPr>
        <w:t xml:space="preserve">), from the stock specific parameters </w:t>
      </w:r>
      <w:r w:rsidR="002F523A" w:rsidRPr="005E0B71">
        <w:rPr>
          <w:position w:val="-12"/>
          <w:szCs w:val="22"/>
        </w:rPr>
        <w:object w:dxaOrig="260" w:dyaOrig="360">
          <v:shape id="_x0000_i1029" type="#_x0000_t75" style="width:12pt;height:18.75pt" o:ole="">
            <v:imagedata r:id="rId31" o:title=""/>
          </v:shape>
          <o:OLEObject Type="Embed" ProgID="Equation.3" ShapeID="_x0000_i1029" DrawAspect="Content" ObjectID="_1482740553" r:id="rId32"/>
        </w:object>
      </w:r>
      <w:r w:rsidR="002F523A" w:rsidRPr="005E0B71">
        <w:rPr>
          <w:szCs w:val="22"/>
        </w:rPr>
        <w:t>.</w:t>
      </w:r>
    </w:p>
    <w:p w:rsidR="00486512" w:rsidRDefault="002F523A" w:rsidP="00486512">
      <w:pPr>
        <w:spacing w:after="0" w:line="480" w:lineRule="auto"/>
        <w:rPr>
          <w:rFonts w:ascii="Times New Roman" w:hAnsi="Times New Roman" w:cs="Times New Roman"/>
        </w:rPr>
      </w:pPr>
      <w:r w:rsidRPr="005E0B71">
        <w:rPr>
          <w:rFonts w:ascii="Times New Roman" w:hAnsi="Times New Roman" w:cs="Times New Roman"/>
        </w:rPr>
        <w:t xml:space="preserve"> </w:t>
      </w:r>
    </w:p>
    <w:p w:rsidR="002F523A" w:rsidRDefault="002F523A" w:rsidP="00486512">
      <w:pPr>
        <w:spacing w:after="0" w:line="480" w:lineRule="auto"/>
        <w:rPr>
          <w:rFonts w:ascii="Times New Roman" w:hAnsi="Times New Roman" w:cs="Times New Roman"/>
        </w:rPr>
      </w:pPr>
      <w:r w:rsidRPr="005E0B71">
        <w:rPr>
          <w:rFonts w:ascii="Times New Roman" w:hAnsi="Times New Roman" w:cs="Times New Roman"/>
        </w:rPr>
        <w:t xml:space="preserve">The numbers of individuals recruited to the first age group </w:t>
      </w:r>
      <w:r w:rsidRPr="005E0B71">
        <w:rPr>
          <w:rFonts w:ascii="Times New Roman" w:hAnsi="Times New Roman" w:cs="Times New Roman"/>
          <w:i/>
        </w:rPr>
        <w:t>N</w:t>
      </w:r>
      <w:r w:rsidRPr="005E0B71">
        <w:rPr>
          <w:rFonts w:ascii="Times New Roman" w:hAnsi="Times New Roman" w:cs="Times New Roman"/>
          <w:i/>
          <w:vertAlign w:val="subscript"/>
        </w:rPr>
        <w:t>y</w:t>
      </w:r>
      <w:proofErr w:type="gramStart"/>
      <w:r w:rsidRPr="005E0B71">
        <w:rPr>
          <w:rFonts w:ascii="Times New Roman" w:hAnsi="Times New Roman" w:cs="Times New Roman"/>
          <w:i/>
          <w:vertAlign w:val="subscript"/>
        </w:rPr>
        <w:t>,a</w:t>
      </w:r>
      <w:proofErr w:type="gramEnd"/>
      <w:r w:rsidRPr="005E0B71">
        <w:rPr>
          <w:rFonts w:ascii="Times New Roman" w:hAnsi="Times New Roman" w:cs="Times New Roman"/>
          <w:i/>
          <w:vertAlign w:val="subscript"/>
        </w:rPr>
        <w:t>=1,r</w:t>
      </w:r>
      <w:r w:rsidRPr="005E0B71">
        <w:rPr>
          <w:rFonts w:ascii="Times New Roman" w:hAnsi="Times New Roman" w:cs="Times New Roman"/>
        </w:rPr>
        <w:t xml:space="preserve"> in each year </w:t>
      </w:r>
      <w:r w:rsidRPr="005E0B71">
        <w:rPr>
          <w:rFonts w:ascii="Times New Roman" w:hAnsi="Times New Roman" w:cs="Times New Roman"/>
          <w:i/>
        </w:rPr>
        <w:t>y</w:t>
      </w:r>
      <w:r w:rsidRPr="005E0B71">
        <w:rPr>
          <w:rFonts w:ascii="Times New Roman" w:hAnsi="Times New Roman" w:cs="Times New Roman"/>
        </w:rPr>
        <w:t xml:space="preserve">, and area </w:t>
      </w:r>
      <w:r w:rsidRPr="005E0B71">
        <w:rPr>
          <w:rFonts w:ascii="Times New Roman" w:hAnsi="Times New Roman" w:cs="Times New Roman"/>
          <w:i/>
        </w:rPr>
        <w:t>r</w:t>
      </w:r>
      <w:r w:rsidRPr="005E0B71">
        <w:rPr>
          <w:rFonts w:ascii="Times New Roman" w:hAnsi="Times New Roman" w:cs="Times New Roman"/>
        </w:rPr>
        <w:t xml:space="preserve"> is calculated </w:t>
      </w:r>
      <w:r w:rsidRPr="005F437F">
        <w:rPr>
          <w:rFonts w:ascii="Times New Roman" w:hAnsi="Times New Roman" w:cs="Times New Roman"/>
        </w:rPr>
        <w:t>using a Beverton-Holt stock-recruitment relationship with log-normal recruitment deviations:</w:t>
      </w:r>
    </w:p>
    <w:p w:rsidR="00486512" w:rsidRPr="005F437F" w:rsidRDefault="00486512" w:rsidP="00486512">
      <w:pPr>
        <w:spacing w:after="0" w:line="480" w:lineRule="auto"/>
        <w:rPr>
          <w:rFonts w:ascii="Times New Roman" w:hAnsi="Times New Roman" w:cs="Times New Roman"/>
        </w:rPr>
      </w:pPr>
    </w:p>
    <w:p w:rsidR="005F437F" w:rsidRDefault="005F437F" w:rsidP="00486512">
      <w:pPr>
        <w:spacing w:after="0" w:line="480" w:lineRule="auto"/>
        <w:rPr>
          <w:rFonts w:ascii="Times New Roman" w:hAnsi="Times New Roman" w:cs="Times New Roman"/>
        </w:rPr>
      </w:pPr>
      <w:r w:rsidRPr="005F437F">
        <w:rPr>
          <w:rFonts w:ascii="Times New Roman" w:hAnsi="Times New Roman" w:cs="Times New Roman"/>
        </w:rPr>
        <w:t>App. A.</w:t>
      </w:r>
      <w:r w:rsidR="00486512">
        <w:rPr>
          <w:rFonts w:ascii="Times New Roman" w:hAnsi="Times New Roman" w:cs="Times New Roman"/>
        </w:rPr>
        <w:t>1</w:t>
      </w:r>
      <w:r w:rsidRPr="005F437F">
        <w:rPr>
          <w:rFonts w:ascii="Times New Roman" w:hAnsi="Times New Roman" w:cs="Times New Roman"/>
        </w:rPr>
        <w:t>)</w:t>
      </w:r>
      <w:r w:rsidRPr="005F437F">
        <w:rPr>
          <w:rFonts w:ascii="Times New Roman" w:hAnsi="Times New Roman" w:cs="Times New Roman"/>
        </w:rPr>
        <w:tab/>
      </w:r>
      <w:r w:rsidRPr="005F437F">
        <w:rPr>
          <w:rFonts w:ascii="Times New Roman" w:hAnsi="Times New Roman" w:cs="Times New Roman"/>
        </w:rPr>
        <w:tab/>
        <w:t xml:space="preserve"> </w:t>
      </w:r>
      <w:r w:rsidR="00F73B4F" w:rsidRPr="005F437F">
        <w:rPr>
          <w:rFonts w:ascii="Times New Roman" w:hAnsi="Times New Roman" w:cs="Times New Roman"/>
          <w:position w:val="-36"/>
        </w:rPr>
        <w:object w:dxaOrig="5940" w:dyaOrig="840">
          <v:shape id="_x0000_i1115" type="#_x0000_t75" style="width:298.5pt;height:42.75pt" o:ole="">
            <v:imagedata r:id="rId33" o:title=""/>
          </v:shape>
          <o:OLEObject Type="Embed" ProgID="Equation.3" ShapeID="_x0000_i1115" DrawAspect="Content" ObjectID="_1482740554" r:id="rId34"/>
        </w:object>
      </w:r>
    </w:p>
    <w:p w:rsidR="003639AE" w:rsidRPr="005F437F" w:rsidRDefault="003639AE" w:rsidP="00486512">
      <w:pPr>
        <w:spacing w:after="0" w:line="480" w:lineRule="auto"/>
        <w:rPr>
          <w:rFonts w:ascii="Times New Roman" w:hAnsi="Times New Roman" w:cs="Times New Roman"/>
          <w:lang w:eastAsia="en-CA"/>
        </w:rPr>
      </w:pPr>
    </w:p>
    <w:p w:rsidR="002F523A" w:rsidRPr="005E0B71" w:rsidRDefault="002F523A" w:rsidP="00486512">
      <w:pPr>
        <w:spacing w:after="0" w:line="480" w:lineRule="auto"/>
        <w:rPr>
          <w:rFonts w:ascii="Times New Roman" w:hAnsi="Times New Roman" w:cs="Times New Roman"/>
        </w:rPr>
      </w:pPr>
      <w:r w:rsidRPr="005F437F">
        <w:rPr>
          <w:rFonts w:ascii="Times New Roman" w:hAnsi="Times New Roman" w:cs="Times New Roman"/>
        </w:rPr>
        <w:t xml:space="preserve">where </w:t>
      </w:r>
      <w:r w:rsidRPr="005F437F">
        <w:rPr>
          <w:rFonts w:ascii="Times New Roman" w:hAnsi="Times New Roman" w:cs="Times New Roman"/>
          <w:i/>
        </w:rPr>
        <w:t xml:space="preserve">h </w:t>
      </w:r>
      <w:r w:rsidRPr="005F437F">
        <w:rPr>
          <w:rFonts w:ascii="Times New Roman" w:hAnsi="Times New Roman" w:cs="Times New Roman"/>
        </w:rPr>
        <w:t xml:space="preserve">is the steepness parameter, </w:t>
      </w:r>
      <w:r w:rsidRPr="005F437F">
        <w:rPr>
          <w:rFonts w:ascii="Times New Roman" w:hAnsi="Times New Roman" w:cs="Times New Roman"/>
          <w:i/>
        </w:rPr>
        <w:t>R</w:t>
      </w:r>
      <w:r w:rsidRPr="005F437F">
        <w:rPr>
          <w:rFonts w:ascii="Times New Roman" w:hAnsi="Times New Roman" w:cs="Times New Roman"/>
          <w:i/>
          <w:vertAlign w:val="subscript"/>
        </w:rPr>
        <w:t>0</w:t>
      </w:r>
      <w:r w:rsidRPr="005F437F">
        <w:rPr>
          <w:rFonts w:ascii="Times New Roman" w:hAnsi="Times New Roman" w:cs="Times New Roman"/>
          <w:i/>
        </w:rPr>
        <w:t xml:space="preserve"> </w:t>
      </w:r>
      <w:r w:rsidRPr="005F437F">
        <w:rPr>
          <w:rFonts w:ascii="Times New Roman" w:hAnsi="Times New Roman" w:cs="Times New Roman"/>
        </w:rPr>
        <w:t xml:space="preserve">is the recruitment given unfished conditions, </w:t>
      </w:r>
      <w:r w:rsidRPr="005F437F">
        <w:rPr>
          <w:rFonts w:ascii="Times New Roman" w:hAnsi="Times New Roman" w:cs="Times New Roman"/>
          <w:i/>
        </w:rPr>
        <w:t>SSB</w:t>
      </w:r>
      <w:r w:rsidRPr="005F437F">
        <w:rPr>
          <w:rFonts w:ascii="Times New Roman" w:hAnsi="Times New Roman" w:cs="Times New Roman"/>
          <w:i/>
          <w:vertAlign w:val="subscript"/>
        </w:rPr>
        <w:t>y,r</w:t>
      </w:r>
      <w:r w:rsidRPr="005F437F">
        <w:rPr>
          <w:rFonts w:ascii="Times New Roman" w:hAnsi="Times New Roman" w:cs="Times New Roman"/>
          <w:i/>
        </w:rPr>
        <w:t xml:space="preserve"> </w:t>
      </w:r>
      <w:r w:rsidRPr="005F437F">
        <w:rPr>
          <w:rFonts w:ascii="Times New Roman" w:hAnsi="Times New Roman" w:cs="Times New Roman"/>
        </w:rPr>
        <w:t xml:space="preserve">is spawning stock biomass in the previous year and </w:t>
      </w:r>
      <w:r w:rsidRPr="005F437F">
        <w:rPr>
          <w:rFonts w:ascii="Times New Roman" w:hAnsi="Times New Roman" w:cs="Times New Roman"/>
          <w:i/>
        </w:rPr>
        <w:t>SSB</w:t>
      </w:r>
      <w:r w:rsidRPr="005F437F">
        <w:rPr>
          <w:rFonts w:ascii="Times New Roman" w:hAnsi="Times New Roman" w:cs="Times New Roman"/>
          <w:i/>
          <w:vertAlign w:val="subscript"/>
        </w:rPr>
        <w:t>0</w:t>
      </w:r>
      <w:r w:rsidRPr="005F437F">
        <w:rPr>
          <w:rFonts w:ascii="Times New Roman" w:hAnsi="Times New Roman" w:cs="Times New Roman"/>
        </w:rPr>
        <w:t xml:space="preserve"> is the spawning stock biomass under unfished conditions. The process error</w:t>
      </w:r>
      <w:r w:rsidRPr="005E0B71">
        <w:rPr>
          <w:rFonts w:ascii="Times New Roman" w:hAnsi="Times New Roman" w:cs="Times New Roman"/>
        </w:rPr>
        <w:t xml:space="preserve"> term </w:t>
      </w:r>
      <w:r w:rsidRPr="005E0B71">
        <w:rPr>
          <w:rFonts w:ascii="Times New Roman" w:hAnsi="Times New Roman" w:cs="Times New Roman"/>
          <w:i/>
        </w:rPr>
        <w:t>P</w:t>
      </w:r>
      <w:r w:rsidRPr="005E0B71">
        <w:rPr>
          <w:rFonts w:ascii="Times New Roman" w:hAnsi="Times New Roman" w:cs="Times New Roman"/>
        </w:rPr>
        <w:t xml:space="preserve">, </w:t>
      </w:r>
      <w:r w:rsidR="00486512">
        <w:rPr>
          <w:rFonts w:ascii="Times New Roman" w:hAnsi="Times New Roman" w:cs="Times New Roman"/>
        </w:rPr>
        <w:t xml:space="preserve">is an </w:t>
      </w:r>
      <w:proofErr w:type="spellStart"/>
      <w:r w:rsidR="00486512">
        <w:rPr>
          <w:rFonts w:ascii="Times New Roman" w:hAnsi="Times New Roman" w:cs="Times New Roman"/>
        </w:rPr>
        <w:t>autocorrelated</w:t>
      </w:r>
      <w:proofErr w:type="spellEnd"/>
      <w:r w:rsidR="00486512">
        <w:rPr>
          <w:rFonts w:ascii="Times New Roman" w:hAnsi="Times New Roman" w:cs="Times New Roman"/>
        </w:rPr>
        <w:t xml:space="preserve"> random variable: </w:t>
      </w:r>
    </w:p>
    <w:p w:rsidR="00F73B4F" w:rsidRDefault="00F73B4F" w:rsidP="00486512">
      <w:pPr>
        <w:pStyle w:val="Caption"/>
        <w:spacing w:line="480" w:lineRule="auto"/>
        <w:rPr>
          <w:szCs w:val="22"/>
        </w:rPr>
      </w:pPr>
    </w:p>
    <w:p w:rsidR="00F73B4F" w:rsidRDefault="00F73B4F" w:rsidP="00486512">
      <w:pPr>
        <w:pStyle w:val="Caption"/>
        <w:spacing w:line="480" w:lineRule="auto"/>
        <w:rPr>
          <w:szCs w:val="22"/>
        </w:rPr>
      </w:pPr>
      <w:r w:rsidRPr="005F437F">
        <w:rPr>
          <w:szCs w:val="22"/>
        </w:rPr>
        <w:t>App.A.</w:t>
      </w:r>
      <w:r w:rsidR="00486512">
        <w:rPr>
          <w:szCs w:val="22"/>
        </w:rPr>
        <w:t>2</w:t>
      </w:r>
      <w:r w:rsidRPr="005F437F">
        <w:rPr>
          <w:szCs w:val="22"/>
        </w:rPr>
        <w:t>)</w:t>
      </w:r>
      <w:r w:rsidRPr="005F437F">
        <w:rPr>
          <w:szCs w:val="22"/>
        </w:rPr>
        <w:tab/>
      </w:r>
      <w:r w:rsidRPr="005F437F">
        <w:rPr>
          <w:szCs w:val="22"/>
        </w:rPr>
        <w:tab/>
      </w:r>
      <w:r w:rsidR="00830466" w:rsidRPr="00486512">
        <w:rPr>
          <w:position w:val="-14"/>
          <w:szCs w:val="22"/>
        </w:rPr>
        <w:object w:dxaOrig="2640" w:dyaOrig="380">
          <v:shape id="_x0000_i1207" type="#_x0000_t75" style="width:132.75pt;height:19.5pt" o:ole="">
            <v:imagedata r:id="rId35" o:title=""/>
          </v:shape>
          <o:OLEObject Type="Embed" ProgID="Equation.3" ShapeID="_x0000_i1207" DrawAspect="Content" ObjectID="_1482740555" r:id="rId36"/>
        </w:object>
      </w:r>
    </w:p>
    <w:p w:rsidR="00486512" w:rsidRPr="008233F7" w:rsidRDefault="00486512" w:rsidP="008233F7">
      <w:pPr>
        <w:spacing w:after="0" w:line="480" w:lineRule="auto"/>
        <w:rPr>
          <w:lang w:eastAsia="en-CA"/>
        </w:rPr>
      </w:pPr>
    </w:p>
    <w:p w:rsidR="00486512" w:rsidRPr="008233F7" w:rsidRDefault="00486512" w:rsidP="008233F7">
      <w:pPr>
        <w:spacing w:after="0" w:line="480" w:lineRule="auto"/>
        <w:rPr>
          <w:lang w:eastAsia="en-CA"/>
        </w:rPr>
      </w:pPr>
      <w:proofErr w:type="gramStart"/>
      <w:r>
        <w:rPr>
          <w:rFonts w:ascii="Times New Roman" w:hAnsi="Times New Roman" w:cs="Times New Roman"/>
          <w:lang w:eastAsia="en-CA"/>
        </w:rPr>
        <w:t>where</w:t>
      </w:r>
      <w:proofErr w:type="gramEnd"/>
      <w:r>
        <w:rPr>
          <w:rFonts w:ascii="Times New Roman" w:hAnsi="Times New Roman" w:cs="Times New Roman"/>
          <w:lang w:eastAsia="en-CA"/>
        </w:rPr>
        <w:t>,</w:t>
      </w:r>
      <w:r w:rsidRPr="003639AE">
        <w:rPr>
          <w:rFonts w:ascii="Times New Roman" w:hAnsi="Times New Roman" w:cs="Times New Roman"/>
          <w:lang w:eastAsia="en-CA"/>
        </w:rPr>
        <w:t xml:space="preserve"> </w:t>
      </w:r>
      <w:r w:rsidRPr="008233F7">
        <w:rPr>
          <w:rFonts w:ascii="Times New Roman" w:hAnsi="Times New Roman" w:cs="Times New Roman"/>
          <w:i/>
          <w:lang w:eastAsia="en-CA"/>
        </w:rPr>
        <w:t>v</w:t>
      </w:r>
      <w:r>
        <w:rPr>
          <w:rFonts w:ascii="Times New Roman" w:hAnsi="Times New Roman" w:cs="Times New Roman"/>
          <w:lang w:eastAsia="en-CA"/>
        </w:rPr>
        <w:t xml:space="preserve"> controls the level of autocorrelation in recruitment deviations and </w:t>
      </w:r>
      <w:r>
        <w:rPr>
          <w:rFonts w:ascii="Times New Roman" w:hAnsi="Times New Roman" w:cs="Times New Roman"/>
          <w:i/>
          <w:lang w:eastAsia="en-CA"/>
        </w:rPr>
        <w:t>κ</w:t>
      </w:r>
      <w:r>
        <w:rPr>
          <w:rFonts w:ascii="Times New Roman" w:hAnsi="Times New Roman" w:cs="Times New Roman"/>
          <w:lang w:eastAsia="en-CA"/>
        </w:rPr>
        <w:t xml:space="preserve"> is a normally distributed random variable of mean zero:</w:t>
      </w:r>
    </w:p>
    <w:p w:rsidR="00486512" w:rsidRPr="008233F7" w:rsidRDefault="00486512" w:rsidP="008233F7">
      <w:pPr>
        <w:spacing w:after="0" w:line="480" w:lineRule="auto"/>
        <w:rPr>
          <w:lang w:eastAsia="en-CA"/>
        </w:rPr>
      </w:pPr>
    </w:p>
    <w:p w:rsidR="002F523A" w:rsidRDefault="002F523A" w:rsidP="00486512">
      <w:pPr>
        <w:pStyle w:val="Caption"/>
        <w:spacing w:line="480" w:lineRule="auto"/>
        <w:rPr>
          <w:szCs w:val="22"/>
        </w:rPr>
      </w:pPr>
      <w:r w:rsidRPr="005E0B71">
        <w:rPr>
          <w:szCs w:val="22"/>
        </w:rPr>
        <w:t>App.A.</w:t>
      </w:r>
      <w:r w:rsidR="00E408E9">
        <w:rPr>
          <w:szCs w:val="22"/>
        </w:rPr>
        <w:t>3</w:t>
      </w:r>
      <w:r w:rsidRPr="005E0B71">
        <w:rPr>
          <w:szCs w:val="22"/>
        </w:rPr>
        <w:t>)</w:t>
      </w:r>
      <w:r w:rsidRPr="005E0B71">
        <w:rPr>
          <w:szCs w:val="22"/>
        </w:rPr>
        <w:tab/>
      </w:r>
      <w:r w:rsidRPr="005E0B71">
        <w:rPr>
          <w:szCs w:val="22"/>
        </w:rPr>
        <w:tab/>
      </w:r>
      <w:r w:rsidR="00486512" w:rsidRPr="005E0B71">
        <w:rPr>
          <w:position w:val="-14"/>
          <w:szCs w:val="22"/>
        </w:rPr>
        <w:object w:dxaOrig="1680" w:dyaOrig="380">
          <v:shape id="_x0000_i1206" type="#_x0000_t75" style="width:84.75pt;height:17.25pt" o:ole="">
            <v:imagedata r:id="rId37" o:title=""/>
          </v:shape>
          <o:OLEObject Type="Embed" ProgID="Equation.3" ShapeID="_x0000_i1206" DrawAspect="Content" ObjectID="_1482740556" r:id="rId38"/>
        </w:object>
      </w:r>
    </w:p>
    <w:p w:rsidR="00486512" w:rsidRPr="008233F7" w:rsidRDefault="00486512" w:rsidP="008233F7">
      <w:pPr>
        <w:spacing w:after="0" w:line="480" w:lineRule="auto"/>
        <w:rPr>
          <w:lang w:eastAsia="en-CA"/>
        </w:rPr>
      </w:pPr>
    </w:p>
    <w:p w:rsidR="002F523A" w:rsidRPr="005E0B71" w:rsidRDefault="002F523A" w:rsidP="008233F7">
      <w:pPr>
        <w:spacing w:after="0" w:line="480" w:lineRule="auto"/>
        <w:rPr>
          <w:rFonts w:ascii="Times New Roman" w:hAnsi="Times New Roman" w:cs="Times New Roman"/>
        </w:rPr>
      </w:pPr>
      <w:r w:rsidRPr="005E0B71">
        <w:rPr>
          <w:rFonts w:ascii="Times New Roman" w:hAnsi="Times New Roman" w:cs="Times New Roman"/>
        </w:rPr>
        <w:t xml:space="preserve">The spawning stock biomass, </w:t>
      </w:r>
      <w:r w:rsidRPr="005E0B71">
        <w:rPr>
          <w:rFonts w:ascii="Times New Roman" w:hAnsi="Times New Roman" w:cs="Times New Roman"/>
          <w:i/>
        </w:rPr>
        <w:t>SSB</w:t>
      </w:r>
      <w:r w:rsidRPr="005E0B71">
        <w:rPr>
          <w:rFonts w:ascii="Times New Roman" w:hAnsi="Times New Roman" w:cs="Times New Roman"/>
        </w:rPr>
        <w:t>, is given by:</w:t>
      </w:r>
    </w:p>
    <w:p w:rsidR="002F523A" w:rsidRPr="005E0B71" w:rsidRDefault="002F523A" w:rsidP="008233F7">
      <w:pPr>
        <w:spacing w:after="0" w:line="480" w:lineRule="auto"/>
        <w:ind w:firstLine="720"/>
        <w:rPr>
          <w:rFonts w:ascii="Times New Roman" w:hAnsi="Times New Roman" w:cs="Times New Roman"/>
        </w:rPr>
      </w:pPr>
    </w:p>
    <w:p w:rsidR="002F523A" w:rsidRPr="005E0B71" w:rsidRDefault="002F523A" w:rsidP="00486512">
      <w:pPr>
        <w:pStyle w:val="Caption"/>
        <w:spacing w:line="480" w:lineRule="auto"/>
        <w:rPr>
          <w:szCs w:val="22"/>
        </w:rPr>
      </w:pPr>
      <w:r w:rsidRPr="005E0B71">
        <w:rPr>
          <w:szCs w:val="22"/>
        </w:rPr>
        <w:t>App.A.</w:t>
      </w:r>
      <w:r w:rsidR="00E408E9">
        <w:rPr>
          <w:szCs w:val="22"/>
        </w:rPr>
        <w:t>4</w:t>
      </w:r>
      <w:r w:rsidRPr="005E0B71">
        <w:rPr>
          <w:szCs w:val="22"/>
        </w:rPr>
        <w:t>)</w:t>
      </w:r>
      <w:r w:rsidRPr="005E0B71">
        <w:rPr>
          <w:szCs w:val="22"/>
        </w:rPr>
        <w:tab/>
      </w:r>
      <w:r w:rsidRPr="005E0B71">
        <w:rPr>
          <w:szCs w:val="22"/>
        </w:rPr>
        <w:tab/>
      </w:r>
      <w:r w:rsidRPr="005E0B71">
        <w:rPr>
          <w:position w:val="-28"/>
          <w:szCs w:val="22"/>
        </w:rPr>
        <w:object w:dxaOrig="2260" w:dyaOrig="700">
          <v:shape id="_x0000_i1033" type="#_x0000_t75" style="width:111.75pt;height:36pt" o:ole="">
            <v:imagedata r:id="rId39" o:title=""/>
          </v:shape>
          <o:OLEObject Type="Embed" ProgID="Equation.3" ShapeID="_x0000_i1033" DrawAspect="Content" ObjectID="_1482740557" r:id="rId40"/>
        </w:object>
      </w:r>
    </w:p>
    <w:p w:rsidR="002F523A" w:rsidRPr="005E0B71" w:rsidRDefault="002F523A" w:rsidP="008233F7">
      <w:pPr>
        <w:spacing w:after="0" w:line="480" w:lineRule="auto"/>
        <w:rPr>
          <w:rFonts w:ascii="Times New Roman" w:hAnsi="Times New Roman" w:cs="Times New Roman"/>
        </w:rPr>
      </w:pPr>
    </w:p>
    <w:p w:rsidR="002F523A" w:rsidRPr="005E0B71" w:rsidRDefault="002F523A" w:rsidP="008233F7">
      <w:pPr>
        <w:spacing w:after="0"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m</w:t>
      </w:r>
      <w:r w:rsidRPr="005E0B71">
        <w:rPr>
          <w:rFonts w:ascii="Times New Roman" w:hAnsi="Times New Roman" w:cs="Times New Roman"/>
          <w:i/>
          <w:vertAlign w:val="subscript"/>
        </w:rPr>
        <w:t>a</w:t>
      </w:r>
      <w:r w:rsidRPr="005E0B71">
        <w:rPr>
          <w:rFonts w:ascii="Times New Roman" w:hAnsi="Times New Roman" w:cs="Times New Roman"/>
        </w:rPr>
        <w:t xml:space="preserve"> is the maturity-at-age </w:t>
      </w:r>
      <w:r w:rsidRPr="005E0B71">
        <w:rPr>
          <w:rFonts w:ascii="Times New Roman" w:hAnsi="Times New Roman" w:cs="Times New Roman"/>
          <w:i/>
        </w:rPr>
        <w:t xml:space="preserve">a, </w:t>
      </w:r>
      <w:r w:rsidRPr="005E0B71">
        <w:rPr>
          <w:rFonts w:ascii="Times New Roman" w:hAnsi="Times New Roman" w:cs="Times New Roman"/>
        </w:rPr>
        <w:t xml:space="preserve">and the maximum age </w:t>
      </w:r>
      <w:r w:rsidRPr="005E0B71">
        <w:rPr>
          <w:rFonts w:ascii="Times New Roman" w:hAnsi="Times New Roman" w:cs="Times New Roman"/>
          <w:i/>
        </w:rPr>
        <w:t>n</w:t>
      </w:r>
      <w:r w:rsidRPr="005E0B71">
        <w:rPr>
          <w:rFonts w:ascii="Times New Roman" w:hAnsi="Times New Roman" w:cs="Times New Roman"/>
          <w:i/>
          <w:vertAlign w:val="subscript"/>
        </w:rPr>
        <w:t>a</w:t>
      </w:r>
      <w:r w:rsidRPr="005E0B71">
        <w:rPr>
          <w:rFonts w:ascii="Times New Roman" w:hAnsi="Times New Roman" w:cs="Times New Roman"/>
        </w:rPr>
        <w:t xml:space="preserve"> is specific to each stock. Maturity-at-age is assumed to follow a logistic relationship with age; the slope of the transition from immature to mature is determined by the precision parameter, where 5</w:t>
      </w:r>
      <w:r w:rsidR="00E55249">
        <w:rPr>
          <w:rFonts w:ascii="Times New Roman" w:hAnsi="Times New Roman" w:cs="Times New Roman"/>
        </w:rPr>
        <w:t>0% of individuals are mature at</w:t>
      </w:r>
      <w:r w:rsidRPr="005E0B71">
        <w:rPr>
          <w:rFonts w:ascii="Times New Roman" w:hAnsi="Times New Roman" w:cs="Times New Roman"/>
          <w:position w:val="-12"/>
        </w:rPr>
        <w:object w:dxaOrig="320" w:dyaOrig="400">
          <v:shape id="_x0000_i1034" type="#_x0000_t75" style="width:18.75pt;height:18.75pt" o:ole="">
            <v:imagedata r:id="rId41" o:title=""/>
          </v:shape>
          <o:OLEObject Type="Embed" ProgID="Equation.3" ShapeID="_x0000_i1034" DrawAspect="Content" ObjectID="_1482740558" r:id="rId42"/>
        </w:object>
      </w:r>
      <w:r w:rsidRPr="005E0B71">
        <w:rPr>
          <w:rFonts w:ascii="Times New Roman" w:hAnsi="Times New Roman" w:cs="Times New Roman"/>
        </w:rPr>
        <w:t xml:space="preserve">: </w:t>
      </w:r>
    </w:p>
    <w:p w:rsidR="002F523A" w:rsidRPr="005E0B71" w:rsidRDefault="002F523A" w:rsidP="008233F7">
      <w:pPr>
        <w:spacing w:after="0" w:line="480" w:lineRule="auto"/>
        <w:rPr>
          <w:rFonts w:ascii="Times New Roman" w:hAnsi="Times New Roman" w:cs="Times New Roman"/>
        </w:rPr>
      </w:pPr>
    </w:p>
    <w:p w:rsidR="002F523A" w:rsidRPr="005E0B71" w:rsidRDefault="002F523A" w:rsidP="00486512">
      <w:pPr>
        <w:pStyle w:val="Caption"/>
        <w:spacing w:line="480" w:lineRule="auto"/>
        <w:rPr>
          <w:szCs w:val="22"/>
        </w:rPr>
      </w:pPr>
      <w:r w:rsidRPr="005E0B71">
        <w:rPr>
          <w:szCs w:val="22"/>
        </w:rPr>
        <w:lastRenderedPageBreak/>
        <w:t>App.A.</w:t>
      </w:r>
      <w:r w:rsidR="00E408E9">
        <w:rPr>
          <w:szCs w:val="22"/>
        </w:rPr>
        <w:t>5</w:t>
      </w:r>
      <w:r w:rsidRPr="005E0B71">
        <w:rPr>
          <w:szCs w:val="22"/>
        </w:rPr>
        <w:t>)</w:t>
      </w:r>
      <w:r w:rsidRPr="005E0B71">
        <w:rPr>
          <w:szCs w:val="22"/>
        </w:rPr>
        <w:tab/>
      </w:r>
      <w:r w:rsidRPr="005E0B71">
        <w:rPr>
          <w:szCs w:val="22"/>
        </w:rPr>
        <w:tab/>
      </w:r>
      <w:r w:rsidRPr="005E0B71">
        <w:rPr>
          <w:position w:val="-32"/>
          <w:szCs w:val="22"/>
        </w:rPr>
        <w:object w:dxaOrig="2659" w:dyaOrig="700">
          <v:shape id="_x0000_i1035" type="#_x0000_t75" style="width:126.75pt;height:32.25pt" o:ole="">
            <v:imagedata r:id="rId43" o:title=""/>
          </v:shape>
          <o:OLEObject Type="Embed" ProgID="Equation.3" ShapeID="_x0000_i1035" DrawAspect="Content" ObjectID="_1482740559" r:id="rId44"/>
        </w:object>
      </w:r>
    </w:p>
    <w:p w:rsidR="002F523A" w:rsidRPr="005E0B71" w:rsidRDefault="002F523A" w:rsidP="008233F7">
      <w:pPr>
        <w:spacing w:after="0" w:line="480" w:lineRule="auto"/>
        <w:rPr>
          <w:rFonts w:ascii="Times New Roman" w:hAnsi="Times New Roman" w:cs="Times New Roman"/>
        </w:rPr>
      </w:pPr>
    </w:p>
    <w:p w:rsidR="002F523A" w:rsidRPr="005E0B71" w:rsidRDefault="002F523A" w:rsidP="008233F7">
      <w:pPr>
        <w:spacing w:after="0" w:line="480" w:lineRule="auto"/>
        <w:rPr>
          <w:rFonts w:ascii="Times New Roman" w:hAnsi="Times New Roman" w:cs="Times New Roman"/>
        </w:rPr>
      </w:pPr>
      <w:r w:rsidRPr="005E0B71">
        <w:rPr>
          <w:rFonts w:ascii="Times New Roman" w:hAnsi="Times New Roman" w:cs="Times New Roman"/>
        </w:rPr>
        <w:t>Numbers at age are converted to biomass using the von Bertalanffy growth equation:</w:t>
      </w:r>
    </w:p>
    <w:p w:rsidR="002F523A" w:rsidRPr="005E0B71" w:rsidRDefault="002F523A" w:rsidP="008233F7">
      <w:pPr>
        <w:spacing w:after="0" w:line="480" w:lineRule="auto"/>
        <w:rPr>
          <w:rFonts w:ascii="Times New Roman" w:hAnsi="Times New Roman" w:cs="Times New Roman"/>
        </w:rPr>
      </w:pPr>
    </w:p>
    <w:p w:rsidR="002F523A" w:rsidRPr="005E0B71" w:rsidRDefault="002F523A" w:rsidP="00486512">
      <w:pPr>
        <w:pStyle w:val="Caption"/>
        <w:spacing w:line="480" w:lineRule="auto"/>
        <w:rPr>
          <w:szCs w:val="22"/>
        </w:rPr>
      </w:pPr>
      <w:r w:rsidRPr="005E0B71">
        <w:rPr>
          <w:szCs w:val="22"/>
        </w:rPr>
        <w:t>App.A.</w:t>
      </w:r>
      <w:r w:rsidR="00E408E9">
        <w:rPr>
          <w:szCs w:val="22"/>
        </w:rPr>
        <w:t>6</w:t>
      </w:r>
      <w:r w:rsidRPr="005E0B71">
        <w:rPr>
          <w:szCs w:val="22"/>
        </w:rPr>
        <w:t>)</w:t>
      </w:r>
      <w:r w:rsidRPr="005E0B71">
        <w:rPr>
          <w:szCs w:val="22"/>
        </w:rPr>
        <w:tab/>
      </w:r>
      <w:r w:rsidRPr="005E0B71">
        <w:rPr>
          <w:szCs w:val="22"/>
        </w:rPr>
        <w:tab/>
      </w:r>
      <w:r w:rsidR="006D542C" w:rsidRPr="005E0B71">
        <w:rPr>
          <w:position w:val="-12"/>
          <w:szCs w:val="22"/>
        </w:rPr>
        <w:object w:dxaOrig="2040" w:dyaOrig="400">
          <v:shape id="_x0000_i1036" type="#_x0000_t75" style="width:99pt;height:18.75pt" o:ole="">
            <v:imagedata r:id="rId45" o:title=""/>
          </v:shape>
          <o:OLEObject Type="Embed" ProgID="Equation.3" ShapeID="_x0000_i1036" DrawAspect="Content" ObjectID="_1482740560" r:id="rId46"/>
        </w:object>
      </w:r>
      <w:r w:rsidRPr="005E0B71">
        <w:rPr>
          <w:szCs w:val="22"/>
        </w:rPr>
        <w:t xml:space="preserve"> </w:t>
      </w:r>
    </w:p>
    <w:p w:rsidR="002F523A" w:rsidRPr="005E0B71" w:rsidRDefault="002F523A" w:rsidP="008233F7">
      <w:pPr>
        <w:spacing w:after="0" w:line="480" w:lineRule="auto"/>
        <w:rPr>
          <w:rFonts w:ascii="Times New Roman" w:hAnsi="Times New Roman" w:cs="Times New Roman"/>
        </w:rPr>
      </w:pPr>
    </w:p>
    <w:p w:rsidR="002F523A" w:rsidRDefault="002F523A" w:rsidP="00486512">
      <w:pPr>
        <w:spacing w:after="0"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L</w:t>
      </w:r>
      <w:r w:rsidRPr="005E0B71">
        <w:rPr>
          <w:rFonts w:ascii="Times New Roman" w:hAnsi="Times New Roman" w:cs="Times New Roman"/>
          <w:i/>
          <w:vertAlign w:val="subscript"/>
        </w:rPr>
        <w:t>a</w:t>
      </w:r>
      <w:r w:rsidRPr="005E0B71">
        <w:rPr>
          <w:rFonts w:ascii="Times New Roman" w:hAnsi="Times New Roman" w:cs="Times New Roman"/>
        </w:rPr>
        <w:t xml:space="preserve"> is the length of an individual of age </w:t>
      </w:r>
      <w:r w:rsidRPr="005E0B71">
        <w:rPr>
          <w:rFonts w:ascii="Times New Roman" w:hAnsi="Times New Roman" w:cs="Times New Roman"/>
          <w:i/>
        </w:rPr>
        <w:t>a</w:t>
      </w:r>
      <w:r w:rsidRPr="005E0B71">
        <w:rPr>
          <w:rFonts w:ascii="Times New Roman" w:hAnsi="Times New Roman" w:cs="Times New Roman"/>
        </w:rPr>
        <w:t xml:space="preserve">, the asymptotic length is </w:t>
      </w:r>
      <w:r w:rsidRPr="005E0B71">
        <w:rPr>
          <w:rFonts w:ascii="Times New Roman" w:hAnsi="Times New Roman" w:cs="Times New Roman"/>
          <w:i/>
        </w:rPr>
        <w:t>L</w:t>
      </w:r>
      <w:r w:rsidRPr="005E0B71">
        <w:rPr>
          <w:rFonts w:ascii="Times New Roman" w:hAnsi="Times New Roman" w:cs="Times New Roman"/>
          <w:i/>
          <w:vertAlign w:val="subscript"/>
        </w:rPr>
        <w:t>inf</w:t>
      </w:r>
      <w:r w:rsidRPr="005E0B71">
        <w:rPr>
          <w:rFonts w:ascii="Times New Roman" w:hAnsi="Times New Roman" w:cs="Times New Roman"/>
        </w:rPr>
        <w:t xml:space="preserve">, and </w:t>
      </w:r>
      <w:r w:rsidRPr="005E0B71">
        <w:rPr>
          <w:rFonts w:ascii="Times New Roman" w:hAnsi="Times New Roman" w:cs="Times New Roman"/>
          <w:i/>
        </w:rPr>
        <w:t>K</w:t>
      </w:r>
      <w:r w:rsidRPr="005E0B71">
        <w:rPr>
          <w:rFonts w:ascii="Times New Roman" w:hAnsi="Times New Roman" w:cs="Times New Roman"/>
        </w:rPr>
        <w:t xml:space="preserve"> is the slope at the theoretical age at zero length </w:t>
      </w:r>
      <w:r w:rsidRPr="005E0B71">
        <w:rPr>
          <w:rFonts w:ascii="Times New Roman" w:hAnsi="Times New Roman" w:cs="Times New Roman"/>
          <w:i/>
        </w:rPr>
        <w:t>t</w:t>
      </w:r>
      <w:r w:rsidRPr="005E0B71">
        <w:rPr>
          <w:rFonts w:ascii="Times New Roman" w:hAnsi="Times New Roman" w:cs="Times New Roman"/>
          <w:i/>
          <w:vertAlign w:val="subscript"/>
        </w:rPr>
        <w:t>0</w:t>
      </w:r>
      <w:r w:rsidRPr="005E0B71">
        <w:rPr>
          <w:rFonts w:ascii="Times New Roman" w:hAnsi="Times New Roman" w:cs="Times New Roman"/>
        </w:rPr>
        <w:t xml:space="preserve">. </w:t>
      </w:r>
      <w:proofErr w:type="spellStart"/>
      <w:r w:rsidR="004A49B9" w:rsidRPr="004A49B9">
        <w:rPr>
          <w:rFonts w:ascii="Times New Roman" w:hAnsi="Times New Roman" w:cs="Times New Roman"/>
          <w:i/>
        </w:rPr>
        <w:t>L</w:t>
      </w:r>
      <w:r w:rsidR="004A49B9" w:rsidRPr="006D542C">
        <w:rPr>
          <w:rFonts w:ascii="Times New Roman" w:hAnsi="Times New Roman" w:cs="Times New Roman"/>
          <w:i/>
          <w:vertAlign w:val="subscript"/>
        </w:rPr>
        <w:t>inf</w:t>
      </w:r>
      <w:proofErr w:type="spellEnd"/>
      <w:r w:rsidR="004A49B9">
        <w:rPr>
          <w:rFonts w:ascii="Times New Roman" w:hAnsi="Times New Roman" w:cs="Times New Roman"/>
        </w:rPr>
        <w:t xml:space="preserve"> and </w:t>
      </w:r>
      <w:r w:rsidR="004A49B9" w:rsidRPr="004A49B9">
        <w:rPr>
          <w:rFonts w:ascii="Times New Roman" w:hAnsi="Times New Roman" w:cs="Times New Roman"/>
          <w:i/>
        </w:rPr>
        <w:t>K</w:t>
      </w:r>
      <w:r w:rsidR="004A49B9">
        <w:rPr>
          <w:rFonts w:ascii="Times New Roman" w:hAnsi="Times New Roman" w:cs="Times New Roman"/>
        </w:rPr>
        <w:t xml:space="preserve"> </w:t>
      </w:r>
      <w:r w:rsidR="00E43C54">
        <w:rPr>
          <w:rFonts w:ascii="Times New Roman" w:hAnsi="Times New Roman" w:cs="Times New Roman"/>
        </w:rPr>
        <w:t>a</w:t>
      </w:r>
      <w:r w:rsidR="004A49B9">
        <w:rPr>
          <w:rFonts w:ascii="Times New Roman" w:hAnsi="Times New Roman" w:cs="Times New Roman"/>
        </w:rPr>
        <w:t xml:space="preserve">re assumed to be time-varying with mean percentage gradient </w:t>
      </w:r>
      <w:r w:rsidR="004A49B9" w:rsidRPr="004A49B9">
        <w:rPr>
          <w:rFonts w:ascii="Calibri" w:hAnsi="Calibri" w:cs="Times New Roman"/>
          <w:i/>
        </w:rPr>
        <w:t>Δ</w:t>
      </w:r>
      <w:r w:rsidR="004A49B9" w:rsidRPr="004A49B9">
        <w:rPr>
          <w:rFonts w:ascii="Times New Roman" w:hAnsi="Times New Roman" w:cs="Times New Roman"/>
          <w:i/>
          <w:vertAlign w:val="subscript"/>
        </w:rPr>
        <w:t>Linf</w:t>
      </w:r>
      <w:r w:rsidR="004A49B9">
        <w:rPr>
          <w:rFonts w:ascii="Times New Roman" w:hAnsi="Times New Roman" w:cs="Times New Roman"/>
        </w:rPr>
        <w:t xml:space="preserve"> and </w:t>
      </w:r>
      <w:r w:rsidR="004A49B9" w:rsidRPr="004A49B9">
        <w:rPr>
          <w:rFonts w:ascii="Calibri" w:hAnsi="Calibri" w:cs="Times New Roman"/>
          <w:i/>
        </w:rPr>
        <w:t>Δ</w:t>
      </w:r>
      <w:r w:rsidR="004A49B9" w:rsidRPr="004A49B9">
        <w:rPr>
          <w:rFonts w:ascii="Times New Roman" w:hAnsi="Times New Roman" w:cs="Times New Roman"/>
          <w:i/>
          <w:vertAlign w:val="subscript"/>
        </w:rPr>
        <w:t>K</w:t>
      </w:r>
      <w:r w:rsidR="004A49B9" w:rsidRPr="004A49B9">
        <w:rPr>
          <w:rFonts w:ascii="Times New Roman" w:hAnsi="Times New Roman" w:cs="Times New Roman"/>
        </w:rPr>
        <w:t>.</w:t>
      </w:r>
      <w:r w:rsidR="003D5856">
        <w:rPr>
          <w:rFonts w:ascii="Times New Roman" w:hAnsi="Times New Roman" w:cs="Times New Roman"/>
        </w:rPr>
        <w:t xml:space="preserve"> Inter</w:t>
      </w:r>
      <w:r w:rsidR="006D542C">
        <w:rPr>
          <w:rFonts w:ascii="Times New Roman" w:hAnsi="Times New Roman" w:cs="Times New Roman"/>
        </w:rPr>
        <w:t>-</w:t>
      </w:r>
      <w:r w:rsidR="003D5856">
        <w:rPr>
          <w:rFonts w:ascii="Times New Roman" w:hAnsi="Times New Roman" w:cs="Times New Roman"/>
        </w:rPr>
        <w:t xml:space="preserve">annual variability in </w:t>
      </w:r>
      <w:proofErr w:type="spellStart"/>
      <w:r w:rsidR="003D5856" w:rsidRPr="003D5856">
        <w:rPr>
          <w:rFonts w:ascii="Times New Roman" w:hAnsi="Times New Roman" w:cs="Times New Roman"/>
          <w:i/>
        </w:rPr>
        <w:t>L</w:t>
      </w:r>
      <w:r w:rsidR="003D5856" w:rsidRPr="003D5856">
        <w:rPr>
          <w:rFonts w:ascii="Times New Roman" w:hAnsi="Times New Roman" w:cs="Times New Roman"/>
          <w:i/>
          <w:vertAlign w:val="subscript"/>
        </w:rPr>
        <w:t>inf</w:t>
      </w:r>
      <w:proofErr w:type="spellEnd"/>
      <w:r w:rsidR="003D5856">
        <w:rPr>
          <w:rFonts w:ascii="Times New Roman" w:hAnsi="Times New Roman" w:cs="Times New Roman"/>
        </w:rPr>
        <w:t xml:space="preserve"> and </w:t>
      </w:r>
      <w:r w:rsidR="003D5856" w:rsidRPr="003D5856">
        <w:rPr>
          <w:rFonts w:ascii="Times New Roman" w:hAnsi="Times New Roman" w:cs="Times New Roman"/>
          <w:i/>
        </w:rPr>
        <w:t>K</w:t>
      </w:r>
      <w:r w:rsidR="003D5856">
        <w:rPr>
          <w:rFonts w:ascii="Times New Roman" w:hAnsi="Times New Roman" w:cs="Times New Roman"/>
        </w:rPr>
        <w:t xml:space="preserve"> </w:t>
      </w:r>
      <w:r w:rsidR="00E43C54">
        <w:rPr>
          <w:rFonts w:ascii="Times New Roman" w:hAnsi="Times New Roman" w:cs="Times New Roman"/>
        </w:rPr>
        <w:t>i</w:t>
      </w:r>
      <w:r w:rsidR="003D5856">
        <w:rPr>
          <w:rFonts w:ascii="Times New Roman" w:hAnsi="Times New Roman" w:cs="Times New Roman"/>
        </w:rPr>
        <w:t>s simulated from log-normal distribution</w:t>
      </w:r>
      <w:r w:rsidR="00E43C54">
        <w:rPr>
          <w:rFonts w:ascii="Times New Roman" w:hAnsi="Times New Roman" w:cs="Times New Roman"/>
        </w:rPr>
        <w:t>s</w:t>
      </w:r>
      <w:r w:rsidR="003D5856">
        <w:rPr>
          <w:rFonts w:ascii="Times New Roman" w:hAnsi="Times New Roman" w:cs="Times New Roman"/>
        </w:rPr>
        <w:t xml:space="preserve"> with mean 1, </w:t>
      </w:r>
      <w:r w:rsidR="00E43C54">
        <w:rPr>
          <w:rFonts w:ascii="Times New Roman" w:hAnsi="Times New Roman" w:cs="Times New Roman"/>
        </w:rPr>
        <w:t xml:space="preserve">and </w:t>
      </w:r>
      <w:r w:rsidR="003D5856">
        <w:rPr>
          <w:rFonts w:ascii="Times New Roman" w:hAnsi="Times New Roman" w:cs="Times New Roman"/>
        </w:rPr>
        <w:t>standard deviation</w:t>
      </w:r>
      <w:r w:rsidR="00E43C54">
        <w:rPr>
          <w:rFonts w:ascii="Times New Roman" w:hAnsi="Times New Roman" w:cs="Times New Roman"/>
        </w:rPr>
        <w:t>s</w:t>
      </w:r>
      <w:r w:rsidR="003D5856">
        <w:rPr>
          <w:rFonts w:ascii="Times New Roman" w:hAnsi="Times New Roman" w:cs="Times New Roman"/>
        </w:rPr>
        <w:t xml:space="preserve"> </w:t>
      </w:r>
      <w:r w:rsidR="003D5856" w:rsidRPr="003D5856">
        <w:rPr>
          <w:rFonts w:ascii="Times New Roman" w:hAnsi="Times New Roman" w:cs="Times New Roman"/>
          <w:i/>
        </w:rPr>
        <w:t>sd</w:t>
      </w:r>
      <w:r w:rsidR="003D5856" w:rsidRPr="003D5856">
        <w:rPr>
          <w:rFonts w:ascii="Times New Roman" w:hAnsi="Times New Roman" w:cs="Times New Roman"/>
          <w:i/>
          <w:vertAlign w:val="subscript"/>
        </w:rPr>
        <w:t>Linf</w:t>
      </w:r>
      <w:r w:rsidR="003D5856">
        <w:rPr>
          <w:rFonts w:ascii="Times New Roman" w:hAnsi="Times New Roman" w:cs="Times New Roman"/>
        </w:rPr>
        <w:t xml:space="preserve"> and </w:t>
      </w:r>
      <w:r w:rsidR="003D5856" w:rsidRPr="003D5856">
        <w:rPr>
          <w:rFonts w:ascii="Times New Roman" w:hAnsi="Times New Roman" w:cs="Times New Roman"/>
          <w:i/>
        </w:rPr>
        <w:t>sd</w:t>
      </w:r>
      <w:r w:rsidR="003D5856" w:rsidRPr="003D5856">
        <w:rPr>
          <w:rFonts w:ascii="Times New Roman" w:hAnsi="Times New Roman" w:cs="Times New Roman"/>
          <w:i/>
          <w:vertAlign w:val="subscript"/>
        </w:rPr>
        <w:t>K</w:t>
      </w:r>
      <w:r w:rsidR="003D5856">
        <w:rPr>
          <w:rFonts w:ascii="Times New Roman" w:hAnsi="Times New Roman" w:cs="Times New Roman"/>
        </w:rPr>
        <w:t xml:space="preserve">. </w:t>
      </w:r>
    </w:p>
    <w:p w:rsidR="006D542C" w:rsidRPr="005E0B71" w:rsidRDefault="006D542C" w:rsidP="00486512">
      <w:pPr>
        <w:spacing w:after="0" w:line="480" w:lineRule="auto"/>
        <w:rPr>
          <w:rFonts w:ascii="Times New Roman" w:hAnsi="Times New Roman" w:cs="Times New Roman"/>
        </w:rPr>
      </w:pPr>
    </w:p>
    <w:p w:rsidR="002F523A" w:rsidRPr="005E0B71" w:rsidRDefault="002F523A" w:rsidP="00486512">
      <w:pPr>
        <w:spacing w:after="0" w:line="480" w:lineRule="auto"/>
        <w:rPr>
          <w:rFonts w:ascii="Times New Roman" w:hAnsi="Times New Roman" w:cs="Times New Roman"/>
        </w:rPr>
      </w:pPr>
      <w:r w:rsidRPr="005E0B71">
        <w:rPr>
          <w:rFonts w:ascii="Times New Roman" w:hAnsi="Times New Roman" w:cs="Times New Roman"/>
        </w:rPr>
        <w:t xml:space="preserve">Weight at age </w:t>
      </w:r>
      <w:r w:rsidRPr="005E0B71">
        <w:rPr>
          <w:rFonts w:ascii="Times New Roman" w:hAnsi="Times New Roman" w:cs="Times New Roman"/>
          <w:i/>
        </w:rPr>
        <w:t>W</w:t>
      </w:r>
      <w:r w:rsidRPr="005E0B71">
        <w:rPr>
          <w:rFonts w:ascii="Times New Roman" w:hAnsi="Times New Roman" w:cs="Times New Roman"/>
          <w:i/>
          <w:vertAlign w:val="subscript"/>
        </w:rPr>
        <w:t>a</w:t>
      </w:r>
      <w:r w:rsidRPr="005E0B71">
        <w:rPr>
          <w:rFonts w:ascii="Times New Roman" w:hAnsi="Times New Roman" w:cs="Times New Roman"/>
        </w:rPr>
        <w:t>, is assumed to be related to length by:</w:t>
      </w:r>
    </w:p>
    <w:p w:rsidR="002F523A" w:rsidRPr="005E0B71" w:rsidRDefault="002F523A" w:rsidP="008233F7">
      <w:pPr>
        <w:spacing w:after="0" w:line="480" w:lineRule="auto"/>
        <w:rPr>
          <w:rFonts w:ascii="Times New Roman" w:hAnsi="Times New Roman" w:cs="Times New Roman"/>
        </w:rPr>
      </w:pPr>
    </w:p>
    <w:p w:rsidR="002F523A" w:rsidRPr="005E0B71" w:rsidRDefault="002F523A" w:rsidP="008233F7">
      <w:pPr>
        <w:spacing w:after="0" w:line="480" w:lineRule="auto"/>
        <w:rPr>
          <w:rFonts w:ascii="Times New Roman" w:hAnsi="Times New Roman" w:cs="Times New Roman"/>
        </w:rPr>
      </w:pPr>
      <w:r w:rsidRPr="005E0B71">
        <w:rPr>
          <w:rFonts w:ascii="Times New Roman" w:hAnsi="Times New Roman" w:cs="Times New Roman"/>
        </w:rPr>
        <w:t>App.A.</w:t>
      </w:r>
      <w:r w:rsidR="00E408E9">
        <w:rPr>
          <w:rFonts w:ascii="Times New Roman" w:hAnsi="Times New Roman" w:cs="Times New Roman"/>
        </w:rPr>
        <w:t>7</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2"/>
        </w:rPr>
        <w:object w:dxaOrig="1040" w:dyaOrig="400">
          <v:shape id="_x0000_i1037" type="#_x0000_t75" style="width:53.25pt;height:18.75pt" o:ole="">
            <v:imagedata r:id="rId47" o:title=""/>
          </v:shape>
          <o:OLEObject Type="Embed" ProgID="Equation.3" ShapeID="_x0000_i1037" DrawAspect="Content" ObjectID="_1482740561" r:id="rId48"/>
        </w:object>
      </w:r>
    </w:p>
    <w:p w:rsidR="002F523A" w:rsidRPr="005E0B71" w:rsidRDefault="002F523A" w:rsidP="008233F7">
      <w:pPr>
        <w:spacing w:after="0" w:line="480" w:lineRule="auto"/>
        <w:rPr>
          <w:rFonts w:ascii="Times New Roman" w:hAnsi="Times New Roman" w:cs="Times New Roman"/>
        </w:rPr>
      </w:pPr>
    </w:p>
    <w:p w:rsidR="002F523A" w:rsidRPr="005E0B71" w:rsidRDefault="002F523A" w:rsidP="008233F7">
      <w:pPr>
        <w:spacing w:after="0" w:line="480" w:lineRule="auto"/>
        <w:rPr>
          <w:rFonts w:ascii="Times New Roman" w:hAnsi="Times New Roman" w:cs="Times New Roman"/>
        </w:rPr>
      </w:pPr>
      <w:r w:rsidRPr="005E0B71">
        <w:rPr>
          <w:rFonts w:ascii="Times New Roman" w:hAnsi="Times New Roman" w:cs="Times New Roman"/>
        </w:rPr>
        <w:t>For ages greater than 1, fishing mortality is assumed to occur before natural mortality and the numbers-at-age are calculated by:</w:t>
      </w:r>
    </w:p>
    <w:p w:rsidR="002F523A" w:rsidRPr="005E0B71" w:rsidRDefault="002F523A" w:rsidP="008233F7">
      <w:pPr>
        <w:spacing w:after="0" w:line="480" w:lineRule="auto"/>
        <w:ind w:firstLine="720"/>
        <w:rPr>
          <w:rFonts w:ascii="Times New Roman" w:hAnsi="Times New Roman" w:cs="Times New Roman"/>
        </w:rPr>
      </w:pPr>
    </w:p>
    <w:p w:rsidR="002F523A" w:rsidRPr="005E0B71" w:rsidRDefault="002F523A" w:rsidP="008233F7">
      <w:pPr>
        <w:spacing w:after="0" w:line="480" w:lineRule="auto"/>
        <w:rPr>
          <w:rFonts w:ascii="Times New Roman" w:hAnsi="Times New Roman" w:cs="Times New Roman"/>
        </w:rPr>
      </w:pPr>
      <w:r w:rsidRPr="005E0B71">
        <w:rPr>
          <w:rFonts w:ascii="Times New Roman" w:hAnsi="Times New Roman" w:cs="Times New Roman"/>
        </w:rPr>
        <w:t>App.A.</w:t>
      </w:r>
      <w:r w:rsidR="00E408E9">
        <w:rPr>
          <w:rFonts w:ascii="Times New Roman" w:hAnsi="Times New Roman" w:cs="Times New Roman"/>
        </w:rPr>
        <w:t>8</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3640" w:dyaOrig="420">
          <v:shape id="_x0000_i1038" type="#_x0000_t75" style="width:182.25pt;height:19.5pt" o:ole="">
            <v:imagedata r:id="rId49" o:title=""/>
          </v:shape>
          <o:OLEObject Type="Embed" ProgID="Equation.3" ShapeID="_x0000_i1038" DrawAspect="Content" ObjectID="_1482740562" r:id="rId50"/>
        </w:object>
      </w:r>
    </w:p>
    <w:p w:rsidR="002F523A" w:rsidRPr="005E0B71" w:rsidRDefault="002F523A" w:rsidP="008233F7">
      <w:pPr>
        <w:spacing w:after="0" w:line="480" w:lineRule="auto"/>
        <w:rPr>
          <w:rFonts w:ascii="Times New Roman" w:hAnsi="Times New Roman" w:cs="Times New Roman"/>
        </w:rPr>
      </w:pPr>
    </w:p>
    <w:p w:rsidR="002F523A" w:rsidRPr="005E0B71" w:rsidRDefault="002F523A" w:rsidP="008233F7">
      <w:pPr>
        <w:spacing w:after="0"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w:t>
      </w:r>
      <w:r w:rsidRPr="005E0B71">
        <w:rPr>
          <w:rFonts w:ascii="Times New Roman" w:hAnsi="Times New Roman" w:cs="Times New Roman"/>
          <w:position w:val="-4"/>
        </w:rPr>
        <w:object w:dxaOrig="300" w:dyaOrig="279">
          <v:shape id="_x0000_i1039" type="#_x0000_t75" style="width:15pt;height:15pt" o:ole="">
            <v:imagedata r:id="rId51" o:title=""/>
          </v:shape>
          <o:OLEObject Type="Embed" ProgID="Equation.DSMT4" ShapeID="_x0000_i1039" DrawAspect="Content" ObjectID="_1482740563" r:id="rId52"/>
        </w:object>
      </w:r>
      <w:r w:rsidRPr="005E0B71">
        <w:rPr>
          <w:rFonts w:ascii="Times New Roman" w:hAnsi="Times New Roman" w:cs="Times New Roman"/>
        </w:rPr>
        <w:t xml:space="preserve"> is the rate of natural mortality. No “plus group” is modelled</w:t>
      </w:r>
      <w:r w:rsidR="00E43C54">
        <w:rPr>
          <w:rFonts w:ascii="Times New Roman" w:hAnsi="Times New Roman" w:cs="Times New Roman"/>
        </w:rPr>
        <w:t>;</w:t>
      </w:r>
      <w:r w:rsidRPr="005E0B71">
        <w:rPr>
          <w:rFonts w:ascii="Times New Roman" w:hAnsi="Times New Roman" w:cs="Times New Roman"/>
        </w:rPr>
        <w:t xml:space="preserve"> instead the maximum age is set sufficiently high that survival to the maximum age is less than 1% under unfished conditions. </w:t>
      </w:r>
    </w:p>
    <w:p w:rsidR="002F523A" w:rsidRPr="005E0B71" w:rsidRDefault="002F523A" w:rsidP="008233F7">
      <w:pPr>
        <w:spacing w:after="0" w:line="480" w:lineRule="auto"/>
        <w:rPr>
          <w:rFonts w:ascii="Times New Roman" w:hAnsi="Times New Roman" w:cs="Times New Roman"/>
        </w:rPr>
      </w:pPr>
    </w:p>
    <w:p w:rsidR="002F523A" w:rsidRPr="005E0B71" w:rsidRDefault="002F523A" w:rsidP="008233F7">
      <w:pPr>
        <w:spacing w:after="0" w:line="480" w:lineRule="auto"/>
        <w:rPr>
          <w:rFonts w:ascii="Times New Roman" w:hAnsi="Times New Roman" w:cs="Times New Roman"/>
        </w:rPr>
      </w:pPr>
      <w:r w:rsidRPr="005E0B71">
        <w:rPr>
          <w:rFonts w:ascii="Times New Roman" w:hAnsi="Times New Roman" w:cs="Times New Roman"/>
        </w:rPr>
        <w:t xml:space="preserve">Movement is assumed to be constant over time and age of individuals, and to occur instantaneously at the end of each year. For example, for individuals of age </w:t>
      </w:r>
      <w:r w:rsidRPr="005E0B71">
        <w:rPr>
          <w:rFonts w:ascii="Times New Roman" w:hAnsi="Times New Roman" w:cs="Times New Roman"/>
          <w:i/>
        </w:rPr>
        <w:t xml:space="preserve">a, </w:t>
      </w:r>
      <w:r w:rsidRPr="005E0B71">
        <w:rPr>
          <w:rFonts w:ascii="Times New Roman" w:hAnsi="Times New Roman" w:cs="Times New Roman"/>
        </w:rPr>
        <w:t xml:space="preserve">moving from area </w:t>
      </w:r>
      <w:r w:rsidRPr="005E0B71">
        <w:rPr>
          <w:rFonts w:ascii="Times New Roman" w:hAnsi="Times New Roman" w:cs="Times New Roman"/>
          <w:i/>
        </w:rPr>
        <w:t xml:space="preserve">r </w:t>
      </w:r>
      <w:r w:rsidRPr="005E0B71">
        <w:rPr>
          <w:rFonts w:ascii="Times New Roman" w:hAnsi="Times New Roman" w:cs="Times New Roman"/>
        </w:rPr>
        <w:t xml:space="preserve">to area </w:t>
      </w:r>
      <w:r w:rsidRPr="005E0B71">
        <w:rPr>
          <w:rFonts w:ascii="Times New Roman" w:hAnsi="Times New Roman" w:cs="Times New Roman"/>
          <w:i/>
        </w:rPr>
        <w:t xml:space="preserve">k </w:t>
      </w:r>
      <w:r w:rsidRPr="005E0B71">
        <w:rPr>
          <w:rFonts w:ascii="Times New Roman" w:hAnsi="Times New Roman" w:cs="Times New Roman"/>
        </w:rPr>
        <w:t xml:space="preserve">for any year </w:t>
      </w:r>
      <w:r w:rsidRPr="005E0B71">
        <w:rPr>
          <w:rFonts w:ascii="Times New Roman" w:hAnsi="Times New Roman" w:cs="Times New Roman"/>
          <w:i/>
        </w:rPr>
        <w:t>y</w:t>
      </w:r>
      <w:r w:rsidRPr="005E0B71">
        <w:rPr>
          <w:rFonts w:ascii="Times New Roman" w:hAnsi="Times New Roman" w:cs="Times New Roman"/>
        </w:rPr>
        <w:t>:</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E408E9">
        <w:rPr>
          <w:rFonts w:ascii="Times New Roman" w:hAnsi="Times New Roman" w:cs="Times New Roman"/>
        </w:rPr>
        <w:t>9</w:t>
      </w:r>
      <w:r w:rsidRPr="005E0B71">
        <w:rPr>
          <w:rFonts w:ascii="Times New Roman" w:hAnsi="Times New Roman" w:cs="Times New Roman"/>
        </w:rPr>
        <w:t xml:space="preserve">) </w:t>
      </w:r>
      <w:r w:rsidRPr="005E0B71">
        <w:rPr>
          <w:rFonts w:ascii="Times New Roman" w:hAnsi="Times New Roman" w:cs="Times New Roman"/>
        </w:rPr>
        <w:tab/>
      </w:r>
      <w:r w:rsidRPr="005E0B71">
        <w:rPr>
          <w:rFonts w:ascii="Times New Roman" w:hAnsi="Times New Roman" w:cs="Times New Roman"/>
        </w:rPr>
        <w:tab/>
      </w:r>
      <w:r w:rsidR="00E2333A" w:rsidRPr="005E0B71">
        <w:rPr>
          <w:rFonts w:ascii="Times New Roman" w:hAnsi="Times New Roman" w:cs="Times New Roman"/>
          <w:position w:val="-28"/>
        </w:rPr>
        <w:object w:dxaOrig="2079" w:dyaOrig="540">
          <v:shape id="_x0000_i1040" type="#_x0000_t75" style="width:110.25pt;height:27pt" o:ole="">
            <v:imagedata r:id="rId53" o:title=""/>
          </v:shape>
          <o:OLEObject Type="Embed" ProgID="Equation.3" ShapeID="_x0000_i1040" DrawAspect="Content" ObjectID="_1482740564" r:id="rId54"/>
        </w:object>
      </w:r>
    </w:p>
    <w:p w:rsidR="002F523A" w:rsidRPr="005E0B71" w:rsidRDefault="002F523A" w:rsidP="00775019">
      <w:pPr>
        <w:spacing w:after="0" w:line="480" w:lineRule="auto"/>
        <w:rPr>
          <w:rFonts w:ascii="Times New Roman" w:hAnsi="Times New Roman" w:cs="Times New Roman"/>
        </w:rPr>
      </w:pPr>
    </w:p>
    <w:p w:rsidR="002F523A" w:rsidRDefault="002F523A" w:rsidP="00775019">
      <w:pPr>
        <w:spacing w:after="0"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w:t>
      </w:r>
      <w:r w:rsidRPr="005E0B71">
        <w:rPr>
          <w:rFonts w:ascii="Times New Roman" w:hAnsi="Times New Roman" w:cs="Times New Roman"/>
          <w:i/>
        </w:rPr>
        <w:t>ψ</w:t>
      </w:r>
      <w:r w:rsidRPr="005E0B71">
        <w:rPr>
          <w:rFonts w:ascii="Times New Roman" w:hAnsi="Times New Roman" w:cs="Times New Roman"/>
        </w:rPr>
        <w:t xml:space="preserve"> is the probability of an individual moving from area </w:t>
      </w:r>
      <w:r w:rsidRPr="005E0B71">
        <w:rPr>
          <w:rFonts w:ascii="Times New Roman" w:hAnsi="Times New Roman" w:cs="Times New Roman"/>
          <w:i/>
        </w:rPr>
        <w:t>r</w:t>
      </w:r>
      <w:r w:rsidRPr="005E0B71">
        <w:rPr>
          <w:rFonts w:ascii="Times New Roman" w:hAnsi="Times New Roman" w:cs="Times New Roman"/>
        </w:rPr>
        <w:t xml:space="preserve">, to area </w:t>
      </w:r>
      <w:r w:rsidRPr="005E0B71">
        <w:rPr>
          <w:rFonts w:ascii="Times New Roman" w:hAnsi="Times New Roman" w:cs="Times New Roman"/>
          <w:i/>
        </w:rPr>
        <w:t xml:space="preserve">k </w:t>
      </w:r>
      <w:r w:rsidRPr="005E0B71">
        <w:rPr>
          <w:rFonts w:ascii="Times New Roman" w:hAnsi="Times New Roman" w:cs="Times New Roman"/>
        </w:rPr>
        <w:t>(Equation App.A.27).</w:t>
      </w:r>
    </w:p>
    <w:p w:rsidR="008233F7" w:rsidRPr="005E0B71" w:rsidRDefault="008233F7"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b/>
        </w:rPr>
        <w:t xml:space="preserve">A.2 </w:t>
      </w:r>
      <w:bookmarkStart w:id="230" w:name="_Toc325711256"/>
      <w:bookmarkStart w:id="231" w:name="_Toc325711297"/>
      <w:bookmarkStart w:id="232" w:name="_Toc325711339"/>
      <w:bookmarkStart w:id="233" w:name="_Ref325983306"/>
      <w:bookmarkStart w:id="234" w:name="_Ref326763104"/>
      <w:bookmarkStart w:id="235" w:name="_Toc326764733"/>
      <w:bookmarkStart w:id="236" w:name="_Toc326764839"/>
      <w:bookmarkStart w:id="237" w:name="_Toc326764908"/>
      <w:bookmarkStart w:id="238" w:name="_Toc343257721"/>
      <w:proofErr w:type="gramStart"/>
      <w:r w:rsidRPr="005E0B71">
        <w:rPr>
          <w:rFonts w:ascii="Times New Roman" w:hAnsi="Times New Roman" w:cs="Times New Roman"/>
          <w:b/>
        </w:rPr>
        <w:t>Simulating</w:t>
      </w:r>
      <w:proofErr w:type="gramEnd"/>
      <w:r w:rsidRPr="005E0B71">
        <w:rPr>
          <w:rFonts w:ascii="Times New Roman" w:hAnsi="Times New Roman" w:cs="Times New Roman"/>
          <w:b/>
        </w:rPr>
        <w:t xml:space="preserve"> fishery dynamics</w:t>
      </w:r>
      <w:bookmarkEnd w:id="230"/>
      <w:bookmarkEnd w:id="231"/>
      <w:bookmarkEnd w:id="232"/>
      <w:bookmarkEnd w:id="233"/>
      <w:bookmarkEnd w:id="234"/>
      <w:bookmarkEnd w:id="235"/>
      <w:bookmarkEnd w:id="236"/>
      <w:bookmarkEnd w:id="237"/>
      <w:bookmarkEnd w:id="238"/>
    </w:p>
    <w:p w:rsidR="002F523A" w:rsidRPr="005E0B71" w:rsidRDefault="002F523A" w:rsidP="008233F7">
      <w:pPr>
        <w:spacing w:after="0" w:line="480" w:lineRule="auto"/>
        <w:rPr>
          <w:rFonts w:ascii="Times New Roman" w:hAnsi="Times New Roman" w:cs="Times New Roman"/>
        </w:rPr>
      </w:pPr>
      <w:r w:rsidRPr="005E0B71">
        <w:rPr>
          <w:rFonts w:ascii="Times New Roman" w:hAnsi="Times New Roman" w:cs="Times New Roman"/>
        </w:rPr>
        <w:t xml:space="preserve">The </w:t>
      </w:r>
      <w:r w:rsidR="00830466">
        <w:rPr>
          <w:rFonts w:ascii="Times New Roman" w:hAnsi="Times New Roman" w:cs="Times New Roman"/>
        </w:rPr>
        <w:t>selectivity</w:t>
      </w:r>
      <w:r w:rsidRPr="005E0B71">
        <w:rPr>
          <w:rFonts w:ascii="Times New Roman" w:hAnsi="Times New Roman" w:cs="Times New Roman"/>
        </w:rPr>
        <w:t xml:space="preserve"> at age </w:t>
      </w:r>
      <w:proofErr w:type="spellStart"/>
      <w:r w:rsidRPr="005E0B71">
        <w:rPr>
          <w:rFonts w:ascii="Times New Roman" w:hAnsi="Times New Roman" w:cs="Times New Roman"/>
          <w:i/>
        </w:rPr>
        <w:t>ω</w:t>
      </w:r>
      <w:r w:rsidRPr="005E0B71">
        <w:rPr>
          <w:rFonts w:ascii="Times New Roman" w:hAnsi="Times New Roman" w:cs="Times New Roman"/>
          <w:i/>
          <w:vertAlign w:val="subscript"/>
        </w:rPr>
        <w:t>a</w:t>
      </w:r>
      <w:proofErr w:type="spellEnd"/>
      <w:r w:rsidRPr="005E0B71">
        <w:rPr>
          <w:rFonts w:ascii="Times New Roman" w:hAnsi="Times New Roman" w:cs="Times New Roman"/>
          <w:i/>
        </w:rPr>
        <w:t xml:space="preserve">, </w:t>
      </w:r>
      <w:r w:rsidRPr="005E0B71">
        <w:rPr>
          <w:rFonts w:ascii="Times New Roman" w:hAnsi="Times New Roman" w:cs="Times New Roman"/>
        </w:rPr>
        <w:t xml:space="preserve">was calculated using a double normal curve with age at maximum </w:t>
      </w:r>
      <w:proofErr w:type="gramStart"/>
      <w:r w:rsidRPr="005E0B71">
        <w:rPr>
          <w:rFonts w:ascii="Times New Roman" w:hAnsi="Times New Roman" w:cs="Times New Roman"/>
        </w:rPr>
        <w:t xml:space="preserve">selectivity  </w:t>
      </w:r>
      <w:r w:rsidRPr="005E0B71">
        <w:rPr>
          <w:rFonts w:ascii="Times New Roman" w:hAnsi="Times New Roman" w:cs="Times New Roman"/>
          <w:i/>
        </w:rPr>
        <w:t>m</w:t>
      </w:r>
      <w:r w:rsidRPr="005E0B71">
        <w:rPr>
          <w:rFonts w:ascii="Times New Roman" w:hAnsi="Times New Roman" w:cs="Times New Roman"/>
          <w:i/>
          <w:vertAlign w:val="subscript"/>
        </w:rPr>
        <w:t>sel</w:t>
      </w:r>
      <w:proofErr w:type="gramEnd"/>
      <w:r w:rsidRPr="005E0B71">
        <w:rPr>
          <w:rFonts w:ascii="Times New Roman" w:hAnsi="Times New Roman" w:cs="Times New Roman"/>
        </w:rPr>
        <w:t xml:space="preserve">, an ascending limb standard deviation of </w:t>
      </w:r>
      <w:r w:rsidRPr="005E0B71">
        <w:rPr>
          <w:rFonts w:ascii="Times New Roman" w:hAnsi="Times New Roman" w:cs="Times New Roman"/>
          <w:i/>
        </w:rPr>
        <w:t>σ</w:t>
      </w:r>
      <w:r w:rsidRPr="005E0B71">
        <w:rPr>
          <w:rFonts w:ascii="Times New Roman" w:hAnsi="Times New Roman" w:cs="Times New Roman"/>
          <w:i/>
          <w:vertAlign w:val="subscript"/>
        </w:rPr>
        <w:t>sel1</w:t>
      </w:r>
      <w:r w:rsidRPr="005E0B71">
        <w:rPr>
          <w:rFonts w:ascii="Times New Roman" w:hAnsi="Times New Roman" w:cs="Times New Roman"/>
        </w:rPr>
        <w:t xml:space="preserve"> and a descending limb standard deviation </w:t>
      </w:r>
      <w:r w:rsidRPr="005E0B71">
        <w:rPr>
          <w:rFonts w:ascii="Times New Roman" w:hAnsi="Times New Roman" w:cs="Times New Roman"/>
          <w:i/>
        </w:rPr>
        <w:t>σ</w:t>
      </w:r>
      <w:r w:rsidRPr="005E0B71">
        <w:rPr>
          <w:rFonts w:ascii="Times New Roman" w:hAnsi="Times New Roman" w:cs="Times New Roman"/>
          <w:i/>
          <w:vertAlign w:val="subscript"/>
        </w:rPr>
        <w:t>sel2</w:t>
      </w:r>
      <w:r w:rsidRPr="005E0B71">
        <w:rPr>
          <w:rFonts w:ascii="Times New Roman" w:hAnsi="Times New Roman" w:cs="Times New Roman"/>
        </w:rPr>
        <w:t xml:space="preserve">. These standard deviations were determined for each simulation by numerically solving for two user-specified quantities that are more intuitive: (1) the minimum age at 5% </w:t>
      </w:r>
      <w:r w:rsidR="008233F7">
        <w:rPr>
          <w:rFonts w:ascii="Times New Roman" w:hAnsi="Times New Roman" w:cs="Times New Roman"/>
        </w:rPr>
        <w:t xml:space="preserve">maximum </w:t>
      </w:r>
      <w:proofErr w:type="gramStart"/>
      <w:r w:rsidR="008233F7">
        <w:rPr>
          <w:rFonts w:ascii="Times New Roman" w:hAnsi="Times New Roman" w:cs="Times New Roman"/>
        </w:rPr>
        <w:t>s</w:t>
      </w:r>
      <w:r w:rsidR="00830466">
        <w:rPr>
          <w:rFonts w:ascii="Times New Roman" w:hAnsi="Times New Roman" w:cs="Times New Roman"/>
        </w:rPr>
        <w:t>electivity</w:t>
      </w:r>
      <w:r w:rsidRPr="005E0B71">
        <w:rPr>
          <w:rFonts w:ascii="Times New Roman" w:hAnsi="Times New Roman" w:cs="Times New Roman"/>
        </w:rPr>
        <w:t xml:space="preserve"> </w:t>
      </w:r>
      <w:proofErr w:type="gramEnd"/>
      <w:r w:rsidR="00B5497F" w:rsidRPr="005E0B71">
        <w:rPr>
          <w:rFonts w:ascii="Times New Roman" w:hAnsi="Times New Roman" w:cs="Times New Roman"/>
          <w:position w:val="-12"/>
        </w:rPr>
        <w:object w:dxaOrig="440" w:dyaOrig="360">
          <v:shape id="_x0000_i1233" type="#_x0000_t75" style="width:23.25pt;height:18.75pt" o:ole="">
            <v:imagedata r:id="rId55" o:title=""/>
          </v:shape>
          <o:OLEObject Type="Embed" ProgID="Equation.3" ShapeID="_x0000_i1233" DrawAspect="Content" ObjectID="_1482740565" r:id="rId56"/>
        </w:object>
      </w:r>
      <w:r w:rsidRPr="005E0B71">
        <w:rPr>
          <w:rFonts w:ascii="Times New Roman" w:hAnsi="Times New Roman" w:cs="Times New Roman"/>
        </w:rPr>
        <w:t xml:space="preserve">, and (2) the </w:t>
      </w:r>
      <w:r w:rsidR="00830466">
        <w:rPr>
          <w:rFonts w:ascii="Times New Roman" w:hAnsi="Times New Roman" w:cs="Times New Roman"/>
        </w:rPr>
        <w:t>selectivity</w:t>
      </w:r>
      <w:r w:rsidRPr="005E0B71">
        <w:rPr>
          <w:rFonts w:ascii="Times New Roman" w:hAnsi="Times New Roman" w:cs="Times New Roman"/>
        </w:rPr>
        <w:t xml:space="preserve"> of the oldest age class </w:t>
      </w:r>
      <w:r w:rsidRPr="005E0B71">
        <w:rPr>
          <w:rFonts w:ascii="Times New Roman" w:hAnsi="Times New Roman" w:cs="Times New Roman"/>
          <w:position w:val="-12"/>
        </w:rPr>
        <w:object w:dxaOrig="420" w:dyaOrig="360">
          <v:shape id="_x0000_i1042" type="#_x0000_t75" style="width:17.25pt;height:18.75pt" o:ole="">
            <v:imagedata r:id="rId57" o:title=""/>
          </v:shape>
          <o:OLEObject Type="Embed" ProgID="Equation.3" ShapeID="_x0000_i1042" DrawAspect="Content" ObjectID="_1482740566" r:id="rId58"/>
        </w:object>
      </w:r>
      <w:r w:rsidRPr="005E0B71">
        <w:rPr>
          <w:rFonts w:ascii="Times New Roman" w:hAnsi="Times New Roman" w:cs="Times New Roman"/>
        </w:rPr>
        <w:t xml:space="preserve">. </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The ascending limb age selectivity </w:t>
      </w:r>
      <w:proofErr w:type="gramStart"/>
      <w:r w:rsidRPr="005E0B71">
        <w:rPr>
          <w:rFonts w:ascii="Times New Roman" w:hAnsi="Times New Roman" w:cs="Times New Roman"/>
          <w:i/>
        </w:rPr>
        <w:t>A</w:t>
      </w:r>
      <w:r w:rsidRPr="005E0B71">
        <w:rPr>
          <w:rFonts w:ascii="Times New Roman" w:hAnsi="Times New Roman" w:cs="Times New Roman"/>
          <w:i/>
          <w:vertAlign w:val="subscript"/>
        </w:rPr>
        <w:t>a</w:t>
      </w:r>
      <w:proofErr w:type="gramEnd"/>
      <w:r w:rsidRPr="005E0B71">
        <w:rPr>
          <w:rFonts w:ascii="Times New Roman" w:hAnsi="Times New Roman" w:cs="Times New Roman"/>
          <w:i/>
        </w:rPr>
        <w:t xml:space="preserve"> </w:t>
      </w:r>
      <w:r w:rsidRPr="005E0B71">
        <w:rPr>
          <w:rFonts w:ascii="Times New Roman" w:hAnsi="Times New Roman" w:cs="Times New Roman"/>
        </w:rPr>
        <w:t>(before normalization to a maximum value of 1) is given by:</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E408E9">
        <w:rPr>
          <w:rFonts w:ascii="Times New Roman" w:hAnsi="Times New Roman" w:cs="Times New Roman"/>
        </w:rPr>
        <w:t>10</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8"/>
        </w:rPr>
        <w:object w:dxaOrig="3340" w:dyaOrig="840">
          <v:shape id="_x0000_i1043" type="#_x0000_t75" style="width:162pt;height:42.75pt" o:ole="">
            <v:imagedata r:id="rId59" o:title=""/>
          </v:shape>
          <o:OLEObject Type="Embed" ProgID="Equation.3" ShapeID="_x0000_i1043" DrawAspect="Content" ObjectID="_1482740567" r:id="rId60"/>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t xml:space="preserve">The descending limb </w:t>
      </w:r>
      <w:r w:rsidR="00830466">
        <w:rPr>
          <w:rFonts w:ascii="Times New Roman" w:hAnsi="Times New Roman" w:cs="Times New Roman"/>
        </w:rPr>
        <w:t>selectivity</w:t>
      </w:r>
      <w:r w:rsidRPr="005E0B71">
        <w:rPr>
          <w:rFonts w:ascii="Times New Roman" w:hAnsi="Times New Roman" w:cs="Times New Roman"/>
        </w:rPr>
        <w:t xml:space="preserve"> </w:t>
      </w:r>
      <w:r w:rsidRPr="005E0B71">
        <w:rPr>
          <w:rFonts w:ascii="Times New Roman" w:hAnsi="Times New Roman" w:cs="Times New Roman"/>
          <w:i/>
        </w:rPr>
        <w:t>D</w:t>
      </w:r>
      <w:r w:rsidRPr="005E0B71">
        <w:rPr>
          <w:rFonts w:ascii="Times New Roman" w:hAnsi="Times New Roman" w:cs="Times New Roman"/>
          <w:i/>
          <w:vertAlign w:val="subscript"/>
        </w:rPr>
        <w:t>a</w:t>
      </w:r>
      <w:r w:rsidRPr="005E0B71">
        <w:rPr>
          <w:rFonts w:ascii="Times New Roman" w:hAnsi="Times New Roman" w:cs="Times New Roman"/>
        </w:rPr>
        <w:t xml:space="preserve"> is given by:</w:t>
      </w:r>
    </w:p>
    <w:p w:rsidR="002F523A" w:rsidRPr="005E0B71" w:rsidRDefault="002F523A" w:rsidP="00B5497F">
      <w:pPr>
        <w:spacing w:after="0" w:line="480" w:lineRule="auto"/>
        <w:ind w:left="720"/>
        <w:rPr>
          <w:rFonts w:ascii="Times New Roman" w:hAnsi="Times New Roman" w:cs="Times New Roman"/>
        </w:rPr>
      </w:pP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lastRenderedPageBreak/>
        <w:t>App.A.</w:t>
      </w:r>
      <w:r w:rsidR="00B5497F">
        <w:rPr>
          <w:rFonts w:ascii="Times New Roman" w:hAnsi="Times New Roman" w:cs="Times New Roman"/>
        </w:rPr>
        <w:t>11</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8"/>
        </w:rPr>
        <w:object w:dxaOrig="3440" w:dyaOrig="840">
          <v:shape id="_x0000_i1044" type="#_x0000_t75" style="width:162pt;height:42.75pt" o:ole="">
            <v:imagedata r:id="rId61" o:title=""/>
          </v:shape>
          <o:OLEObject Type="Embed" ProgID="Equation.3" ShapeID="_x0000_i1044" DrawAspect="Content" ObjectID="_1482740568" r:id="rId62"/>
        </w:object>
      </w:r>
    </w:p>
    <w:p w:rsidR="002F523A" w:rsidRPr="005E0B71" w:rsidRDefault="002F523A" w:rsidP="00B5497F">
      <w:pPr>
        <w:spacing w:after="0" w:line="480" w:lineRule="auto"/>
        <w:rPr>
          <w:rFonts w:ascii="Times New Roman" w:hAnsi="Times New Roman" w:cs="Times New Roman"/>
        </w:rPr>
      </w:pP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t xml:space="preserve">The </w:t>
      </w:r>
      <w:r w:rsidR="00830466">
        <w:rPr>
          <w:rFonts w:ascii="Times New Roman" w:hAnsi="Times New Roman" w:cs="Times New Roman"/>
        </w:rPr>
        <w:t>selectivity</w:t>
      </w:r>
      <w:r w:rsidRPr="005E0B71">
        <w:rPr>
          <w:rFonts w:ascii="Times New Roman" w:hAnsi="Times New Roman" w:cs="Times New Roman"/>
        </w:rPr>
        <w:t xml:space="preserve"> at age is given by:</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w:t>
      </w:r>
      <w:r w:rsidR="00B5497F" w:rsidRPr="005E0B71">
        <w:rPr>
          <w:rFonts w:ascii="Times New Roman" w:hAnsi="Times New Roman" w:cs="Times New Roman"/>
        </w:rPr>
        <w:t>A</w:t>
      </w:r>
      <w:r w:rsidR="00B5497F">
        <w:rPr>
          <w:rFonts w:ascii="Times New Roman" w:hAnsi="Times New Roman" w:cs="Times New Roman"/>
        </w:rPr>
        <w:t>12</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2"/>
        </w:rPr>
        <w:object w:dxaOrig="2840" w:dyaOrig="760">
          <v:shape id="_x0000_i1045" type="#_x0000_t75" style="width:133.5pt;height:36pt" o:ole="">
            <v:imagedata r:id="rId63" o:title=""/>
          </v:shape>
          <o:OLEObject Type="Embed" ProgID="Equation.3" ShapeID="_x0000_i1045" DrawAspect="Content" ObjectID="_1482740569" r:id="rId64"/>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Refuges from fishing </w:t>
      </w:r>
      <w:r w:rsidR="00F90CA2">
        <w:rPr>
          <w:rFonts w:ascii="Times New Roman" w:hAnsi="Times New Roman" w:cs="Times New Roman"/>
        </w:rPr>
        <w:t>are</w:t>
      </w:r>
      <w:r w:rsidRPr="005E0B71">
        <w:rPr>
          <w:rFonts w:ascii="Times New Roman" w:hAnsi="Times New Roman" w:cs="Times New Roman"/>
        </w:rPr>
        <w:t xml:space="preserve"> simulated here by a regional availability variable </w:t>
      </w:r>
      <w:r w:rsidRPr="005E0B71">
        <w:rPr>
          <w:rFonts w:ascii="Times New Roman" w:hAnsi="Times New Roman" w:cs="Times New Roman"/>
          <w:i/>
        </w:rPr>
        <w:t xml:space="preserve">R </w:t>
      </w:r>
      <w:r w:rsidRPr="005E0B71">
        <w:rPr>
          <w:rFonts w:ascii="Times New Roman" w:hAnsi="Times New Roman" w:cs="Times New Roman"/>
        </w:rPr>
        <w:t>that is 1 for at least one area</w:t>
      </w:r>
      <w:r w:rsidRPr="005E0B71">
        <w:rPr>
          <w:rFonts w:ascii="Times New Roman" w:hAnsi="Times New Roman" w:cs="Times New Roman"/>
          <w:i/>
        </w:rPr>
        <w:t xml:space="preserve">: </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w:t>
      </w:r>
      <w:r w:rsidR="00B5497F">
        <w:rPr>
          <w:rFonts w:ascii="Times New Roman" w:hAnsi="Times New Roman" w:cs="Times New Roman"/>
        </w:rPr>
        <w:t>.</w:t>
      </w:r>
      <w:r w:rsidRPr="005E0B71">
        <w:rPr>
          <w:rFonts w:ascii="Times New Roman" w:hAnsi="Times New Roman" w:cs="Times New Roman"/>
        </w:rPr>
        <w:t>A.</w:t>
      </w:r>
      <w:r w:rsidR="00B5497F">
        <w:rPr>
          <w:rFonts w:ascii="Times New Roman" w:hAnsi="Times New Roman" w:cs="Times New Roman"/>
        </w:rPr>
        <w:t>13</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775019" w:rsidRPr="005E0B71">
        <w:rPr>
          <w:rFonts w:ascii="Times New Roman" w:hAnsi="Times New Roman" w:cs="Times New Roman"/>
          <w:position w:val="-48"/>
        </w:rPr>
        <w:object w:dxaOrig="3420" w:dyaOrig="1080">
          <v:shape id="_x0000_i1315" type="#_x0000_t75" style="width:161.25pt;height:54.75pt" o:ole="">
            <v:imagedata r:id="rId65" o:title=""/>
          </v:shape>
          <o:OLEObject Type="Embed" ProgID="Equation.3" ShapeID="_x0000_i1315" DrawAspect="Content" ObjectID="_1482740570" r:id="rId66"/>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486512">
      <w:pPr>
        <w:pStyle w:val="Caption"/>
        <w:keepNext/>
        <w:keepLines/>
        <w:spacing w:line="480" w:lineRule="auto"/>
        <w:rPr>
          <w:szCs w:val="22"/>
        </w:rPr>
      </w:pPr>
      <w:r w:rsidRPr="005E0B71">
        <w:rPr>
          <w:szCs w:val="22"/>
        </w:rPr>
        <w:t>where</w:t>
      </w:r>
      <w:r w:rsidRPr="005E0B71">
        <w:rPr>
          <w:i/>
          <w:szCs w:val="22"/>
        </w:rPr>
        <w:t xml:space="preserve"> R </w:t>
      </w:r>
      <w:r w:rsidRPr="005E0B71">
        <w:rPr>
          <w:szCs w:val="22"/>
        </w:rPr>
        <w:t xml:space="preserve">is the regional availability of the stock to fishing,  </w:t>
      </w:r>
      <w:r w:rsidRPr="005E0B71">
        <w:rPr>
          <w:i/>
          <w:szCs w:val="22"/>
        </w:rPr>
        <w:t>p</w:t>
      </w:r>
      <w:r w:rsidRPr="005E0B71">
        <w:rPr>
          <w:i/>
          <w:szCs w:val="22"/>
          <w:vertAlign w:val="subscript"/>
        </w:rPr>
        <w:t>R</w:t>
      </w:r>
      <w:r w:rsidRPr="005E0B71">
        <w:rPr>
          <w:i/>
          <w:szCs w:val="22"/>
        </w:rPr>
        <w:t xml:space="preserve"> </w:t>
      </w:r>
      <w:r w:rsidRPr="005E0B71">
        <w:rPr>
          <w:szCs w:val="22"/>
        </w:rPr>
        <w:t xml:space="preserve">is the Bernoulli probability of failure (“failure to fish successfully” or “probability of a refuge”, Table App.A.1.) pre-specified for each stock. </w:t>
      </w:r>
    </w:p>
    <w:p w:rsidR="00E2333A" w:rsidRPr="005E0B71" w:rsidRDefault="00E233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Catch in numbers is calculated by:</w: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B5497F">
        <w:rPr>
          <w:rFonts w:ascii="Times New Roman" w:hAnsi="Times New Roman" w:cs="Times New Roman"/>
        </w:rPr>
        <w:t>14</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3660" w:dyaOrig="380">
          <v:shape id="_x0000_i1047" type="#_x0000_t75" style="width:183.75pt;height:19.5pt" o:ole="">
            <v:imagedata r:id="rId67" o:title=""/>
          </v:shape>
          <o:OLEObject Type="Embed" ProgID="Equation.3" ShapeID="_x0000_i1047" DrawAspect="Content" ObjectID="_1482740571" r:id="rId68"/>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 xml:space="preserve">F </w:t>
      </w:r>
      <w:r w:rsidRPr="005E0B71">
        <w:rPr>
          <w:rFonts w:ascii="Times New Roman" w:hAnsi="Times New Roman" w:cs="Times New Roman"/>
        </w:rPr>
        <w:t xml:space="preserve">is the fishing mortality rate. </w: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Observed catch is calculated by multiplying simulated catch in numbers-at-age by weight-at-age and adding observation error:</w:t>
      </w:r>
      <w:r w:rsidRPr="005E0B71">
        <w:rPr>
          <w:rFonts w:ascii="Times New Roman" w:hAnsi="Times New Roman" w:cs="Times New Roman"/>
        </w:rPr>
        <w:tab/>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B5497F">
        <w:rPr>
          <w:rFonts w:ascii="Times New Roman" w:hAnsi="Times New Roman" w:cs="Times New Roman"/>
        </w:rPr>
        <w:t>15</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E2333A" w:rsidRPr="005E0B71">
        <w:rPr>
          <w:rFonts w:ascii="Times New Roman" w:hAnsi="Times New Roman" w:cs="Times New Roman"/>
          <w:position w:val="-34"/>
        </w:rPr>
        <w:object w:dxaOrig="3900" w:dyaOrig="800">
          <v:shape id="_x0000_i1048" type="#_x0000_t75" style="width:189pt;height:40.5pt" o:ole="">
            <v:imagedata r:id="rId69" o:title=""/>
          </v:shape>
          <o:OLEObject Type="Embed" ProgID="Equation.3" ShapeID="_x0000_i1048" DrawAspect="Content" ObjectID="_1482740572" r:id="rId70"/>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The error term </w:t>
      </w:r>
      <w:proofErr w:type="gramStart"/>
      <w:r w:rsidRPr="005E0B71">
        <w:rPr>
          <w:rFonts w:ascii="Times New Roman" w:hAnsi="Times New Roman" w:cs="Times New Roman"/>
          <w:i/>
        </w:rPr>
        <w:t>ε</w:t>
      </w:r>
      <w:r w:rsidRPr="005E0B71">
        <w:rPr>
          <w:rFonts w:ascii="Times New Roman" w:hAnsi="Times New Roman" w:cs="Times New Roman"/>
        </w:rPr>
        <w:t>,</w:t>
      </w:r>
      <w:proofErr w:type="gramEnd"/>
      <w:r w:rsidRPr="005E0B71">
        <w:rPr>
          <w:rFonts w:ascii="Times New Roman" w:hAnsi="Times New Roman" w:cs="Times New Roman"/>
        </w:rPr>
        <w:t xml:space="preserve"> </w:t>
      </w:r>
      <w:r w:rsidR="00F90CA2">
        <w:rPr>
          <w:rFonts w:ascii="Times New Roman" w:hAnsi="Times New Roman" w:cs="Times New Roman"/>
        </w:rPr>
        <w:t>i</w:t>
      </w:r>
      <w:r w:rsidRPr="005E0B71">
        <w:rPr>
          <w:rFonts w:ascii="Times New Roman" w:hAnsi="Times New Roman" w:cs="Times New Roman"/>
        </w:rPr>
        <w:t xml:space="preserve">s drawn from a standard normal distribution whose standard deviation </w:t>
      </w:r>
      <w:proofErr w:type="spellStart"/>
      <w:r w:rsidRPr="005E0B71">
        <w:rPr>
          <w:rFonts w:ascii="Times New Roman" w:hAnsi="Times New Roman" w:cs="Times New Roman"/>
          <w:i/>
        </w:rPr>
        <w:t>σ</w:t>
      </w:r>
      <w:r w:rsidRPr="005E0B71">
        <w:rPr>
          <w:rFonts w:ascii="Times New Roman" w:hAnsi="Times New Roman" w:cs="Times New Roman"/>
          <w:i/>
          <w:vertAlign w:val="subscript"/>
        </w:rPr>
        <w:t>obs</w:t>
      </w:r>
      <w:proofErr w:type="spellEnd"/>
      <w:r w:rsidRPr="005E0B71">
        <w:rPr>
          <w:rFonts w:ascii="Times New Roman" w:hAnsi="Times New Roman" w:cs="Times New Roman"/>
        </w:rPr>
        <w:t xml:space="preserve"> </w:t>
      </w:r>
      <w:r w:rsidR="00F90CA2">
        <w:rPr>
          <w:rFonts w:ascii="Times New Roman" w:hAnsi="Times New Roman" w:cs="Times New Roman"/>
        </w:rPr>
        <w:t>i</w:t>
      </w:r>
      <w:r w:rsidRPr="005E0B71">
        <w:rPr>
          <w:rFonts w:ascii="Times New Roman" w:hAnsi="Times New Roman" w:cs="Times New Roman"/>
        </w:rPr>
        <w:t>s sampled at random in each simulation:</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B5497F">
        <w:rPr>
          <w:rFonts w:ascii="Times New Roman" w:hAnsi="Times New Roman" w:cs="Times New Roman"/>
        </w:rPr>
        <w:t>16</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1600" w:dyaOrig="380">
          <v:shape id="_x0000_i1049" type="#_x0000_t75" style="width:81.75pt;height:17.25pt" o:ole="">
            <v:imagedata r:id="rId71" o:title=""/>
          </v:shape>
          <o:OLEObject Type="Embed" ProgID="Equation.3" ShapeID="_x0000_i1049" DrawAspect="Content" ObjectID="_1482740573" r:id="rId72"/>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Fishing mortality rate </w:t>
      </w:r>
      <w:r w:rsidRPr="005E0B71">
        <w:rPr>
          <w:rFonts w:ascii="Times New Roman" w:hAnsi="Times New Roman" w:cs="Times New Roman"/>
          <w:i/>
        </w:rPr>
        <w:t xml:space="preserve">F, </w:t>
      </w:r>
      <w:r w:rsidRPr="005E0B71">
        <w:rPr>
          <w:rFonts w:ascii="Times New Roman" w:hAnsi="Times New Roman" w:cs="Times New Roman"/>
        </w:rPr>
        <w:t>may increase relative to effort (</w:t>
      </w:r>
      <w:r w:rsidRPr="005E0B71">
        <w:rPr>
          <w:rFonts w:ascii="Times New Roman" w:hAnsi="Times New Roman" w:cs="Times New Roman"/>
          <w:i/>
        </w:rPr>
        <w:t>E</w:t>
      </w:r>
      <w:r w:rsidRPr="005E0B71">
        <w:rPr>
          <w:rFonts w:ascii="Times New Roman" w:hAnsi="Times New Roman" w:cs="Times New Roman"/>
        </w:rPr>
        <w:t>) over the historical period according to catchability</w:t>
      </w:r>
      <w:r w:rsidRPr="005E0B71">
        <w:rPr>
          <w:rFonts w:ascii="Times New Roman" w:hAnsi="Times New Roman" w:cs="Times New Roman"/>
          <w:i/>
        </w:rPr>
        <w:t xml:space="preserve"> q </w:t>
      </w:r>
      <w:r w:rsidRPr="005E0B71">
        <w:rPr>
          <w:rFonts w:ascii="Times New Roman" w:hAnsi="Times New Roman" w:cs="Times New Roman"/>
        </w:rPr>
        <w:t xml:space="preserve">modified by a percentage increase in fishing efficiency each </w:t>
      </w:r>
      <w:proofErr w:type="gramStart"/>
      <w:r w:rsidRPr="005E0B71">
        <w:rPr>
          <w:rFonts w:ascii="Times New Roman" w:hAnsi="Times New Roman" w:cs="Times New Roman"/>
        </w:rPr>
        <w:t xml:space="preserve">year </w:t>
      </w:r>
      <w:proofErr w:type="gramEnd"/>
      <w:r w:rsidRPr="005E0B71">
        <w:rPr>
          <w:rFonts w:ascii="Times New Roman" w:hAnsi="Times New Roman" w:cs="Times New Roman"/>
          <w:position w:val="-14"/>
        </w:rPr>
        <w:object w:dxaOrig="320" w:dyaOrig="420">
          <v:shape id="_x0000_i1050" type="#_x0000_t75" style="width:18.75pt;height:17.25pt" o:ole="">
            <v:imagedata r:id="rId73" o:title=""/>
          </v:shape>
          <o:OLEObject Type="Embed" ProgID="Equation.3" ShapeID="_x0000_i1050" DrawAspect="Content" ObjectID="_1482740574" r:id="rId74"/>
        </w:object>
      </w:r>
      <w:r w:rsidRPr="005E0B71">
        <w:rPr>
          <w:rFonts w:ascii="Times New Roman" w:hAnsi="Times New Roman" w:cs="Times New Roman"/>
        </w:rPr>
        <w:t>:</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w:t>
      </w:r>
      <w:r w:rsidR="00B5497F">
        <w:rPr>
          <w:rFonts w:ascii="Times New Roman" w:hAnsi="Times New Roman" w:cs="Times New Roman"/>
        </w:rPr>
        <w:t>.</w:t>
      </w:r>
      <w:r w:rsidRPr="005E0B71">
        <w:rPr>
          <w:rFonts w:ascii="Times New Roman" w:hAnsi="Times New Roman" w:cs="Times New Roman"/>
        </w:rPr>
        <w:t>A.</w:t>
      </w:r>
      <w:r w:rsidR="00B5497F">
        <w:rPr>
          <w:rFonts w:ascii="Times New Roman" w:hAnsi="Times New Roman" w:cs="Times New Roman"/>
        </w:rPr>
        <w:t>17</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2"/>
        </w:rPr>
        <w:object w:dxaOrig="2400" w:dyaOrig="800">
          <v:shape id="_x0000_i1051" type="#_x0000_t75" style="width:119.25pt;height:42.75pt" o:ole="">
            <v:imagedata r:id="rId75" o:title=""/>
          </v:shape>
          <o:OLEObject Type="Embed" ProgID="Equation.3" ShapeID="_x0000_i1051" DrawAspect="Content" ObjectID="_1482740575" r:id="rId76"/>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Total effort </w:t>
      </w:r>
      <w:r w:rsidR="00374C68">
        <w:rPr>
          <w:rFonts w:ascii="Times New Roman" w:hAnsi="Times New Roman" w:cs="Times New Roman"/>
        </w:rPr>
        <w:t>i</w:t>
      </w:r>
      <w:r w:rsidRPr="005E0B71">
        <w:rPr>
          <w:rFonts w:ascii="Times New Roman" w:hAnsi="Times New Roman" w:cs="Times New Roman"/>
        </w:rPr>
        <w:t>s not related to biomass levels</w:t>
      </w:r>
      <w:r w:rsidR="00374C68">
        <w:rPr>
          <w:rFonts w:ascii="Times New Roman" w:hAnsi="Times New Roman" w:cs="Times New Roman"/>
        </w:rPr>
        <w:t>,</w:t>
      </w:r>
      <w:r w:rsidRPr="005E0B71">
        <w:rPr>
          <w:rFonts w:ascii="Times New Roman" w:hAnsi="Times New Roman" w:cs="Times New Roman"/>
        </w:rPr>
        <w:t xml:space="preserve"> and in historical and future projections c</w:t>
      </w:r>
      <w:r w:rsidR="00374C68">
        <w:rPr>
          <w:rFonts w:ascii="Times New Roman" w:hAnsi="Times New Roman" w:cs="Times New Roman"/>
        </w:rPr>
        <w:t>an</w:t>
      </w:r>
      <w:r w:rsidRPr="005E0B71">
        <w:rPr>
          <w:rFonts w:ascii="Times New Roman" w:hAnsi="Times New Roman" w:cs="Times New Roman"/>
        </w:rPr>
        <w:t xml:space="preserve"> remain high even at very low biomass levels. The maximum fraction of the population that c</w:t>
      </w:r>
      <w:r w:rsidR="00374C68">
        <w:rPr>
          <w:rFonts w:ascii="Times New Roman" w:hAnsi="Times New Roman" w:cs="Times New Roman"/>
        </w:rPr>
        <w:t>an</w:t>
      </w:r>
      <w:r w:rsidRPr="005E0B71">
        <w:rPr>
          <w:rFonts w:ascii="Times New Roman" w:hAnsi="Times New Roman" w:cs="Times New Roman"/>
        </w:rPr>
        <w:t xml:space="preserve"> be caught in any given year </w:t>
      </w:r>
      <w:r w:rsidR="00374C68">
        <w:rPr>
          <w:rFonts w:ascii="Times New Roman" w:hAnsi="Times New Roman" w:cs="Times New Roman"/>
        </w:rPr>
        <w:t>i</w:t>
      </w:r>
      <w:r w:rsidRPr="005E0B71">
        <w:rPr>
          <w:rFonts w:ascii="Times New Roman" w:hAnsi="Times New Roman" w:cs="Times New Roman"/>
        </w:rPr>
        <w:t xml:space="preserve">s restricted to a maximum of 80% to prevent the simulation of single year stock collapses from </w:t>
      </w:r>
      <w:r w:rsidR="00775019">
        <w:rPr>
          <w:rFonts w:ascii="Times New Roman" w:hAnsi="Times New Roman" w:cs="Times New Roman"/>
        </w:rPr>
        <w:t xml:space="preserve">TAC </w:t>
      </w:r>
      <w:r w:rsidRPr="005E0B71">
        <w:rPr>
          <w:rFonts w:ascii="Times New Roman" w:hAnsi="Times New Roman" w:cs="Times New Roman"/>
        </w:rPr>
        <w:t xml:space="preserve">recommendations that are occasionally very high. </w: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Log-normal variability in effort </w:t>
      </w:r>
      <w:r w:rsidR="00374C68">
        <w:rPr>
          <w:rFonts w:ascii="Times New Roman" w:hAnsi="Times New Roman" w:cs="Times New Roman"/>
        </w:rPr>
        <w:t>i</w:t>
      </w:r>
      <w:r w:rsidRPr="005E0B71">
        <w:rPr>
          <w:rFonts w:ascii="Times New Roman" w:hAnsi="Times New Roman" w:cs="Times New Roman"/>
        </w:rPr>
        <w:t xml:space="preserve">s added to a general effort trend </w:t>
      </w:r>
      <w:r w:rsidRPr="005E0B71">
        <w:rPr>
          <w:rFonts w:ascii="Times New Roman" w:hAnsi="Times New Roman" w:cs="Times New Roman"/>
          <w:i/>
        </w:rPr>
        <w:t>V</w:t>
      </w:r>
      <w:r w:rsidRPr="005E0B71">
        <w:rPr>
          <w:rFonts w:ascii="Times New Roman" w:hAnsi="Times New Roman" w:cs="Times New Roman"/>
        </w:rPr>
        <w:t>:</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w:t>
      </w:r>
      <w:r w:rsidR="00B5497F">
        <w:rPr>
          <w:rFonts w:ascii="Times New Roman" w:hAnsi="Times New Roman" w:cs="Times New Roman"/>
        </w:rPr>
        <w:t>.</w:t>
      </w:r>
      <w:r w:rsidRPr="005E0B71">
        <w:rPr>
          <w:rFonts w:ascii="Times New Roman" w:hAnsi="Times New Roman" w:cs="Times New Roman"/>
        </w:rPr>
        <w:t>A.</w:t>
      </w:r>
      <w:r w:rsidR="00B5497F">
        <w:rPr>
          <w:rFonts w:ascii="Times New Roman" w:hAnsi="Times New Roman" w:cs="Times New Roman"/>
        </w:rPr>
        <w:t>18</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6"/>
        </w:rPr>
        <w:object w:dxaOrig="2420" w:dyaOrig="840">
          <v:shape id="_x0000_i1052" type="#_x0000_t75" style="width:120.75pt;height:39.75pt" o:ole="">
            <v:imagedata r:id="rId77" o:title=""/>
          </v:shape>
          <o:OLEObject Type="Embed" ProgID="Equation.3" ShapeID="_x0000_i1052" DrawAspect="Content" ObjectID="_1482740576" r:id="rId78"/>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The effort variability term </w:t>
      </w:r>
      <w:proofErr w:type="spellStart"/>
      <w:proofErr w:type="gramStart"/>
      <w:r w:rsidRPr="005E0B71">
        <w:rPr>
          <w:rFonts w:ascii="Times New Roman" w:hAnsi="Times New Roman" w:cs="Times New Roman"/>
          <w:i/>
        </w:rPr>
        <w:t>φ</w:t>
      </w:r>
      <w:r w:rsidRPr="005E0B71">
        <w:rPr>
          <w:rFonts w:ascii="Times New Roman" w:hAnsi="Times New Roman" w:cs="Times New Roman"/>
          <w:i/>
          <w:vertAlign w:val="subscript"/>
        </w:rPr>
        <w:t>y</w:t>
      </w:r>
      <w:proofErr w:type="spellEnd"/>
      <w:proofErr w:type="gramEnd"/>
      <w:r w:rsidRPr="005E0B71">
        <w:rPr>
          <w:rFonts w:ascii="Times New Roman" w:hAnsi="Times New Roman" w:cs="Times New Roman"/>
        </w:rPr>
        <w:t xml:space="preserve"> </w:t>
      </w:r>
      <w:r w:rsidR="00374C68">
        <w:rPr>
          <w:rFonts w:ascii="Times New Roman" w:hAnsi="Times New Roman" w:cs="Times New Roman"/>
        </w:rPr>
        <w:t>i</w:t>
      </w:r>
      <w:r w:rsidRPr="005E0B71">
        <w:rPr>
          <w:rFonts w:ascii="Times New Roman" w:hAnsi="Times New Roman" w:cs="Times New Roman"/>
        </w:rPr>
        <w:t xml:space="preserve">s randomly sampled from a standard normal distribution that has a standard deviation, </w:t>
      </w:r>
      <w:r w:rsidRPr="005E0B71">
        <w:rPr>
          <w:rFonts w:ascii="Times New Roman" w:hAnsi="Times New Roman" w:cs="Times New Roman"/>
          <w:i/>
        </w:rPr>
        <w:t>σ</w:t>
      </w:r>
      <w:r w:rsidRPr="005E0B71">
        <w:rPr>
          <w:rFonts w:ascii="Times New Roman" w:hAnsi="Times New Roman" w:cs="Times New Roman"/>
          <w:i/>
          <w:vertAlign w:val="subscript"/>
        </w:rPr>
        <w:t>eff</w:t>
      </w:r>
      <w:r w:rsidRPr="005E0B71">
        <w:rPr>
          <w:rFonts w:ascii="Times New Roman" w:hAnsi="Times New Roman" w:cs="Times New Roman"/>
        </w:rPr>
        <w:t xml:space="preserve"> drawn at random for each simulation:</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B5497F">
        <w:rPr>
          <w:rFonts w:ascii="Times New Roman" w:hAnsi="Times New Roman" w:cs="Times New Roman"/>
        </w:rPr>
        <w:t>19</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1500" w:dyaOrig="380">
          <v:shape id="_x0000_i1053" type="#_x0000_t75" style="width:74.25pt;height:17.25pt" o:ole="">
            <v:imagedata r:id="rId79" o:title=""/>
          </v:shape>
          <o:OLEObject Type="Embed" ProgID="Equation.3" ShapeID="_x0000_i1053" DrawAspect="Content" ObjectID="_1482740577" r:id="rId80"/>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A range of effort variability </w:t>
      </w:r>
      <w:r w:rsidR="00374C68">
        <w:rPr>
          <w:rFonts w:ascii="Times New Roman" w:hAnsi="Times New Roman" w:cs="Times New Roman"/>
        </w:rPr>
        <w:t>i</w:t>
      </w:r>
      <w:r w:rsidRPr="005E0B71">
        <w:rPr>
          <w:rFonts w:ascii="Times New Roman" w:hAnsi="Times New Roman" w:cs="Times New Roman"/>
        </w:rPr>
        <w:t xml:space="preserve">s sampled to assess how the degree of auto-correlation affected the performance of stock status classification methods. The general trend in effort </w:t>
      </w:r>
      <w:r w:rsidR="00374C68">
        <w:rPr>
          <w:rFonts w:ascii="Times New Roman" w:hAnsi="Times New Roman" w:cs="Times New Roman"/>
        </w:rPr>
        <w:t>i</w:t>
      </w:r>
      <w:r w:rsidRPr="005E0B71">
        <w:rPr>
          <w:rFonts w:ascii="Times New Roman" w:hAnsi="Times New Roman" w:cs="Times New Roman"/>
        </w:rPr>
        <w:t xml:space="preserve">s determined by a linear model of change in effort over time with slope </w:t>
      </w:r>
      <w:proofErr w:type="spellStart"/>
      <w:r w:rsidRPr="005E0B71">
        <w:rPr>
          <w:rFonts w:ascii="Times New Roman" w:hAnsi="Times New Roman" w:cs="Times New Roman"/>
          <w:i/>
        </w:rPr>
        <w:t>a</w:t>
      </w:r>
      <w:r w:rsidRPr="005E0B71">
        <w:rPr>
          <w:rFonts w:ascii="Times New Roman" w:hAnsi="Times New Roman" w:cs="Times New Roman"/>
          <w:i/>
          <w:vertAlign w:val="subscript"/>
        </w:rPr>
        <w:t>E</w:t>
      </w:r>
      <w:proofErr w:type="spellEnd"/>
      <w:r w:rsidRPr="005E0B71">
        <w:rPr>
          <w:rFonts w:ascii="Times New Roman" w:hAnsi="Times New Roman" w:cs="Times New Roman"/>
        </w:rPr>
        <w:t xml:space="preserve">, and </w:t>
      </w:r>
      <w:proofErr w:type="gramStart"/>
      <w:r w:rsidRPr="005E0B71">
        <w:rPr>
          <w:rFonts w:ascii="Times New Roman" w:hAnsi="Times New Roman" w:cs="Times New Roman"/>
        </w:rPr>
        <w:t xml:space="preserve">intercept </w:t>
      </w:r>
      <w:proofErr w:type="gramEnd"/>
      <w:r w:rsidRPr="005E0B71">
        <w:rPr>
          <w:rFonts w:ascii="Times New Roman" w:hAnsi="Times New Roman" w:cs="Times New Roman"/>
          <w:position w:val="-10"/>
        </w:rPr>
        <w:object w:dxaOrig="279" w:dyaOrig="380">
          <v:shape id="_x0000_i1054" type="#_x0000_t75" style="width:12pt;height:17.25pt" o:ole="">
            <v:imagedata r:id="rId81" o:title=""/>
          </v:shape>
          <o:OLEObject Type="Embed" ProgID="Equation.3" ShapeID="_x0000_i1054" DrawAspect="Content" ObjectID="_1482740578" r:id="rId82"/>
        </w:object>
      </w:r>
      <w:r w:rsidRPr="005E0B71">
        <w:rPr>
          <w:rFonts w:ascii="Times New Roman" w:hAnsi="Times New Roman" w:cs="Times New Roman"/>
        </w:rPr>
        <w:t>:</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B5497F">
        <w:rPr>
          <w:rFonts w:ascii="Times New Roman" w:hAnsi="Times New Roman" w:cs="Times New Roman"/>
        </w:rPr>
        <w:t>20</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E2333A" w:rsidRPr="005E0B71">
        <w:rPr>
          <w:rFonts w:ascii="Times New Roman" w:hAnsi="Times New Roman" w:cs="Times New Roman"/>
          <w:position w:val="-28"/>
        </w:rPr>
        <w:object w:dxaOrig="1540" w:dyaOrig="680">
          <v:shape id="_x0000_i1055" type="#_x0000_t75" style="width:63pt;height:28.5pt" o:ole="">
            <v:imagedata r:id="rId83" o:title=""/>
          </v:shape>
          <o:OLEObject Type="Embed" ProgID="Equation.3" ShapeID="_x0000_i1055" DrawAspect="Content" ObjectID="_1482740579" r:id="rId84"/>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This functional form allows effort to increase, decrease or remain </w:t>
      </w:r>
      <w:r w:rsidR="00374C68">
        <w:rPr>
          <w:rFonts w:ascii="Times New Roman" w:hAnsi="Times New Roman" w:cs="Times New Roman"/>
        </w:rPr>
        <w:t>unchanged</w:t>
      </w:r>
      <w:r w:rsidRPr="005E0B71">
        <w:rPr>
          <w:rFonts w:ascii="Times New Roman" w:hAnsi="Times New Roman" w:cs="Times New Roman"/>
        </w:rPr>
        <w:t xml:space="preserve"> over time. This effort model </w:t>
      </w:r>
      <w:r w:rsidR="00374C68">
        <w:rPr>
          <w:rFonts w:ascii="Times New Roman" w:hAnsi="Times New Roman" w:cs="Times New Roman"/>
        </w:rPr>
        <w:t>i</w:t>
      </w:r>
      <w:r w:rsidRPr="005E0B71">
        <w:rPr>
          <w:rFonts w:ascii="Times New Roman" w:hAnsi="Times New Roman" w:cs="Times New Roman"/>
        </w:rPr>
        <w:t xml:space="preserve">s constrained by sampling positive </w:t>
      </w:r>
      <w:r w:rsidRPr="005E0B71">
        <w:rPr>
          <w:rFonts w:ascii="Times New Roman" w:hAnsi="Times New Roman" w:cs="Times New Roman"/>
          <w:position w:val="-10"/>
        </w:rPr>
        <w:object w:dxaOrig="279" w:dyaOrig="380">
          <v:shape id="_x0000_i1056" type="#_x0000_t75" style="width:12pt;height:17.25pt" o:ole="">
            <v:imagedata r:id="rId85" o:title=""/>
          </v:shape>
          <o:OLEObject Type="Embed" ProgID="Equation.3" ShapeID="_x0000_i1056" DrawAspect="Content" ObjectID="_1482740580" r:id="rId86"/>
        </w:object>
      </w:r>
      <w:r w:rsidRPr="005E0B71">
        <w:rPr>
          <w:rFonts w:ascii="Times New Roman" w:hAnsi="Times New Roman" w:cs="Times New Roman"/>
          <w:i/>
        </w:rPr>
        <w:t xml:space="preserve"> </w:t>
      </w:r>
      <w:r w:rsidRPr="005E0B71">
        <w:rPr>
          <w:rFonts w:ascii="Times New Roman" w:hAnsi="Times New Roman" w:cs="Times New Roman"/>
        </w:rPr>
        <w:t xml:space="preserve">values (effort </w:t>
      </w:r>
      <w:r w:rsidR="00374C68">
        <w:rPr>
          <w:rFonts w:ascii="Times New Roman" w:hAnsi="Times New Roman" w:cs="Times New Roman"/>
        </w:rPr>
        <w:t>i</w:t>
      </w:r>
      <w:r w:rsidRPr="005E0B71">
        <w:rPr>
          <w:rFonts w:ascii="Times New Roman" w:hAnsi="Times New Roman" w:cs="Times New Roman"/>
        </w:rPr>
        <w:t xml:space="preserve">s increasing at the start of the time series). </w:t>
      </w:r>
      <w:r w:rsidR="00374C68">
        <w:rPr>
          <w:rFonts w:ascii="Times New Roman" w:hAnsi="Times New Roman" w:cs="Times New Roman"/>
        </w:rPr>
        <w:t>T</w:t>
      </w:r>
      <w:r w:rsidRPr="005E0B71">
        <w:rPr>
          <w:rFonts w:ascii="Times New Roman" w:hAnsi="Times New Roman" w:cs="Times New Roman"/>
        </w:rPr>
        <w:t xml:space="preserve">he final annual change in </w:t>
      </w:r>
      <w:proofErr w:type="gramStart"/>
      <w:r w:rsidRPr="005E0B71">
        <w:rPr>
          <w:rFonts w:ascii="Times New Roman" w:hAnsi="Times New Roman" w:cs="Times New Roman"/>
        </w:rPr>
        <w:t xml:space="preserve">effort </w:t>
      </w:r>
      <w:proofErr w:type="gramEnd"/>
      <w:r w:rsidRPr="005E0B71">
        <w:rPr>
          <w:rFonts w:ascii="Times New Roman" w:hAnsi="Times New Roman" w:cs="Times New Roman"/>
          <w:position w:val="-10"/>
        </w:rPr>
        <w:object w:dxaOrig="340" w:dyaOrig="380">
          <v:shape id="_x0000_i1057" type="#_x0000_t75" style="width:11.25pt;height:17.25pt" o:ole="">
            <v:imagedata r:id="rId87" o:title=""/>
          </v:shape>
          <o:OLEObject Type="Embed" ProgID="Equation.3" ShapeID="_x0000_i1057" DrawAspect="Content" ObjectID="_1482740581" r:id="rId88"/>
        </w:object>
      </w:r>
      <w:r w:rsidRPr="005E0B71">
        <w:rPr>
          <w:rFonts w:ascii="Times New Roman" w:hAnsi="Times New Roman" w:cs="Times New Roman"/>
        </w:rPr>
        <w:t xml:space="preserve">, is specified by the user to control the sampling of increasing, </w:t>
      </w:r>
      <w:r w:rsidR="00374C68">
        <w:rPr>
          <w:rFonts w:ascii="Times New Roman" w:hAnsi="Times New Roman" w:cs="Times New Roman"/>
        </w:rPr>
        <w:t>constant</w:t>
      </w:r>
      <w:r w:rsidRPr="005E0B71">
        <w:rPr>
          <w:rFonts w:ascii="Times New Roman" w:hAnsi="Times New Roman" w:cs="Times New Roman"/>
        </w:rPr>
        <w:t xml:space="preserve"> and decreasing final effort trajectories: </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lastRenderedPageBreak/>
        <w:t>App.A.</w:t>
      </w:r>
      <w:r w:rsidR="00B5497F">
        <w:rPr>
          <w:rFonts w:ascii="Times New Roman" w:hAnsi="Times New Roman" w:cs="Times New Roman"/>
        </w:rPr>
        <w:t>21</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E2333A" w:rsidRPr="005E0B71">
        <w:rPr>
          <w:rFonts w:ascii="Times New Roman" w:hAnsi="Times New Roman" w:cs="Times New Roman"/>
          <w:position w:val="-28"/>
        </w:rPr>
        <w:object w:dxaOrig="1219" w:dyaOrig="680">
          <v:shape id="_x0000_i1058" type="#_x0000_t75" style="width:51pt;height:31.5pt" o:ole="">
            <v:imagedata r:id="rId89" o:title=""/>
          </v:shape>
          <o:OLEObject Type="Embed" ProgID="Equation.3" ShapeID="_x0000_i1058" DrawAspect="Content" ObjectID="_1482740582" r:id="rId90"/>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For any simulated effort time series, the slope c</w:t>
      </w:r>
      <w:r w:rsidR="00374C68">
        <w:rPr>
          <w:rFonts w:ascii="Times New Roman" w:hAnsi="Times New Roman" w:cs="Times New Roman"/>
        </w:rPr>
        <w:t>an</w:t>
      </w:r>
      <w:r w:rsidRPr="005E0B71">
        <w:rPr>
          <w:rFonts w:ascii="Times New Roman" w:hAnsi="Times New Roman" w:cs="Times New Roman"/>
        </w:rPr>
        <w:t xml:space="preserve"> then be calculated from the total number of years in the time series </w:t>
      </w:r>
      <w:proofErr w:type="gramStart"/>
      <w:r w:rsidRPr="005E0B71">
        <w:rPr>
          <w:rFonts w:ascii="Times New Roman" w:hAnsi="Times New Roman" w:cs="Times New Roman"/>
          <w:i/>
        </w:rPr>
        <w:t>n</w:t>
      </w:r>
      <w:r w:rsidRPr="005E0B71">
        <w:rPr>
          <w:rFonts w:ascii="Times New Roman" w:hAnsi="Times New Roman" w:cs="Times New Roman"/>
          <w:i/>
          <w:vertAlign w:val="subscript"/>
        </w:rPr>
        <w:t>y</w:t>
      </w:r>
      <w:proofErr w:type="gramEnd"/>
      <w:r w:rsidRPr="005E0B71">
        <w:rPr>
          <w:rFonts w:ascii="Times New Roman" w:hAnsi="Times New Roman" w:cs="Times New Roman"/>
        </w:rPr>
        <w:t>,</w:t>
      </w:r>
      <w:r w:rsidRPr="005E0B71">
        <w:rPr>
          <w:rFonts w:ascii="Times New Roman" w:hAnsi="Times New Roman" w:cs="Times New Roman"/>
          <w:i/>
        </w:rPr>
        <w:t xml:space="preserve"> </w:t>
      </w:r>
      <w:r w:rsidRPr="005E0B71">
        <w:rPr>
          <w:rFonts w:ascii="Times New Roman" w:hAnsi="Times New Roman" w:cs="Times New Roman"/>
        </w:rPr>
        <w:t>and the sampled intercept</w:t>
      </w:r>
      <w:del w:id="239" w:author="TomFast" w:date="2015-01-13T14:37:00Z">
        <w:r w:rsidRPr="005E0B71" w:rsidDel="000275EC">
          <w:rPr>
            <w:rFonts w:ascii="Times New Roman" w:hAnsi="Times New Roman" w:cs="Times New Roman"/>
          </w:rPr>
          <w:delText xml:space="preserve"> </w:delText>
        </w:r>
      </w:del>
      <w:r w:rsidRPr="005E0B71">
        <w:rPr>
          <w:rFonts w:ascii="Times New Roman" w:hAnsi="Times New Roman" w:cs="Times New Roman"/>
          <w:position w:val="-10"/>
        </w:rPr>
        <w:object w:dxaOrig="279" w:dyaOrig="380">
          <v:shape id="_x0000_i1059" type="#_x0000_t75" style="width:12pt;height:17.25pt" o:ole="">
            <v:imagedata r:id="rId91" o:title=""/>
          </v:shape>
          <o:OLEObject Type="Embed" ProgID="Equation.3" ShapeID="_x0000_i1059" DrawAspect="Content" ObjectID="_1482740583" r:id="rId92"/>
        </w:object>
      </w:r>
      <w:r w:rsidRPr="005E0B71">
        <w:rPr>
          <w:rFonts w:ascii="Times New Roman" w:hAnsi="Times New Roman" w:cs="Times New Roman"/>
        </w:rPr>
        <w:t xml:space="preserve">: </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B5497F">
        <w:rPr>
          <w:rFonts w:ascii="Times New Roman" w:hAnsi="Times New Roman" w:cs="Times New Roman"/>
        </w:rPr>
        <w:t>22</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1760" w:dyaOrig="420">
          <v:shape id="_x0000_i1060" type="#_x0000_t75" style="width:90.75pt;height:17.25pt" o:ole="">
            <v:imagedata r:id="rId93" o:title=""/>
          </v:shape>
          <o:OLEObject Type="Embed" ProgID="Equation.3" ShapeID="_x0000_i1060" DrawAspect="Content" ObjectID="_1482740584" r:id="rId94"/>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Effort time series with negative values were discarded. All of the stocks had the same underlying variability in temporal effort dynamics.</w: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In any given year, spatial fishing effort is assumed to be proportional to the distribution of the vulnerable biomass in the previous year, modified by a targeting parameter </w:t>
      </w:r>
      <w:r w:rsidRPr="005E0B71">
        <w:rPr>
          <w:rFonts w:ascii="Times New Roman" w:hAnsi="Times New Roman" w:cs="Times New Roman"/>
          <w:i/>
        </w:rPr>
        <w:t>λ</w:t>
      </w:r>
      <w:r w:rsidRPr="005E0B71">
        <w:rPr>
          <w:rFonts w:ascii="Times New Roman" w:hAnsi="Times New Roman" w:cs="Times New Roman"/>
        </w:rPr>
        <w:t>,</w:t>
      </w:r>
      <w:r w:rsidRPr="005E0B71">
        <w:rPr>
          <w:rFonts w:ascii="Times New Roman" w:hAnsi="Times New Roman" w:cs="Times New Roman"/>
          <w:i/>
        </w:rPr>
        <w:t xml:space="preserve"> </w:t>
      </w:r>
      <w:r w:rsidRPr="005E0B71">
        <w:rPr>
          <w:rFonts w:ascii="Times New Roman" w:hAnsi="Times New Roman" w:cs="Times New Roman"/>
        </w:rPr>
        <w:t>that controls how strongly fishing effort will be distributed in relation to vulnerable biomass:</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bookmarkStart w:id="240" w:name="_Ref357425609"/>
      <w:bookmarkStart w:id="241" w:name="_Ref326320726"/>
      <w:r w:rsidRPr="005E0B71">
        <w:rPr>
          <w:rFonts w:ascii="Times New Roman" w:hAnsi="Times New Roman" w:cs="Times New Roman"/>
        </w:rPr>
        <w:t>App.A.</w:t>
      </w:r>
      <w:bookmarkEnd w:id="240"/>
      <w:r w:rsidR="00B5497F">
        <w:rPr>
          <w:rFonts w:ascii="Times New Roman" w:hAnsi="Times New Roman" w:cs="Times New Roman"/>
        </w:rPr>
        <w:t>23</w:t>
      </w:r>
      <w:r w:rsidRPr="005E0B71">
        <w:rPr>
          <w:rFonts w:ascii="Times New Roman" w:hAnsi="Times New Roman" w:cs="Times New Roman"/>
        </w:rPr>
        <w:t xml:space="preserve">) </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0"/>
        </w:rPr>
        <w:object w:dxaOrig="4740" w:dyaOrig="760">
          <v:shape id="_x0000_i1061" type="#_x0000_t75" style="width:238.5pt;height:36pt" o:ole="">
            <v:imagedata r:id="rId95" o:title=""/>
          </v:shape>
          <o:OLEObject Type="Embed" ProgID="Equation.3" ShapeID="_x0000_i1061" DrawAspect="Content" ObjectID="_1482740585" r:id="rId96"/>
        </w:object>
      </w:r>
      <w:bookmarkEnd w:id="241"/>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The values for </w:t>
      </w:r>
      <w:r w:rsidRPr="005E0B71">
        <w:rPr>
          <w:rFonts w:ascii="Times New Roman" w:hAnsi="Times New Roman" w:cs="Times New Roman"/>
          <w:i/>
        </w:rPr>
        <w:t>p</w:t>
      </w:r>
      <w:r w:rsidRPr="005E0B71">
        <w:rPr>
          <w:rFonts w:ascii="Times New Roman" w:hAnsi="Times New Roman" w:cs="Times New Roman"/>
        </w:rPr>
        <w:t xml:space="preserve"> average 1 in any year so they can be used to distribute total effort </w:t>
      </w:r>
      <w:r w:rsidRPr="005E0B71">
        <w:rPr>
          <w:rFonts w:ascii="Times New Roman" w:hAnsi="Times New Roman" w:cs="Times New Roman"/>
          <w:i/>
        </w:rPr>
        <w:t>E</w:t>
      </w:r>
      <w:r w:rsidRPr="005E0B71">
        <w:rPr>
          <w:rFonts w:ascii="Times New Roman" w:hAnsi="Times New Roman" w:cs="Times New Roman"/>
          <w:i/>
          <w:vertAlign w:val="subscript"/>
        </w:rPr>
        <w:t>y</w:t>
      </w:r>
      <w:r w:rsidRPr="005E0B71">
        <w:rPr>
          <w:rFonts w:ascii="Times New Roman" w:hAnsi="Times New Roman" w:cs="Times New Roman"/>
        </w:rPr>
        <w:t xml:space="preserve"> across areas in each year such that mean </w:t>
      </w:r>
      <w:r w:rsidRPr="005E0B71">
        <w:rPr>
          <w:rFonts w:ascii="Times New Roman" w:hAnsi="Times New Roman" w:cs="Times New Roman"/>
          <w:i/>
        </w:rPr>
        <w:t>F</w:t>
      </w:r>
      <w:r w:rsidRPr="005E0B71">
        <w:rPr>
          <w:rFonts w:ascii="Times New Roman" w:hAnsi="Times New Roman" w:cs="Times New Roman"/>
        </w:rPr>
        <w:t xml:space="preserve"> among areas is the same as total annual </w:t>
      </w:r>
      <w:r w:rsidRPr="005E0B71">
        <w:rPr>
          <w:rFonts w:ascii="Times New Roman" w:hAnsi="Times New Roman" w:cs="Times New Roman"/>
          <w:i/>
        </w:rPr>
        <w:t>F</w:t>
      </w:r>
      <w:r w:rsidRPr="005E0B71">
        <w:rPr>
          <w:rFonts w:ascii="Times New Roman" w:hAnsi="Times New Roman" w:cs="Times New Roman"/>
        </w:rPr>
        <w:t xml:space="preserve">. Fishing is distributed evenly regardless of the vulnerable biomass in the previous year when the targeting parameter </w:t>
      </w:r>
      <w:r w:rsidRPr="005E0B71">
        <w:rPr>
          <w:rFonts w:ascii="Times New Roman" w:hAnsi="Times New Roman" w:cs="Times New Roman"/>
          <w:i/>
        </w:rPr>
        <w:t>λ</w:t>
      </w:r>
      <w:r w:rsidRPr="005E0B71">
        <w:rPr>
          <w:rFonts w:ascii="Times New Roman" w:hAnsi="Times New Roman" w:cs="Times New Roman"/>
        </w:rPr>
        <w:t xml:space="preserve"> is zero. Spatial fishing will be distributed in favour of areas of high vulnerable biomass when </w:t>
      </w:r>
      <w:r w:rsidRPr="005E0B71">
        <w:rPr>
          <w:rFonts w:ascii="Times New Roman" w:hAnsi="Times New Roman" w:cs="Times New Roman"/>
          <w:i/>
        </w:rPr>
        <w:t>λ</w:t>
      </w:r>
      <w:r w:rsidRPr="005E0B71">
        <w:rPr>
          <w:rFonts w:ascii="Times New Roman" w:hAnsi="Times New Roman" w:cs="Times New Roman"/>
        </w:rPr>
        <w:t xml:space="preserve"> is positive and distributed away from such areas when </w:t>
      </w:r>
      <w:r w:rsidRPr="005E0B71">
        <w:rPr>
          <w:rFonts w:ascii="Times New Roman" w:hAnsi="Times New Roman" w:cs="Times New Roman"/>
          <w:i/>
        </w:rPr>
        <w:t>λ</w:t>
      </w:r>
      <w:r w:rsidRPr="005E0B71">
        <w:rPr>
          <w:rFonts w:ascii="Times New Roman" w:hAnsi="Times New Roman" w:cs="Times New Roman"/>
        </w:rPr>
        <w:t xml:space="preserve"> is negative. In order to simulate increases or decreases in targeting, the targeting parameter </w:t>
      </w:r>
      <w:r w:rsidRPr="005E0B71">
        <w:rPr>
          <w:rFonts w:ascii="Times New Roman" w:hAnsi="Times New Roman" w:cs="Times New Roman"/>
        </w:rPr>
        <w:lastRenderedPageBreak/>
        <w:t xml:space="preserve">follows a linear change over time with intercept 0, and final targeting level </w:t>
      </w:r>
      <w:r w:rsidRPr="005E0B71">
        <w:rPr>
          <w:rFonts w:ascii="Times New Roman" w:hAnsi="Times New Roman" w:cs="Times New Roman"/>
          <w:position w:val="-12"/>
        </w:rPr>
        <w:object w:dxaOrig="300" w:dyaOrig="360">
          <v:shape id="_x0000_i1062" type="#_x0000_t75" style="width:18.75pt;height:24.75pt" o:ole="">
            <v:imagedata r:id="rId97" o:title=""/>
          </v:shape>
          <o:OLEObject Type="Embed" ProgID="Equation.3" ShapeID="_x0000_i1062" DrawAspect="Content" ObjectID="_1482740586" r:id="rId98"/>
        </w:object>
      </w:r>
      <w:r w:rsidRPr="005E0B71">
        <w:rPr>
          <w:rFonts w:ascii="Times New Roman" w:hAnsi="Times New Roman" w:cs="Times New Roman"/>
        </w:rPr>
        <w:t xml:space="preserve"> in the last historical year of the simulation </w:t>
      </w:r>
      <w:r w:rsidRPr="005E0B71">
        <w:rPr>
          <w:rFonts w:ascii="Times New Roman" w:hAnsi="Times New Roman" w:cs="Times New Roman"/>
          <w:i/>
        </w:rPr>
        <w:t>n</w:t>
      </w:r>
      <w:r w:rsidRPr="005E0B71">
        <w:rPr>
          <w:rFonts w:ascii="Times New Roman" w:hAnsi="Times New Roman" w:cs="Times New Roman"/>
          <w:i/>
          <w:vertAlign w:val="subscript"/>
        </w:rPr>
        <w:t>y</w:t>
      </w:r>
      <w:r w:rsidRPr="005E0B71">
        <w:rPr>
          <w:rFonts w:ascii="Times New Roman" w:hAnsi="Times New Roman" w:cs="Times New Roman"/>
        </w:rPr>
        <w:t>:</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B5497F">
        <w:rPr>
          <w:rFonts w:ascii="Times New Roman" w:hAnsi="Times New Roman" w:cs="Times New Roman"/>
        </w:rPr>
        <w:t>24</w:t>
      </w:r>
      <w:r w:rsidRPr="005E0B71">
        <w:rPr>
          <w:rFonts w:ascii="Times New Roman" w:hAnsi="Times New Roman" w:cs="Times New Roman"/>
        </w:rPr>
        <w:t xml:space="preserve">) </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2"/>
        </w:rPr>
        <w:object w:dxaOrig="1180" w:dyaOrig="700">
          <v:shape id="_x0000_i1063" type="#_x0000_t75" style="width:60pt;height:36pt" o:ole="">
            <v:imagedata r:id="rId99" o:title=""/>
          </v:shape>
          <o:OLEObject Type="Embed" ProgID="Equation.3" ShapeID="_x0000_i1063" DrawAspect="Content" ObjectID="_1482740587" r:id="rId100"/>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Targeting </w:t>
      </w:r>
      <w:r w:rsidR="00374C68">
        <w:rPr>
          <w:rFonts w:ascii="Times New Roman" w:hAnsi="Times New Roman" w:cs="Times New Roman"/>
        </w:rPr>
        <w:t>i</w:t>
      </w:r>
      <w:r w:rsidRPr="005E0B71">
        <w:rPr>
          <w:rFonts w:ascii="Times New Roman" w:hAnsi="Times New Roman" w:cs="Times New Roman"/>
        </w:rPr>
        <w:t>s assumed to remain constant over projected years at the same level as the final year of the historical period.</w:t>
      </w:r>
    </w:p>
    <w:p w:rsidR="002F523A" w:rsidRPr="005E0B71" w:rsidRDefault="002F523A" w:rsidP="00775019">
      <w:pPr>
        <w:pStyle w:val="Heading2"/>
        <w:numPr>
          <w:ilvl w:val="0"/>
          <w:numId w:val="0"/>
        </w:numPr>
        <w:spacing w:before="0" w:after="0" w:line="480" w:lineRule="auto"/>
        <w:ind w:left="576" w:hanging="576"/>
        <w:rPr>
          <w:rFonts w:cs="Times New Roman"/>
          <w:szCs w:val="22"/>
        </w:rPr>
      </w:pPr>
      <w:bookmarkStart w:id="242" w:name="_Toc325711257"/>
      <w:bookmarkStart w:id="243" w:name="_Toc325711298"/>
      <w:bookmarkStart w:id="244" w:name="_Toc325711340"/>
      <w:bookmarkStart w:id="245" w:name="_Ref325983065"/>
      <w:bookmarkStart w:id="246" w:name="_Toc326764734"/>
      <w:bookmarkStart w:id="247" w:name="_Toc326764840"/>
      <w:bookmarkStart w:id="248" w:name="_Toc326764909"/>
      <w:bookmarkStart w:id="249" w:name="_Toc343257722"/>
      <w:r w:rsidRPr="005E0B71">
        <w:rPr>
          <w:rFonts w:cs="Times New Roman"/>
          <w:szCs w:val="22"/>
        </w:rPr>
        <w:t>A.3 Initializing the population dynamics model and simulating movement</w:t>
      </w:r>
      <w:bookmarkEnd w:id="242"/>
      <w:bookmarkEnd w:id="243"/>
      <w:bookmarkEnd w:id="244"/>
      <w:bookmarkEnd w:id="245"/>
      <w:bookmarkEnd w:id="246"/>
      <w:bookmarkEnd w:id="247"/>
      <w:bookmarkEnd w:id="248"/>
      <w:bookmarkEnd w:id="249"/>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The initial biomass in each area is initialized according to an equilibrium assumption regarding age and spatial structure:</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B5497F">
        <w:rPr>
          <w:rFonts w:ascii="Times New Roman" w:hAnsi="Times New Roman" w:cs="Times New Roman"/>
        </w:rPr>
        <w:t>25</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4"/>
        </w:rPr>
        <w:object w:dxaOrig="2220" w:dyaOrig="420">
          <v:shape id="_x0000_i1064" type="#_x0000_t75" style="width:112.5pt;height:17.25pt" o:ole="">
            <v:imagedata r:id="rId101" o:title=""/>
          </v:shape>
          <o:OLEObject Type="Embed" ProgID="Equation.3" ShapeID="_x0000_i1064" DrawAspect="Content" ObjectID="_1482740588" r:id="rId102"/>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d</w:t>
      </w:r>
      <w:r w:rsidRPr="005E0B71">
        <w:rPr>
          <w:rFonts w:ascii="Times New Roman" w:hAnsi="Times New Roman" w:cs="Times New Roman"/>
          <w:i/>
          <w:vertAlign w:val="subscript"/>
        </w:rPr>
        <w:t>r</w:t>
      </w:r>
      <w:r w:rsidRPr="005E0B71" w:rsidDel="00E122C6">
        <w:rPr>
          <w:rFonts w:ascii="Times New Roman" w:hAnsi="Times New Roman" w:cs="Times New Roman"/>
          <w:i/>
        </w:rPr>
        <w:t xml:space="preserve"> </w:t>
      </w:r>
      <w:r w:rsidRPr="005E0B71">
        <w:rPr>
          <w:rFonts w:ascii="Times New Roman" w:hAnsi="Times New Roman" w:cs="Times New Roman"/>
        </w:rPr>
        <w:t xml:space="preserve">is the initial spatial distribution proportion, and the </w:t>
      </w:r>
      <w:r w:rsidRPr="005E0B71">
        <w:rPr>
          <w:rFonts w:ascii="Times New Roman" w:hAnsi="Times New Roman" w:cs="Times New Roman"/>
          <w:i/>
        </w:rPr>
        <w:t>d</w:t>
      </w:r>
      <w:r w:rsidRPr="005E0B71">
        <w:rPr>
          <w:rFonts w:ascii="Times New Roman" w:hAnsi="Times New Roman" w:cs="Times New Roman"/>
          <w:i/>
          <w:vertAlign w:val="subscript"/>
        </w:rPr>
        <w:t>r</w:t>
      </w:r>
      <w:r w:rsidRPr="005E0B71">
        <w:rPr>
          <w:rFonts w:ascii="Times New Roman" w:hAnsi="Times New Roman" w:cs="Times New Roman"/>
        </w:rPr>
        <w:t xml:space="preserve"> sum to 1 over </w:t>
      </w:r>
      <w:r w:rsidRPr="005E0B71">
        <w:rPr>
          <w:rFonts w:ascii="Times New Roman" w:hAnsi="Times New Roman" w:cs="Times New Roman"/>
          <w:i/>
        </w:rPr>
        <w:t>r</w:t>
      </w:r>
      <w:r w:rsidRPr="005E0B71">
        <w:rPr>
          <w:rFonts w:ascii="Times New Roman" w:hAnsi="Times New Roman" w:cs="Times New Roman"/>
        </w:rPr>
        <w:t xml:space="preserve">. Note that the age structure is assumed to be the same across areas. The initial distribution vector of the stock over areas, </w:t>
      </w:r>
      <w:r w:rsidRPr="005E0B71">
        <w:rPr>
          <w:rFonts w:ascii="Times New Roman" w:hAnsi="Times New Roman" w:cs="Times New Roman"/>
          <w:i/>
        </w:rPr>
        <w:t>d=[d</w:t>
      </w:r>
      <w:r w:rsidRPr="005E0B71">
        <w:rPr>
          <w:rFonts w:ascii="Times New Roman" w:hAnsi="Times New Roman" w:cs="Times New Roman"/>
          <w:i/>
          <w:vertAlign w:val="subscript"/>
        </w:rPr>
        <w:t>1</w:t>
      </w:r>
      <w:r w:rsidRPr="005E0B71">
        <w:rPr>
          <w:rFonts w:ascii="Times New Roman" w:hAnsi="Times New Roman" w:cs="Times New Roman"/>
          <w:i/>
        </w:rPr>
        <w:t>,…,d</w:t>
      </w:r>
      <w:r w:rsidRPr="005E0B71">
        <w:rPr>
          <w:rFonts w:ascii="Times New Roman" w:hAnsi="Times New Roman" w:cs="Times New Roman"/>
          <w:i/>
          <w:vertAlign w:val="subscript"/>
        </w:rPr>
        <w:t>n</w:t>
      </w:r>
      <w:r w:rsidRPr="005E0B71">
        <w:rPr>
          <w:rFonts w:ascii="Times New Roman" w:hAnsi="Times New Roman" w:cs="Times New Roman"/>
          <w:i/>
        </w:rPr>
        <w:t>],</w:t>
      </w:r>
      <w:r w:rsidRPr="005E0B71">
        <w:rPr>
          <w:rFonts w:ascii="Times New Roman" w:hAnsi="Times New Roman" w:cs="Times New Roman"/>
        </w:rPr>
        <w:t xml:space="preserve"> is the stationary distribution satisfying the condition:</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App.A.</w:t>
      </w:r>
      <w:r w:rsidR="00B5497F">
        <w:rPr>
          <w:rFonts w:ascii="Times New Roman" w:hAnsi="Times New Roman" w:cs="Times New Roman"/>
        </w:rPr>
        <w:t>26</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10"/>
        </w:rPr>
        <w:object w:dxaOrig="780" w:dyaOrig="320">
          <v:shape id="_x0000_i1065" type="#_x0000_t75" style="width:42.75pt;height:18.75pt" o:ole="">
            <v:imagedata r:id="rId103" o:title=""/>
          </v:shape>
          <o:OLEObject Type="Embed" ProgID="Equation.3" ShapeID="_x0000_i1065" DrawAspect="Content" ObjectID="_1482740589" r:id="rId104"/>
        </w:object>
      </w:r>
      <w:r w:rsidRPr="005E0B71">
        <w:rPr>
          <w:rFonts w:ascii="Times New Roman" w:hAnsi="Times New Roman" w:cs="Times New Roman"/>
        </w:rPr>
        <w:tab/>
      </w:r>
    </w:p>
    <w:p w:rsidR="002F523A" w:rsidRPr="005E0B71" w:rsidRDefault="002F523A" w:rsidP="00775019">
      <w:pPr>
        <w:spacing w:after="0" w:line="480" w:lineRule="auto"/>
        <w:rPr>
          <w:rFonts w:ascii="Times New Roman" w:hAnsi="Times New Roman" w:cs="Times New Roman"/>
        </w:rPr>
      </w:pPr>
    </w:p>
    <w:p w:rsidR="002F523A"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i/>
        </w:rPr>
        <w:t>d</w:t>
      </w:r>
      <w:r w:rsidRPr="005E0B71">
        <w:rPr>
          <w:rFonts w:ascii="Times New Roman" w:hAnsi="Times New Roman" w:cs="Times New Roman"/>
        </w:rPr>
        <w:t xml:space="preserve"> is the positive eigenvector of the movement probability matrix </w:t>
      </w:r>
      <w:r w:rsidRPr="005E0B71">
        <w:rPr>
          <w:rFonts w:ascii="Times New Roman" w:hAnsi="Times New Roman" w:cs="Times New Roman"/>
          <w:i/>
        </w:rPr>
        <w:t>ψ</w:t>
      </w:r>
      <w:r w:rsidRPr="005E0B71">
        <w:rPr>
          <w:rFonts w:ascii="Times New Roman" w:hAnsi="Times New Roman" w:cs="Times New Roman"/>
        </w:rPr>
        <w:t xml:space="preserve">, corresponding to the first eigenvalue (this can also be determined numerically by repeatedly multiplying an initial distribution for </w:t>
      </w:r>
      <w:r w:rsidRPr="005E0B71">
        <w:rPr>
          <w:rFonts w:ascii="Times New Roman" w:hAnsi="Times New Roman" w:cs="Times New Roman"/>
          <w:i/>
        </w:rPr>
        <w:t xml:space="preserve">d </w:t>
      </w:r>
      <w:r w:rsidRPr="005E0B71">
        <w:rPr>
          <w:rFonts w:ascii="Times New Roman" w:hAnsi="Times New Roman" w:cs="Times New Roman"/>
        </w:rPr>
        <w:t xml:space="preserve">by </w:t>
      </w:r>
      <w:r w:rsidRPr="005E0B71">
        <w:rPr>
          <w:rFonts w:ascii="Times New Roman" w:hAnsi="Times New Roman" w:cs="Times New Roman"/>
          <w:i/>
        </w:rPr>
        <w:t>ψ</w:t>
      </w:r>
      <w:r w:rsidRPr="005E0B71">
        <w:rPr>
          <w:rFonts w:ascii="Times New Roman" w:hAnsi="Times New Roman" w:cs="Times New Roman"/>
        </w:rPr>
        <w:t xml:space="preserve">). Two user specified parameters </w:t>
      </w:r>
      <w:r w:rsidR="00374C68">
        <w:rPr>
          <w:rFonts w:ascii="Times New Roman" w:hAnsi="Times New Roman" w:cs="Times New Roman"/>
        </w:rPr>
        <w:t>a</w:t>
      </w:r>
      <w:r w:rsidRPr="005E0B71">
        <w:rPr>
          <w:rFonts w:ascii="Times New Roman" w:hAnsi="Times New Roman" w:cs="Times New Roman"/>
        </w:rPr>
        <w:t xml:space="preserve">re used to define the movement matrix </w:t>
      </w:r>
      <w:r w:rsidRPr="005E0B71">
        <w:rPr>
          <w:rFonts w:ascii="Times New Roman" w:hAnsi="Times New Roman" w:cs="Times New Roman"/>
          <w:i/>
        </w:rPr>
        <w:t>ψ:</w:t>
      </w:r>
      <w:r w:rsidRPr="005E0B71">
        <w:rPr>
          <w:rFonts w:ascii="Times New Roman" w:hAnsi="Times New Roman" w:cs="Times New Roman"/>
        </w:rPr>
        <w:t xml:space="preserve"> the probability of remaining in </w:t>
      </w:r>
      <w:r w:rsidRPr="005E0B71">
        <w:rPr>
          <w:rFonts w:ascii="Times New Roman" w:hAnsi="Times New Roman" w:cs="Times New Roman"/>
        </w:rPr>
        <w:lastRenderedPageBreak/>
        <w:t>area 1 between years (</w:t>
      </w:r>
      <w:r w:rsidRPr="005E0B71">
        <w:rPr>
          <w:rFonts w:ascii="Times New Roman" w:hAnsi="Times New Roman" w:cs="Times New Roman"/>
          <w:i/>
        </w:rPr>
        <w:t>ψ</w:t>
      </w:r>
      <w:r w:rsidRPr="005E0B71">
        <w:rPr>
          <w:rFonts w:ascii="Times New Roman" w:hAnsi="Times New Roman" w:cs="Times New Roman"/>
          <w:i/>
          <w:vertAlign w:val="subscript"/>
        </w:rPr>
        <w:t>1</w:t>
      </w:r>
      <w:proofErr w:type="gramStart"/>
      <w:r w:rsidRPr="005E0B71">
        <w:rPr>
          <w:rFonts w:ascii="Times New Roman" w:hAnsi="Times New Roman" w:cs="Times New Roman"/>
          <w:i/>
          <w:vertAlign w:val="subscript"/>
        </w:rPr>
        <w:t>,1</w:t>
      </w:r>
      <w:proofErr w:type="gramEnd"/>
      <w:r w:rsidRPr="005E0B71">
        <w:rPr>
          <w:rFonts w:ascii="Times New Roman" w:hAnsi="Times New Roman" w:cs="Times New Roman"/>
          <w:i/>
          <w:vertAlign w:val="subscript"/>
        </w:rPr>
        <w:t xml:space="preserve"> </w:t>
      </w:r>
      <w:r w:rsidRPr="005E0B71">
        <w:rPr>
          <w:rFonts w:ascii="Times New Roman" w:hAnsi="Times New Roman" w:cs="Times New Roman"/>
        </w:rPr>
        <w:t>)</w:t>
      </w:r>
      <w:r w:rsidR="00374C68">
        <w:rPr>
          <w:rFonts w:ascii="Times New Roman" w:hAnsi="Times New Roman" w:cs="Times New Roman"/>
        </w:rPr>
        <w:t xml:space="preserve"> </w:t>
      </w:r>
      <w:r w:rsidRPr="005E0B71">
        <w:rPr>
          <w:rFonts w:ascii="Times New Roman" w:hAnsi="Times New Roman" w:cs="Times New Roman"/>
        </w:rPr>
        <w:t>and the equilibrium unfished fraction of stock in area 1 (</w:t>
      </w:r>
      <w:r w:rsidRPr="005E0B71">
        <w:rPr>
          <w:rFonts w:ascii="Times New Roman" w:hAnsi="Times New Roman" w:cs="Times New Roman"/>
          <w:i/>
        </w:rPr>
        <w:t>d</w:t>
      </w:r>
      <w:r w:rsidRPr="005E0B71">
        <w:rPr>
          <w:rFonts w:ascii="Times New Roman" w:hAnsi="Times New Roman" w:cs="Times New Roman"/>
          <w:i/>
          <w:vertAlign w:val="subscript"/>
        </w:rPr>
        <w:t>1</w:t>
      </w:r>
      <w:r w:rsidRPr="005E0B71">
        <w:rPr>
          <w:rFonts w:ascii="Times New Roman" w:hAnsi="Times New Roman" w:cs="Times New Roman"/>
        </w:rPr>
        <w:t xml:space="preserve">) </w:t>
      </w:r>
      <w:r w:rsidR="00374C68">
        <w:rPr>
          <w:rFonts w:ascii="Times New Roman" w:hAnsi="Times New Roman" w:cs="Times New Roman"/>
        </w:rPr>
        <w:t>a</w:t>
      </w:r>
      <w:r w:rsidRPr="005E0B71">
        <w:rPr>
          <w:rFonts w:ascii="Times New Roman" w:hAnsi="Times New Roman" w:cs="Times New Roman"/>
        </w:rPr>
        <w:t xml:space="preserve">re </w:t>
      </w:r>
      <w:r w:rsidR="00F54632" w:rsidRPr="005E0B71">
        <w:rPr>
          <w:rFonts w:ascii="Times New Roman" w:hAnsi="Times New Roman" w:cs="Times New Roman"/>
        </w:rPr>
        <w:t xml:space="preserve">used to numerically solve for a matching set of </w:t>
      </w:r>
      <w:r w:rsidR="00F54632" w:rsidRPr="005E0B71">
        <w:rPr>
          <w:rFonts w:ascii="Times New Roman" w:hAnsi="Times New Roman" w:cs="Times New Roman"/>
          <w:i/>
        </w:rPr>
        <w:t xml:space="preserve">ψ </w:t>
      </w:r>
      <w:r w:rsidR="00F54632" w:rsidRPr="005E0B71">
        <w:rPr>
          <w:rFonts w:ascii="Times New Roman" w:hAnsi="Times New Roman" w:cs="Times New Roman"/>
        </w:rPr>
        <w:t xml:space="preserve">parameters. </w:t>
      </w:r>
    </w:p>
    <w:p w:rsidR="005507B6" w:rsidRPr="005E0B71" w:rsidRDefault="005507B6" w:rsidP="00775019">
      <w:pPr>
        <w:spacing w:after="0" w:line="480" w:lineRule="auto"/>
        <w:rPr>
          <w:rFonts w:ascii="Times New Roman" w:hAnsi="Times New Roman" w:cs="Times New Roman"/>
        </w:rPr>
      </w:pPr>
    </w:p>
    <w:p w:rsidR="002F523A" w:rsidRPr="005E0B71" w:rsidRDefault="002F523A" w:rsidP="00486512">
      <w:pPr>
        <w:pStyle w:val="Heading2"/>
        <w:numPr>
          <w:ilvl w:val="0"/>
          <w:numId w:val="0"/>
        </w:numPr>
        <w:spacing w:before="0" w:after="0" w:line="480" w:lineRule="auto"/>
        <w:rPr>
          <w:rFonts w:cs="Times New Roman"/>
          <w:szCs w:val="22"/>
        </w:rPr>
      </w:pPr>
      <w:r w:rsidRPr="005E0B71">
        <w:rPr>
          <w:rFonts w:cs="Times New Roman"/>
          <w:szCs w:val="22"/>
        </w:rPr>
        <w:t xml:space="preserve">A.4 </w:t>
      </w:r>
      <w:bookmarkStart w:id="250" w:name="_Toc343257723"/>
      <w:bookmarkStart w:id="251" w:name="_Ref343682554"/>
      <w:bookmarkStart w:id="252" w:name="_Ref346009153"/>
      <w:bookmarkStart w:id="253" w:name="_Ref346009456"/>
      <w:r w:rsidR="00194E96">
        <w:rPr>
          <w:rFonts w:cs="Times New Roman"/>
          <w:szCs w:val="22"/>
        </w:rPr>
        <w:t>Parameterization of stock dynamics</w:t>
      </w:r>
      <w:bookmarkEnd w:id="250"/>
      <w:bookmarkEnd w:id="251"/>
      <w:bookmarkEnd w:id="252"/>
      <w:bookmarkEnd w:id="253"/>
    </w:p>
    <w:p w:rsidR="002F523A" w:rsidRDefault="00374C68" w:rsidP="00775019">
      <w:pPr>
        <w:spacing w:after="0" w:line="480" w:lineRule="auto"/>
        <w:rPr>
          <w:rFonts w:ascii="Times New Roman" w:hAnsi="Times New Roman" w:cs="Times New Roman"/>
        </w:rPr>
      </w:pPr>
      <w:r>
        <w:rPr>
          <w:rFonts w:ascii="Times New Roman" w:hAnsi="Times New Roman" w:cs="Times New Roman"/>
        </w:rPr>
        <w:t>Given</w:t>
      </w:r>
      <w:r w:rsidR="002F523A" w:rsidRPr="005E0B71">
        <w:rPr>
          <w:rFonts w:ascii="Times New Roman" w:hAnsi="Times New Roman" w:cs="Times New Roman"/>
        </w:rPr>
        <w:t xml:space="preserve"> the availability of full stock assessments with which to characterize their stock dynamics, we chose </w:t>
      </w:r>
      <w:r w:rsidR="00E2333A" w:rsidRPr="005E0B71">
        <w:rPr>
          <w:rFonts w:ascii="Times New Roman" w:hAnsi="Times New Roman" w:cs="Times New Roman"/>
        </w:rPr>
        <w:t>Pacific herring (DFO, 20</w:t>
      </w:r>
      <w:r w:rsidR="00924283">
        <w:rPr>
          <w:rFonts w:ascii="Times New Roman" w:hAnsi="Times New Roman" w:cs="Times New Roman"/>
        </w:rPr>
        <w:t>12</w:t>
      </w:r>
      <w:r w:rsidR="00E2333A" w:rsidRPr="005E0B71">
        <w:rPr>
          <w:rFonts w:ascii="Times New Roman" w:hAnsi="Times New Roman" w:cs="Times New Roman"/>
        </w:rPr>
        <w:t>)</w:t>
      </w:r>
      <w:r w:rsidR="002F523A" w:rsidRPr="005E0B71">
        <w:rPr>
          <w:rFonts w:ascii="Times New Roman" w:hAnsi="Times New Roman" w:cs="Times New Roman"/>
        </w:rPr>
        <w:t xml:space="preserve">, Atlantic </w:t>
      </w:r>
      <w:r w:rsidR="00E2333A" w:rsidRPr="005E0B71">
        <w:rPr>
          <w:rFonts w:ascii="Times New Roman" w:hAnsi="Times New Roman" w:cs="Times New Roman"/>
        </w:rPr>
        <w:t>bluefin tuna (ICCAT, 20</w:t>
      </w:r>
      <w:r w:rsidR="00924283">
        <w:rPr>
          <w:rFonts w:ascii="Times New Roman" w:hAnsi="Times New Roman" w:cs="Times New Roman"/>
        </w:rPr>
        <w:t>12</w:t>
      </w:r>
      <w:r w:rsidR="00E2333A" w:rsidRPr="005E0B71">
        <w:rPr>
          <w:rFonts w:ascii="Times New Roman" w:hAnsi="Times New Roman" w:cs="Times New Roman"/>
        </w:rPr>
        <w:t>)</w:t>
      </w:r>
      <w:r w:rsidR="002F523A" w:rsidRPr="005E0B71">
        <w:rPr>
          <w:rFonts w:ascii="Times New Roman" w:hAnsi="Times New Roman" w:cs="Times New Roman"/>
        </w:rPr>
        <w:t xml:space="preserve">, and canary rockfish </w:t>
      </w:r>
      <w:r w:rsidR="00924283">
        <w:rPr>
          <w:rFonts w:ascii="Times New Roman" w:hAnsi="Times New Roman" w:cs="Times New Roman"/>
        </w:rPr>
        <w:t>(Wallace and Cope 2011)</w:t>
      </w:r>
      <w:r w:rsidR="006B4868">
        <w:rPr>
          <w:rFonts w:ascii="Times New Roman" w:hAnsi="Times New Roman" w:cs="Times New Roman"/>
        </w:rPr>
        <w:t xml:space="preserve"> </w:t>
      </w:r>
      <w:r w:rsidR="002F523A" w:rsidRPr="005E0B71">
        <w:rPr>
          <w:rFonts w:ascii="Times New Roman" w:hAnsi="Times New Roman" w:cs="Times New Roman"/>
        </w:rPr>
        <w:t>as case-studies</w:t>
      </w:r>
      <w:r w:rsidR="00E2333A" w:rsidRPr="005E0B71">
        <w:rPr>
          <w:rFonts w:ascii="Times New Roman" w:hAnsi="Times New Roman" w:cs="Times New Roman"/>
        </w:rPr>
        <w:t xml:space="preserve"> that span a range of longevity</w:t>
      </w:r>
      <w:r w:rsidR="002F523A" w:rsidRPr="005E0B71">
        <w:rPr>
          <w:rFonts w:ascii="Times New Roman" w:hAnsi="Times New Roman" w:cs="Times New Roman"/>
        </w:rPr>
        <w:t xml:space="preserve">. The values of input parameters and the sources of these inputs are detailed in </w:t>
      </w:r>
      <w:r w:rsidR="001E4CA1">
        <w:rPr>
          <w:rFonts w:ascii="Times New Roman" w:hAnsi="Times New Roman" w:cs="Times New Roman"/>
        </w:rPr>
        <w:t xml:space="preserve">Table App.A.1. </w:t>
      </w:r>
    </w:p>
    <w:p w:rsidR="00775019" w:rsidRDefault="00775019" w:rsidP="00775019">
      <w:pPr>
        <w:spacing w:after="0" w:line="480" w:lineRule="auto"/>
        <w:rPr>
          <w:rFonts w:ascii="Times New Roman" w:hAnsi="Times New Roman" w:cs="Times New Roman"/>
        </w:rPr>
      </w:pPr>
    </w:p>
    <w:p w:rsidR="00924283" w:rsidRDefault="00924283" w:rsidP="00486512">
      <w:pPr>
        <w:pStyle w:val="Caption"/>
        <w:keepNext/>
        <w:keepLines/>
        <w:spacing w:line="480" w:lineRule="auto"/>
        <w:rPr>
          <w:szCs w:val="22"/>
        </w:rPr>
      </w:pPr>
      <w:proofErr w:type="gramStart"/>
      <w:r w:rsidRPr="005E0B71">
        <w:rPr>
          <w:szCs w:val="22"/>
        </w:rPr>
        <w:t>Table App.A.1.</w:t>
      </w:r>
      <w:proofErr w:type="gramEnd"/>
      <w:r w:rsidRPr="005E0B71">
        <w:rPr>
          <w:szCs w:val="22"/>
        </w:rPr>
        <w:t xml:space="preserve"> Summary of the variables/parameters that define each of the stock simulations, including values and/or the range over which they are sampled. </w:t>
      </w:r>
      <w:r w:rsidR="006B4868">
        <w:rPr>
          <w:szCs w:val="22"/>
        </w:rPr>
        <w:t>Where two values are provided</w:t>
      </w:r>
      <w:r w:rsidR="00374C68">
        <w:rPr>
          <w:szCs w:val="22"/>
        </w:rPr>
        <w:t>,</w:t>
      </w:r>
      <w:r w:rsidR="006B4868">
        <w:rPr>
          <w:szCs w:val="22"/>
        </w:rPr>
        <w:t xml:space="preserve"> variables</w:t>
      </w:r>
      <w:r w:rsidRPr="005E0B71">
        <w:rPr>
          <w:szCs w:val="22"/>
        </w:rPr>
        <w:t xml:space="preserve"> are sampled from a uniform distribution with </w:t>
      </w:r>
      <w:r w:rsidR="004241E9">
        <w:rPr>
          <w:szCs w:val="22"/>
        </w:rPr>
        <w:t>the</w:t>
      </w:r>
      <w:r w:rsidRPr="005E0B71">
        <w:rPr>
          <w:szCs w:val="22"/>
        </w:rPr>
        <w:t xml:space="preserve"> lower </w:t>
      </w:r>
      <w:r w:rsidR="004241E9">
        <w:rPr>
          <w:szCs w:val="22"/>
        </w:rPr>
        <w:t xml:space="preserve">and upper </w:t>
      </w:r>
      <w:r w:rsidRPr="005E0B71">
        <w:rPr>
          <w:szCs w:val="22"/>
        </w:rPr>
        <w:t xml:space="preserve">bounds </w:t>
      </w:r>
      <w:r w:rsidR="004241E9">
        <w:rPr>
          <w:szCs w:val="22"/>
        </w:rPr>
        <w:t>listed</w:t>
      </w:r>
      <w:proofErr w:type="gramStart"/>
      <w:r w:rsidR="004241E9">
        <w:rPr>
          <w:szCs w:val="22"/>
        </w:rPr>
        <w:t>.</w:t>
      </w:r>
      <w:r w:rsidRPr="005E0B71">
        <w:rPr>
          <w:szCs w:val="22"/>
        </w:rPr>
        <w:t>.</w:t>
      </w:r>
      <w:proofErr w:type="gramEnd"/>
      <w:r w:rsidRPr="005E0B71">
        <w:rPr>
          <w:szCs w:val="22"/>
        </w:rPr>
        <w:t xml:space="preserve"> </w:t>
      </w:r>
    </w:p>
    <w:p w:rsidR="00924283" w:rsidRDefault="005D3C97" w:rsidP="00775019">
      <w:pPr>
        <w:spacing w:after="0" w:line="480" w:lineRule="auto"/>
        <w:rPr>
          <w:rFonts w:cs="Times New Roman"/>
        </w:rPr>
      </w:pPr>
      <w:bookmarkStart w:id="254" w:name="_Toc325711261"/>
      <w:bookmarkStart w:id="255" w:name="_Toc325711302"/>
      <w:bookmarkStart w:id="256" w:name="_Toc325711344"/>
      <w:bookmarkStart w:id="257" w:name="_Ref326324573"/>
      <w:bookmarkStart w:id="258" w:name="_Ref326567936"/>
      <w:bookmarkStart w:id="259" w:name="_Toc326764738"/>
      <w:bookmarkStart w:id="260" w:name="_Toc326764844"/>
      <w:bookmarkStart w:id="261" w:name="_Toc326764913"/>
      <w:bookmarkStart w:id="262" w:name="_Ref343257666"/>
      <w:bookmarkStart w:id="263" w:name="_Toc343257732"/>
      <w:r w:rsidRPr="005D3C97">
        <w:rPr>
          <w:noProof/>
          <w:lang w:eastAsia="en-CA"/>
        </w:rPr>
        <w:drawing>
          <wp:inline distT="0" distB="0" distL="0" distR="0" wp14:anchorId="22848530" wp14:editId="50F64978">
            <wp:extent cx="5401339" cy="39039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03803" cy="3905736"/>
                    </a:xfrm>
                    <a:prstGeom prst="rect">
                      <a:avLst/>
                    </a:prstGeom>
                    <a:noFill/>
                    <a:ln>
                      <a:noFill/>
                    </a:ln>
                  </pic:spPr>
                </pic:pic>
              </a:graphicData>
            </a:graphic>
          </wp:inline>
        </w:drawing>
      </w:r>
    </w:p>
    <w:p w:rsidR="00924283" w:rsidRDefault="00924283" w:rsidP="00775019">
      <w:pPr>
        <w:spacing w:after="0" w:line="480" w:lineRule="auto"/>
        <w:rPr>
          <w:rFonts w:cs="Times New Roman"/>
        </w:rPr>
      </w:pPr>
    </w:p>
    <w:p w:rsidR="002F523A" w:rsidRPr="00924283" w:rsidRDefault="002F523A" w:rsidP="00775019">
      <w:pPr>
        <w:spacing w:after="0" w:line="480" w:lineRule="auto"/>
        <w:rPr>
          <w:rFonts w:ascii="Times New Roman" w:hAnsi="Times New Roman" w:cs="Times New Roman"/>
          <w:b/>
        </w:rPr>
      </w:pPr>
      <w:r w:rsidRPr="00924283">
        <w:rPr>
          <w:rFonts w:ascii="Times New Roman" w:hAnsi="Times New Roman" w:cs="Times New Roman"/>
          <w:b/>
        </w:rPr>
        <w:t xml:space="preserve">Appendix </w:t>
      </w:r>
      <w:r w:rsidR="00AF08DA" w:rsidRPr="00924283">
        <w:rPr>
          <w:rFonts w:ascii="Times New Roman" w:hAnsi="Times New Roman" w:cs="Times New Roman"/>
          <w:b/>
        </w:rPr>
        <w:t>B</w:t>
      </w:r>
      <w:r w:rsidRPr="00924283">
        <w:rPr>
          <w:rFonts w:ascii="Times New Roman" w:hAnsi="Times New Roman" w:cs="Times New Roman"/>
          <w:b/>
        </w:rPr>
        <w:t xml:space="preserve">: </w:t>
      </w:r>
      <w:bookmarkEnd w:id="254"/>
      <w:bookmarkEnd w:id="255"/>
      <w:bookmarkEnd w:id="256"/>
      <w:bookmarkEnd w:id="257"/>
      <w:bookmarkEnd w:id="258"/>
      <w:bookmarkEnd w:id="259"/>
      <w:bookmarkEnd w:id="260"/>
      <w:bookmarkEnd w:id="261"/>
      <w:bookmarkEnd w:id="262"/>
      <w:bookmarkEnd w:id="263"/>
      <w:r w:rsidR="00E2333A" w:rsidRPr="00924283">
        <w:rPr>
          <w:rFonts w:ascii="Times New Roman" w:hAnsi="Times New Roman" w:cs="Times New Roman"/>
          <w:b/>
        </w:rPr>
        <w:t>Reference methods</w:t>
      </w:r>
    </w:p>
    <w:p w:rsidR="002F523A" w:rsidRPr="00924283" w:rsidRDefault="002F523A" w:rsidP="00775019">
      <w:pPr>
        <w:pStyle w:val="Heading3"/>
        <w:numPr>
          <w:ilvl w:val="0"/>
          <w:numId w:val="0"/>
        </w:numPr>
        <w:spacing w:before="0" w:after="0" w:line="480" w:lineRule="auto"/>
        <w:ind w:left="720" w:hanging="720"/>
        <w:rPr>
          <w:rFonts w:cs="Times New Roman"/>
          <w:szCs w:val="22"/>
        </w:rPr>
      </w:pPr>
      <w:bookmarkStart w:id="264" w:name="_Toc325711266"/>
      <w:bookmarkStart w:id="265" w:name="_Toc325711307"/>
      <w:bookmarkStart w:id="266" w:name="_Toc325711349"/>
      <w:bookmarkStart w:id="267" w:name="_Toc326764743"/>
      <w:bookmarkStart w:id="268" w:name="_Toc326764849"/>
      <w:bookmarkStart w:id="269" w:name="_Toc326764918"/>
      <w:bookmarkStart w:id="270" w:name="_Toc343257737"/>
      <w:r w:rsidRPr="00924283">
        <w:rPr>
          <w:rFonts w:cs="Times New Roman"/>
          <w:szCs w:val="22"/>
        </w:rPr>
        <w:lastRenderedPageBreak/>
        <w:t xml:space="preserve">B.1 </w:t>
      </w:r>
      <w:bookmarkStart w:id="271" w:name="_Ref356283679"/>
      <w:bookmarkEnd w:id="264"/>
      <w:bookmarkEnd w:id="265"/>
      <w:bookmarkEnd w:id="266"/>
      <w:bookmarkEnd w:id="267"/>
      <w:bookmarkEnd w:id="268"/>
      <w:bookmarkEnd w:id="269"/>
      <w:bookmarkEnd w:id="270"/>
      <w:r w:rsidR="00E2333A" w:rsidRPr="00924283">
        <w:rPr>
          <w:rFonts w:cs="Times New Roman"/>
          <w:szCs w:val="22"/>
        </w:rPr>
        <w:t xml:space="preserve">DCAC </w:t>
      </w:r>
      <w:bookmarkEnd w:id="271"/>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In circumstances where the information available is insufficient to derive </w:t>
      </w:r>
      <w:r w:rsidR="005B5B4D">
        <w:rPr>
          <w:rFonts w:ascii="Times New Roman" w:hAnsi="Times New Roman" w:cs="Times New Roman"/>
        </w:rPr>
        <w:t>a catch-limit</w:t>
      </w:r>
      <w:r w:rsidRPr="005E0B71">
        <w:rPr>
          <w:rFonts w:ascii="Times New Roman" w:hAnsi="Times New Roman" w:cs="Times New Roman"/>
        </w:rPr>
        <w:t xml:space="preserve"> from stock assessment the NMFS advocates the use of Depletion Corrected Average Catch (DCAC, MacCall 2009). DCAC attempts to calculate average catch accounting for the removal of “windfall harvest” of less productive biomass that may have occurred as the </w:t>
      </w:r>
      <w:r w:rsidR="00194E96">
        <w:rPr>
          <w:rFonts w:ascii="Times New Roman" w:hAnsi="Times New Roman" w:cs="Times New Roman"/>
        </w:rPr>
        <w:t xml:space="preserve">stock became depleted. </w:t>
      </w:r>
      <w:r w:rsidRPr="005E0B71">
        <w:rPr>
          <w:rFonts w:ascii="Times New Roman" w:hAnsi="Times New Roman" w:cs="Times New Roman"/>
        </w:rPr>
        <w:t xml:space="preserve">DCAC requires inputs for </w:t>
      </w:r>
      <w:r w:rsidRPr="005E0B71">
        <w:rPr>
          <w:rFonts w:ascii="Times New Roman" w:hAnsi="Times New Roman" w:cs="Times New Roman"/>
          <w:i/>
        </w:rPr>
        <w:t>M,</w:t>
      </w:r>
      <w:r w:rsidRPr="005E0B71">
        <w:rPr>
          <w:rFonts w:ascii="Times New Roman" w:hAnsi="Times New Roman" w:cs="Times New Roman"/>
        </w:rPr>
        <w:t xml:space="preserve"> </w:t>
      </w:r>
      <w:r w:rsidRPr="005E0B71">
        <w:rPr>
          <w:rFonts w:ascii="Times New Roman" w:hAnsi="Times New Roman" w:cs="Times New Roman"/>
          <w:i/>
        </w:rPr>
        <w:t>F</w:t>
      </w:r>
      <w:r w:rsidRPr="005E0B71">
        <w:rPr>
          <w:rFonts w:ascii="Times New Roman" w:hAnsi="Times New Roman" w:cs="Times New Roman"/>
          <w:i/>
          <w:vertAlign w:val="subscript"/>
        </w:rPr>
        <w:t>MSY</w:t>
      </w:r>
      <w:r w:rsidRPr="005E0B71">
        <w:rPr>
          <w:rFonts w:ascii="Times New Roman" w:hAnsi="Times New Roman" w:cs="Times New Roman"/>
          <w:i/>
        </w:rPr>
        <w:t>/M (</w:t>
      </w:r>
      <w:r w:rsidRPr="005E0B71">
        <w:rPr>
          <w:rFonts w:ascii="Times New Roman" w:hAnsi="Times New Roman" w:cs="Times New Roman"/>
        </w:rPr>
        <w:t xml:space="preserve">or </w:t>
      </w:r>
      <w:r w:rsidRPr="005E0B71">
        <w:rPr>
          <w:rFonts w:ascii="Times New Roman" w:hAnsi="Times New Roman" w:cs="Times New Roman"/>
          <w:i/>
        </w:rPr>
        <w:t>c), B</w:t>
      </w:r>
      <w:r w:rsidRPr="005E0B71">
        <w:rPr>
          <w:rFonts w:ascii="Times New Roman" w:hAnsi="Times New Roman" w:cs="Times New Roman"/>
          <w:i/>
          <w:vertAlign w:val="subscript"/>
        </w:rPr>
        <w:t>MSY</w:t>
      </w:r>
      <w:r w:rsidRPr="005E0B71">
        <w:rPr>
          <w:rFonts w:ascii="Times New Roman" w:hAnsi="Times New Roman" w:cs="Times New Roman"/>
          <w:i/>
        </w:rPr>
        <w:t>/B</w:t>
      </w:r>
      <w:r w:rsidRPr="005E0B71">
        <w:rPr>
          <w:rFonts w:ascii="Times New Roman" w:hAnsi="Times New Roman" w:cs="Times New Roman"/>
          <w:i/>
          <w:vertAlign w:val="subscript"/>
        </w:rPr>
        <w:t>0</w:t>
      </w:r>
      <w:r w:rsidRPr="005E0B71">
        <w:rPr>
          <w:rFonts w:ascii="Times New Roman" w:hAnsi="Times New Roman" w:cs="Times New Roman"/>
        </w:rPr>
        <w:t xml:space="preserve"> (or </w:t>
      </w:r>
      <w:r w:rsidRPr="005E0B71">
        <w:rPr>
          <w:rFonts w:ascii="Times New Roman" w:hAnsi="Times New Roman" w:cs="Times New Roman"/>
          <w:i/>
        </w:rPr>
        <w:t>D</w:t>
      </w:r>
      <w:r w:rsidRPr="005E0B71">
        <w:rPr>
          <w:rFonts w:ascii="Times New Roman" w:hAnsi="Times New Roman" w:cs="Times New Roman"/>
        </w:rPr>
        <w:t xml:space="preserve">) and </w:t>
      </w:r>
      <w:r w:rsidRPr="005E0B71">
        <w:rPr>
          <w:rFonts w:ascii="Times New Roman" w:hAnsi="Times New Roman" w:cs="Times New Roman"/>
          <w:i/>
        </w:rPr>
        <w:t>B</w:t>
      </w:r>
      <w:r w:rsidRPr="005E0B71">
        <w:rPr>
          <w:rFonts w:ascii="Times New Roman" w:hAnsi="Times New Roman" w:cs="Times New Roman"/>
          <w:i/>
          <w:vertAlign w:val="subscript"/>
        </w:rPr>
        <w:t>cur</w:t>
      </w:r>
      <w:r w:rsidRPr="005E0B71">
        <w:rPr>
          <w:rFonts w:ascii="Times New Roman" w:hAnsi="Times New Roman" w:cs="Times New Roman"/>
          <w:i/>
        </w:rPr>
        <w:t>/B</w:t>
      </w:r>
      <w:r w:rsidRPr="005E0B71">
        <w:rPr>
          <w:rFonts w:ascii="Times New Roman" w:hAnsi="Times New Roman" w:cs="Times New Roman"/>
          <w:i/>
          <w:vertAlign w:val="subscript"/>
        </w:rPr>
        <w:t>0</w:t>
      </w:r>
      <w:r w:rsidRPr="005E0B71">
        <w:rPr>
          <w:rFonts w:ascii="Times New Roman" w:hAnsi="Times New Roman" w:cs="Times New Roman"/>
        </w:rPr>
        <w:t xml:space="preserve"> (or </w:t>
      </w:r>
      <w:r w:rsidRPr="005E0B71">
        <w:rPr>
          <w:rFonts w:ascii="Times New Roman" w:hAnsi="Times New Roman" w:cs="Times New Roman"/>
          <w:i/>
        </w:rPr>
        <w:t>B</w:t>
      </w:r>
      <w:r w:rsidRPr="005E0B71">
        <w:rPr>
          <w:rFonts w:ascii="Times New Roman" w:hAnsi="Times New Roman" w:cs="Times New Roman"/>
          <w:vertAlign w:val="subscript"/>
        </w:rPr>
        <w:t>peak</w:t>
      </w:r>
      <w:r w:rsidRPr="005E0B71">
        <w:rPr>
          <w:rFonts w:ascii="Times New Roman" w:hAnsi="Times New Roman" w:cs="Times New Roman"/>
        </w:rPr>
        <w:t>). A number of samples are drawn from the following distributions:</w: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1</w:t>
      </w:r>
      <w:r w:rsidRPr="005E0B71">
        <w:rPr>
          <w:rFonts w:ascii="Times New Roman" w:hAnsi="Times New Roman" w:cs="Times New Roman"/>
        </w:rPr>
        <w:t>a)</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i/>
        </w:rPr>
        <w:t>M</w:t>
      </w:r>
      <w:r w:rsidRPr="005E0B71">
        <w:rPr>
          <w:rFonts w:ascii="Times New Roman" w:hAnsi="Times New Roman" w:cs="Times New Roman"/>
          <w:i/>
          <w:vertAlign w:val="subscript"/>
        </w:rPr>
        <w:t xml:space="preserve">DCAC </w:t>
      </w:r>
      <w:r w:rsidRPr="005E0B71">
        <w:rPr>
          <w:rFonts w:ascii="Times New Roman" w:hAnsi="Times New Roman" w:cs="Times New Roman"/>
        </w:rPr>
        <w:t xml:space="preserve">~ </w:t>
      </w:r>
      <w:proofErr w:type="spellStart"/>
      <w:proofErr w:type="gramStart"/>
      <w:r w:rsidRPr="005E0B71">
        <w:rPr>
          <w:rFonts w:ascii="Times New Roman" w:hAnsi="Times New Roman" w:cs="Times New Roman"/>
        </w:rPr>
        <w:t>dlnorm</w:t>
      </w:r>
      <w:proofErr w:type="spellEnd"/>
      <w:r w:rsidRPr="005E0B71">
        <w:rPr>
          <w:rFonts w:ascii="Times New Roman" w:hAnsi="Times New Roman" w:cs="Times New Roman"/>
        </w:rPr>
        <w:t>(</w:t>
      </w:r>
      <w:proofErr w:type="gramEnd"/>
      <w:r w:rsidRPr="005E0B71">
        <w:rPr>
          <w:rFonts w:ascii="Times New Roman" w:hAnsi="Times New Roman" w:cs="Times New Roman"/>
          <w:i/>
        </w:rPr>
        <w:t>μ</w:t>
      </w:r>
      <w:r w:rsidRPr="005E0B71">
        <w:rPr>
          <w:rFonts w:ascii="Times New Roman" w:hAnsi="Times New Roman" w:cs="Times New Roman"/>
        </w:rPr>
        <w:t>=</w:t>
      </w:r>
      <w:r w:rsidRPr="005E0B71">
        <w:rPr>
          <w:rFonts w:ascii="Times New Roman" w:hAnsi="Times New Roman" w:cs="Times New Roman"/>
          <w:i/>
        </w:rPr>
        <w:t>M</w:t>
      </w:r>
      <w:r w:rsidRPr="005E0B71">
        <w:rPr>
          <w:rFonts w:ascii="Times New Roman" w:hAnsi="Times New Roman" w:cs="Times New Roman"/>
        </w:rPr>
        <w:t xml:space="preserve">, </w:t>
      </w:r>
      <w:r w:rsidR="00B1209B">
        <w:rPr>
          <w:rFonts w:ascii="Times New Roman" w:hAnsi="Times New Roman" w:cs="Times New Roman"/>
          <w:i/>
        </w:rPr>
        <w:t>SD</w:t>
      </w:r>
      <w:r w:rsidRPr="005E0B71">
        <w:rPr>
          <w:rFonts w:ascii="Times New Roman" w:hAnsi="Times New Roman" w:cs="Times New Roman"/>
        </w:rPr>
        <w:t>=0.5)</w:t>
      </w:r>
    </w:p>
    <w:p w:rsidR="002F523A" w:rsidRPr="005E0B71" w:rsidRDefault="002F523A" w:rsidP="00775019">
      <w:pPr>
        <w:spacing w:after="0" w:line="480" w:lineRule="auto"/>
        <w:rPr>
          <w:rFonts w:ascii="Times New Roman" w:hAnsi="Times New Roman" w:cs="Times New Roman"/>
        </w:rPr>
      </w:pPr>
    </w:p>
    <w:p w:rsidR="002F523A" w:rsidRDefault="002F523A" w:rsidP="00775019">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1</w:t>
      </w:r>
      <w:r w:rsidRPr="005E0B71">
        <w:rPr>
          <w:rFonts w:ascii="Times New Roman" w:hAnsi="Times New Roman" w:cs="Times New Roman"/>
        </w:rPr>
        <w:t>b)</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i/>
        </w:rPr>
        <w:t>c</w:t>
      </w:r>
      <w:r w:rsidRPr="005E0B71">
        <w:rPr>
          <w:rFonts w:ascii="Times New Roman" w:hAnsi="Times New Roman" w:cs="Times New Roman"/>
          <w:i/>
          <w:vertAlign w:val="subscript"/>
        </w:rPr>
        <w:t>DBSRA</w:t>
      </w:r>
      <w:r w:rsidRPr="005E0B71">
        <w:rPr>
          <w:rFonts w:ascii="Times New Roman" w:hAnsi="Times New Roman" w:cs="Times New Roman"/>
        </w:rPr>
        <w:t xml:space="preserve"> ~ dlnorm(</w:t>
      </w:r>
      <w:r w:rsidRPr="005E0B71">
        <w:rPr>
          <w:rFonts w:ascii="Times New Roman" w:hAnsi="Times New Roman" w:cs="Times New Roman"/>
          <w:i/>
        </w:rPr>
        <w:t>μ</w:t>
      </w:r>
      <w:r w:rsidRPr="005E0B71">
        <w:rPr>
          <w:rFonts w:ascii="Times New Roman" w:hAnsi="Times New Roman" w:cs="Times New Roman"/>
        </w:rPr>
        <w:t>=</w:t>
      </w:r>
      <w:r w:rsidRPr="005E0B71">
        <w:rPr>
          <w:rFonts w:ascii="Times New Roman" w:hAnsi="Times New Roman" w:cs="Times New Roman"/>
          <w:i/>
        </w:rPr>
        <w:t>c</w:t>
      </w:r>
      <w:r w:rsidRPr="005E0B71">
        <w:rPr>
          <w:rFonts w:ascii="Times New Roman" w:hAnsi="Times New Roman" w:cs="Times New Roman"/>
        </w:rPr>
        <w:t xml:space="preserve">, </w:t>
      </w:r>
      <w:r w:rsidRPr="005E0B71">
        <w:rPr>
          <w:rFonts w:ascii="Times New Roman" w:hAnsi="Times New Roman" w:cs="Times New Roman"/>
          <w:i/>
        </w:rPr>
        <w:t>σ</w:t>
      </w:r>
      <w:r w:rsidRPr="005E0B71">
        <w:rPr>
          <w:rFonts w:ascii="Times New Roman" w:hAnsi="Times New Roman" w:cs="Times New Roman"/>
        </w:rPr>
        <w:t>=0.2)</w:t>
      </w:r>
    </w:p>
    <w:p w:rsidR="00EA7239" w:rsidRDefault="00EA7239" w:rsidP="00775019">
      <w:pPr>
        <w:spacing w:after="0" w:line="480" w:lineRule="auto"/>
        <w:rPr>
          <w:rFonts w:ascii="Times New Roman" w:hAnsi="Times New Roman" w:cs="Times New Roman"/>
        </w:rPr>
      </w:pPr>
    </w:p>
    <w:p w:rsidR="00EA7239" w:rsidRPr="005E0B71" w:rsidRDefault="00EA7239" w:rsidP="00775019">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1c</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Pr>
          <w:rFonts w:ascii="Times New Roman" w:hAnsi="Times New Roman" w:cs="Times New Roman"/>
          <w:i/>
        </w:rPr>
        <w:t>D</w:t>
      </w:r>
      <w:r w:rsidRPr="005E0B71">
        <w:rPr>
          <w:rFonts w:ascii="Times New Roman" w:hAnsi="Times New Roman" w:cs="Times New Roman"/>
          <w:i/>
          <w:vertAlign w:val="subscript"/>
        </w:rPr>
        <w:t>DBSRA</w:t>
      </w:r>
      <w:r w:rsidRPr="005E0B71">
        <w:rPr>
          <w:rFonts w:ascii="Times New Roman" w:hAnsi="Times New Roman" w:cs="Times New Roman"/>
        </w:rPr>
        <w:t xml:space="preserve"> ~ dlnorm(</w:t>
      </w:r>
      <w:r w:rsidRPr="005E0B71">
        <w:rPr>
          <w:rFonts w:ascii="Times New Roman" w:hAnsi="Times New Roman" w:cs="Times New Roman"/>
          <w:i/>
        </w:rPr>
        <w:t>μ</w:t>
      </w:r>
      <w:r w:rsidRPr="005E0B71">
        <w:rPr>
          <w:rFonts w:ascii="Times New Roman" w:hAnsi="Times New Roman" w:cs="Times New Roman"/>
        </w:rPr>
        <w:t>=</w:t>
      </w:r>
      <w:r>
        <w:rPr>
          <w:rFonts w:ascii="Times New Roman" w:hAnsi="Times New Roman" w:cs="Times New Roman"/>
          <w:i/>
        </w:rPr>
        <w:t>D</w:t>
      </w:r>
      <w:r w:rsidRPr="005E0B71">
        <w:rPr>
          <w:rFonts w:ascii="Times New Roman" w:hAnsi="Times New Roman" w:cs="Times New Roman"/>
        </w:rPr>
        <w:t xml:space="preserve">, </w:t>
      </w:r>
      <w:r w:rsidRPr="005E0B71">
        <w:rPr>
          <w:rFonts w:ascii="Times New Roman" w:hAnsi="Times New Roman" w:cs="Times New Roman"/>
          <w:i/>
        </w:rPr>
        <w:t>σ</w:t>
      </w:r>
      <w:r w:rsidRPr="005E0B71">
        <w:rPr>
          <w:rFonts w:ascii="Times New Roman" w:hAnsi="Times New Roman" w:cs="Times New Roman"/>
        </w:rPr>
        <w:t>=0.2)</w:t>
      </w:r>
    </w:p>
    <w:p w:rsidR="00EA7239" w:rsidRPr="005E0B71" w:rsidRDefault="00EA7239" w:rsidP="00775019">
      <w:pPr>
        <w:spacing w:after="0" w:line="480" w:lineRule="auto"/>
        <w:rPr>
          <w:rFonts w:ascii="Times New Roman" w:hAnsi="Times New Roman" w:cs="Times New Roman"/>
        </w:rPr>
      </w:pPr>
    </w:p>
    <w:p w:rsidR="002F523A" w:rsidRPr="005E0B71" w:rsidRDefault="002F523A" w:rsidP="00486512">
      <w:pPr>
        <w:spacing w:after="0"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in keeping with MacCall’s (2009) approach, the </w:t>
      </w:r>
      <w:r w:rsidR="00B1209B">
        <w:rPr>
          <w:rFonts w:ascii="Times New Roman" w:hAnsi="Times New Roman" w:cs="Times New Roman"/>
        </w:rPr>
        <w:t>SDs</w:t>
      </w:r>
      <w:r w:rsidR="00B1209B" w:rsidRPr="005E0B71">
        <w:rPr>
          <w:rFonts w:ascii="Times New Roman" w:hAnsi="Times New Roman" w:cs="Times New Roman"/>
        </w:rPr>
        <w:t xml:space="preserve"> </w:t>
      </w:r>
      <w:r w:rsidRPr="005E0B71">
        <w:rPr>
          <w:rFonts w:ascii="Times New Roman" w:hAnsi="Times New Roman" w:cs="Times New Roman"/>
        </w:rPr>
        <w:t xml:space="preserve">for </w:t>
      </w:r>
      <w:r w:rsidRPr="005E0B71">
        <w:rPr>
          <w:rFonts w:ascii="Times New Roman" w:hAnsi="Times New Roman" w:cs="Times New Roman"/>
          <w:i/>
        </w:rPr>
        <w:t>M</w:t>
      </w:r>
      <w:r w:rsidRPr="005E0B71">
        <w:rPr>
          <w:rFonts w:ascii="Times New Roman" w:hAnsi="Times New Roman" w:cs="Times New Roman"/>
        </w:rPr>
        <w:t xml:space="preserve"> </w:t>
      </w:r>
      <w:r w:rsidR="00B1209B">
        <w:rPr>
          <w:rFonts w:ascii="Times New Roman" w:hAnsi="Times New Roman" w:cs="Times New Roman"/>
        </w:rPr>
        <w:t>and c are</w:t>
      </w:r>
      <w:r w:rsidRPr="005E0B71">
        <w:rPr>
          <w:rFonts w:ascii="Times New Roman" w:hAnsi="Times New Roman" w:cs="Times New Roman"/>
        </w:rPr>
        <w:t xml:space="preserve"> set to 0.5 </w:t>
      </w:r>
      <w:r w:rsidR="00B1209B">
        <w:rPr>
          <w:rFonts w:ascii="Times New Roman" w:hAnsi="Times New Roman" w:cs="Times New Roman"/>
        </w:rPr>
        <w:t>and 0.2, respectively.</w:t>
      </w:r>
      <w:r w:rsidRPr="005E0B71">
        <w:rPr>
          <w:rFonts w:ascii="Times New Roman" w:hAnsi="Times New Roman" w:cs="Times New Roman"/>
        </w:rPr>
        <w:t>. MacCall (2009) state</w:t>
      </w:r>
      <w:r w:rsidR="00920571">
        <w:rPr>
          <w:rFonts w:ascii="Times New Roman" w:hAnsi="Times New Roman" w:cs="Times New Roman"/>
        </w:rPr>
        <w:t>s</w:t>
      </w:r>
      <w:r w:rsidRPr="005E0B71">
        <w:rPr>
          <w:rFonts w:ascii="Times New Roman" w:hAnsi="Times New Roman" w:cs="Times New Roman"/>
        </w:rPr>
        <w:t xml:space="preserve"> that “unlike the other parameters, the precision of [depletion </w:t>
      </w:r>
      <w:r w:rsidRPr="005E0B71">
        <w:rPr>
          <w:rFonts w:ascii="Times New Roman" w:hAnsi="Times New Roman" w:cs="Times New Roman"/>
          <w:i/>
        </w:rPr>
        <w:t>D</w:t>
      </w:r>
      <w:r w:rsidRPr="005E0B71">
        <w:rPr>
          <w:rFonts w:ascii="Times New Roman" w:hAnsi="Times New Roman" w:cs="Times New Roman"/>
        </w:rPr>
        <w:t>] is entirely dependent on the data and method used in its estimation, and there is no clear value of precision that can serve as a default”</w:t>
      </w:r>
      <w:r w:rsidR="00920571">
        <w:rPr>
          <w:rFonts w:ascii="Times New Roman" w:hAnsi="Times New Roman" w:cs="Times New Roman"/>
        </w:rPr>
        <w:t>.</w:t>
      </w:r>
      <w:r w:rsidRPr="005E0B71">
        <w:rPr>
          <w:rFonts w:ascii="Times New Roman" w:hAnsi="Times New Roman" w:cs="Times New Roman"/>
        </w:rPr>
        <w:t xml:space="preserve"> Subsequently, Dick and MacCall (2011) assume a default distribution with a </w:t>
      </w:r>
      <w:r w:rsidR="00B1209B">
        <w:rPr>
          <w:rFonts w:ascii="Times New Roman" w:hAnsi="Times New Roman" w:cs="Times New Roman"/>
        </w:rPr>
        <w:t>CV</w:t>
      </w:r>
      <w:r w:rsidR="00B1209B" w:rsidRPr="005E0B71">
        <w:rPr>
          <w:rFonts w:ascii="Times New Roman" w:hAnsi="Times New Roman" w:cs="Times New Roman"/>
        </w:rPr>
        <w:t xml:space="preserve"> </w:t>
      </w:r>
      <w:r w:rsidRPr="005E0B71">
        <w:rPr>
          <w:rFonts w:ascii="Times New Roman" w:hAnsi="Times New Roman" w:cs="Times New Roman"/>
        </w:rPr>
        <w:t xml:space="preserve">of 0.25. </w:t>
      </w:r>
      <w:r w:rsidR="005B5B4D">
        <w:rPr>
          <w:rFonts w:ascii="Times New Roman" w:hAnsi="Times New Roman" w:cs="Times New Roman"/>
        </w:rPr>
        <w:t>W</w:t>
      </w:r>
      <w:r w:rsidRPr="005E0B71">
        <w:rPr>
          <w:rFonts w:ascii="Times New Roman" w:hAnsi="Times New Roman" w:cs="Times New Roman"/>
        </w:rPr>
        <w:t>e adopt the same beta distribution for depletion to remain consistent with the assumptions made in simulating DB-SRA (detailed above in management scenario M1), i.e.:</w:t>
      </w:r>
    </w:p>
    <w:p w:rsidR="002F523A" w:rsidRPr="005E0B71" w:rsidRDefault="002F523A" w:rsidP="00486512">
      <w:pPr>
        <w:spacing w:after="0" w:line="480" w:lineRule="auto"/>
        <w:rPr>
          <w:rFonts w:ascii="Times New Roman" w:hAnsi="Times New Roman" w:cs="Times New Roman"/>
        </w:rPr>
      </w:pPr>
    </w:p>
    <w:p w:rsidR="002F523A" w:rsidRPr="005E0B71" w:rsidRDefault="002F523A" w:rsidP="00486512">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2</w:t>
      </w:r>
      <w:r w:rsidRPr="005E0B71">
        <w:rPr>
          <w:rFonts w:ascii="Times New Roman" w:hAnsi="Times New Roman" w:cs="Times New Roman"/>
        </w:rPr>
        <w:t>a)</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i/>
        </w:rPr>
        <w:t>D</w:t>
      </w:r>
      <w:r w:rsidRPr="005E0B71">
        <w:rPr>
          <w:rFonts w:ascii="Times New Roman" w:hAnsi="Times New Roman" w:cs="Times New Roman"/>
          <w:i/>
          <w:vertAlign w:val="subscript"/>
        </w:rPr>
        <w:t>DBSRA</w:t>
      </w:r>
      <w:r w:rsidRPr="005E0B71">
        <w:rPr>
          <w:rFonts w:ascii="Times New Roman" w:hAnsi="Times New Roman" w:cs="Times New Roman"/>
        </w:rPr>
        <w:t xml:space="preserve"> ~ </w:t>
      </w:r>
      <w:proofErr w:type="spellStart"/>
      <w:proofErr w:type="gramStart"/>
      <w:r w:rsidRPr="005E0B71">
        <w:rPr>
          <w:rFonts w:ascii="Times New Roman" w:hAnsi="Times New Roman" w:cs="Times New Roman"/>
        </w:rPr>
        <w:t>dbeta</w:t>
      </w:r>
      <w:proofErr w:type="spellEnd"/>
      <w:r w:rsidRPr="005E0B71">
        <w:rPr>
          <w:rFonts w:ascii="Times New Roman" w:hAnsi="Times New Roman" w:cs="Times New Roman"/>
        </w:rPr>
        <w:t>(</w:t>
      </w:r>
      <w:proofErr w:type="gramEnd"/>
      <w:r w:rsidRPr="005E0B71">
        <w:rPr>
          <w:rFonts w:ascii="Times New Roman" w:hAnsi="Times New Roman" w:cs="Times New Roman"/>
          <w:i/>
        </w:rPr>
        <w:t>μ</w:t>
      </w:r>
      <w:r w:rsidRPr="005E0B71">
        <w:rPr>
          <w:rFonts w:ascii="Times New Roman" w:hAnsi="Times New Roman" w:cs="Times New Roman"/>
        </w:rPr>
        <w:t>=</w:t>
      </w:r>
      <w:proofErr w:type="spellStart"/>
      <w:r w:rsidRPr="005E0B71">
        <w:rPr>
          <w:rFonts w:ascii="Times New Roman" w:hAnsi="Times New Roman" w:cs="Times New Roman"/>
          <w:i/>
        </w:rPr>
        <w:t>D</w:t>
      </w:r>
      <w:r w:rsidRPr="005E0B71">
        <w:rPr>
          <w:rFonts w:ascii="Times New Roman" w:hAnsi="Times New Roman" w:cs="Times New Roman"/>
          <w:i/>
          <w:vertAlign w:val="subscript"/>
        </w:rPr>
        <w:t>obs</w:t>
      </w:r>
      <w:proofErr w:type="spellEnd"/>
      <w:r w:rsidRPr="005E0B71">
        <w:rPr>
          <w:rFonts w:ascii="Times New Roman" w:hAnsi="Times New Roman" w:cs="Times New Roman"/>
        </w:rPr>
        <w:t xml:space="preserve">, </w:t>
      </w:r>
      <w:r w:rsidRPr="005E0B71">
        <w:rPr>
          <w:rFonts w:ascii="Times New Roman" w:hAnsi="Times New Roman" w:cs="Times New Roman"/>
          <w:i/>
        </w:rPr>
        <w:t>CV</w:t>
      </w:r>
      <w:r w:rsidRPr="005E0B71">
        <w:rPr>
          <w:rFonts w:ascii="Times New Roman" w:hAnsi="Times New Roman" w:cs="Times New Roman"/>
        </w:rPr>
        <w:t xml:space="preserve"> = 0.25) where </w:t>
      </w:r>
      <w:r w:rsidRPr="005E0B71">
        <w:rPr>
          <w:rFonts w:ascii="Times New Roman" w:hAnsi="Times New Roman" w:cs="Times New Roman"/>
          <w:i/>
        </w:rPr>
        <w:t>D</w:t>
      </w:r>
      <w:r w:rsidRPr="005E0B71">
        <w:rPr>
          <w:rFonts w:ascii="Times New Roman" w:hAnsi="Times New Roman" w:cs="Times New Roman"/>
          <w:i/>
          <w:vertAlign w:val="subscript"/>
        </w:rPr>
        <w:t>obs</w:t>
      </w:r>
      <w:r w:rsidRPr="005E0B71">
        <w:rPr>
          <w:rFonts w:ascii="Times New Roman" w:hAnsi="Times New Roman" w:cs="Times New Roman"/>
        </w:rPr>
        <w:t xml:space="preserve"> &lt; 0.5</w:t>
      </w:r>
    </w:p>
    <w:p w:rsidR="002F523A" w:rsidRPr="005E0B71" w:rsidRDefault="002F523A" w:rsidP="00486512">
      <w:pPr>
        <w:spacing w:after="0" w:line="480" w:lineRule="auto"/>
        <w:rPr>
          <w:rFonts w:ascii="Times New Roman" w:hAnsi="Times New Roman" w:cs="Times New Roman"/>
        </w:rPr>
      </w:pPr>
    </w:p>
    <w:p w:rsidR="002F523A" w:rsidRPr="005E0B71" w:rsidRDefault="002F523A" w:rsidP="00486512">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2</w:t>
      </w:r>
      <w:r w:rsidRPr="005E0B71">
        <w:rPr>
          <w:rFonts w:ascii="Times New Roman" w:hAnsi="Times New Roman" w:cs="Times New Roman"/>
        </w:rPr>
        <w:t>b)</w:t>
      </w:r>
      <w:r w:rsidRPr="005E0B71">
        <w:rPr>
          <w:rFonts w:ascii="Times New Roman" w:hAnsi="Times New Roman" w:cs="Times New Roman"/>
        </w:rPr>
        <w:tab/>
      </w:r>
      <w:r w:rsidRPr="005E0B71">
        <w:rPr>
          <w:rFonts w:ascii="Times New Roman" w:hAnsi="Times New Roman" w:cs="Times New Roman"/>
        </w:rPr>
        <w:tab/>
        <w:t>1-</w:t>
      </w:r>
      <w:r w:rsidRPr="005E0B71">
        <w:rPr>
          <w:rFonts w:ascii="Times New Roman" w:hAnsi="Times New Roman" w:cs="Times New Roman"/>
          <w:i/>
        </w:rPr>
        <w:t>D</w:t>
      </w:r>
      <w:r w:rsidRPr="005E0B71">
        <w:rPr>
          <w:rFonts w:ascii="Times New Roman" w:hAnsi="Times New Roman" w:cs="Times New Roman"/>
          <w:i/>
          <w:vertAlign w:val="subscript"/>
        </w:rPr>
        <w:t>DBSRA</w:t>
      </w:r>
      <w:r w:rsidRPr="005E0B71">
        <w:rPr>
          <w:rFonts w:ascii="Times New Roman" w:hAnsi="Times New Roman" w:cs="Times New Roman"/>
        </w:rPr>
        <w:t xml:space="preserve"> ~ </w:t>
      </w:r>
      <w:proofErr w:type="spellStart"/>
      <w:proofErr w:type="gramStart"/>
      <w:r w:rsidRPr="005E0B71">
        <w:rPr>
          <w:rFonts w:ascii="Times New Roman" w:hAnsi="Times New Roman" w:cs="Times New Roman"/>
        </w:rPr>
        <w:t>dbeta</w:t>
      </w:r>
      <w:proofErr w:type="spellEnd"/>
      <w:r w:rsidRPr="005E0B71">
        <w:rPr>
          <w:rFonts w:ascii="Times New Roman" w:hAnsi="Times New Roman" w:cs="Times New Roman"/>
        </w:rPr>
        <w:t>(</w:t>
      </w:r>
      <w:proofErr w:type="gramEnd"/>
      <w:r w:rsidRPr="005E0B71">
        <w:rPr>
          <w:rFonts w:ascii="Times New Roman" w:hAnsi="Times New Roman" w:cs="Times New Roman"/>
          <w:i/>
        </w:rPr>
        <w:t>μ</w:t>
      </w:r>
      <w:r w:rsidRPr="005E0B71">
        <w:rPr>
          <w:rFonts w:ascii="Times New Roman" w:hAnsi="Times New Roman" w:cs="Times New Roman"/>
        </w:rPr>
        <w:t>=1-</w:t>
      </w:r>
      <w:r w:rsidRPr="005E0B71">
        <w:rPr>
          <w:rFonts w:ascii="Times New Roman" w:hAnsi="Times New Roman" w:cs="Times New Roman"/>
          <w:i/>
        </w:rPr>
        <w:t>D</w:t>
      </w:r>
      <w:r w:rsidRPr="005E0B71">
        <w:rPr>
          <w:rFonts w:ascii="Times New Roman" w:hAnsi="Times New Roman" w:cs="Times New Roman"/>
          <w:i/>
          <w:vertAlign w:val="subscript"/>
        </w:rPr>
        <w:t>obs</w:t>
      </w:r>
      <w:r w:rsidRPr="005E0B71">
        <w:rPr>
          <w:rFonts w:ascii="Times New Roman" w:hAnsi="Times New Roman" w:cs="Times New Roman"/>
        </w:rPr>
        <w:t xml:space="preserve">, </w:t>
      </w:r>
      <w:r w:rsidRPr="005E0B71">
        <w:rPr>
          <w:rFonts w:ascii="Times New Roman" w:hAnsi="Times New Roman" w:cs="Times New Roman"/>
          <w:i/>
        </w:rPr>
        <w:t>CV</w:t>
      </w:r>
      <w:r w:rsidRPr="005E0B71">
        <w:rPr>
          <w:rFonts w:ascii="Times New Roman" w:hAnsi="Times New Roman" w:cs="Times New Roman"/>
        </w:rPr>
        <w:t xml:space="preserve"> = 0.25) where </w:t>
      </w:r>
      <w:r w:rsidRPr="005E0B71">
        <w:rPr>
          <w:rFonts w:ascii="Times New Roman" w:hAnsi="Times New Roman" w:cs="Times New Roman"/>
          <w:i/>
        </w:rPr>
        <w:t>D</w:t>
      </w:r>
      <w:r w:rsidRPr="005E0B71">
        <w:rPr>
          <w:rFonts w:ascii="Times New Roman" w:hAnsi="Times New Roman" w:cs="Times New Roman"/>
          <w:i/>
          <w:vertAlign w:val="subscript"/>
        </w:rPr>
        <w:t>obs</w:t>
      </w:r>
      <w:r w:rsidRPr="005E0B71">
        <w:rPr>
          <w:rFonts w:ascii="Times New Roman" w:hAnsi="Times New Roman" w:cs="Times New Roman"/>
        </w:rPr>
        <w:t xml:space="preserve"> &gt; 0.5</w:t>
      </w:r>
    </w:p>
    <w:p w:rsidR="002F523A" w:rsidRPr="005E0B71" w:rsidRDefault="002F523A" w:rsidP="00486512">
      <w:pPr>
        <w:spacing w:after="0" w:line="480" w:lineRule="auto"/>
        <w:rPr>
          <w:rFonts w:ascii="Times New Roman" w:hAnsi="Times New Roman" w:cs="Times New Roman"/>
        </w:rPr>
      </w:pPr>
    </w:p>
    <w:p w:rsidR="002F523A" w:rsidRPr="005E0B71" w:rsidRDefault="002F523A" w:rsidP="00486512">
      <w:pPr>
        <w:spacing w:after="0" w:line="480" w:lineRule="auto"/>
        <w:rPr>
          <w:rFonts w:ascii="Times New Roman" w:hAnsi="Times New Roman" w:cs="Times New Roman"/>
        </w:rPr>
      </w:pPr>
      <w:r w:rsidRPr="005E0B71">
        <w:rPr>
          <w:rFonts w:ascii="Times New Roman" w:hAnsi="Times New Roman" w:cs="Times New Roman"/>
        </w:rPr>
        <w:lastRenderedPageBreak/>
        <w:t>For each sample of these parameters, sustainable yield (</w:t>
      </w:r>
      <w:r w:rsidRPr="005E0B71">
        <w:rPr>
          <w:rFonts w:ascii="Times New Roman" w:hAnsi="Times New Roman" w:cs="Times New Roman"/>
          <w:i/>
        </w:rPr>
        <w:t>YS</w:t>
      </w:r>
      <w:r w:rsidRPr="005E0B71">
        <w:rPr>
          <w:rFonts w:ascii="Times New Roman" w:hAnsi="Times New Roman" w:cs="Times New Roman"/>
        </w:rPr>
        <w:t>) is calculated by:</w:t>
      </w:r>
    </w:p>
    <w:p w:rsidR="002F523A" w:rsidRPr="005E0B71" w:rsidRDefault="002F523A" w:rsidP="00486512">
      <w:pPr>
        <w:spacing w:after="0" w:line="480" w:lineRule="auto"/>
        <w:rPr>
          <w:rFonts w:ascii="Times New Roman" w:hAnsi="Times New Roman" w:cs="Times New Roman"/>
        </w:rPr>
      </w:pPr>
    </w:p>
    <w:p w:rsidR="002F523A" w:rsidRPr="005E0B71" w:rsidRDefault="002F523A" w:rsidP="00486512">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3</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0"/>
        </w:rPr>
        <w:object w:dxaOrig="8199" w:dyaOrig="740">
          <v:shape id="_x0000_i1066" type="#_x0000_t75" style="width:354pt;height:31.5pt" o:ole="">
            <v:imagedata r:id="rId106" o:title=""/>
          </v:shape>
          <o:OLEObject Type="Embed" ProgID="Equation.3" ShapeID="_x0000_i1066" DrawAspect="Content" ObjectID="_1482740590" r:id="rId107"/>
        </w:object>
      </w:r>
    </w:p>
    <w:p w:rsidR="002F523A" w:rsidRPr="005E0B71" w:rsidRDefault="002F523A" w:rsidP="00486512">
      <w:pPr>
        <w:spacing w:after="0" w:line="480" w:lineRule="auto"/>
        <w:rPr>
          <w:rFonts w:ascii="Times New Roman" w:hAnsi="Times New Roman" w:cs="Times New Roman"/>
        </w:rPr>
      </w:pPr>
    </w:p>
    <w:p w:rsidR="002F523A" w:rsidRPr="005E0B71" w:rsidRDefault="00920571" w:rsidP="00486512">
      <w:pPr>
        <w:spacing w:after="0" w:line="480" w:lineRule="auto"/>
        <w:rPr>
          <w:rFonts w:ascii="Times New Roman" w:hAnsi="Times New Roman" w:cs="Times New Roman"/>
        </w:rPr>
      </w:pPr>
      <w:proofErr w:type="gramStart"/>
      <w:r>
        <w:rPr>
          <w:rFonts w:ascii="Times New Roman" w:hAnsi="Times New Roman" w:cs="Times New Roman"/>
        </w:rPr>
        <w:t>w</w:t>
      </w:r>
      <w:r w:rsidR="002F523A" w:rsidRPr="005E0B71">
        <w:rPr>
          <w:rFonts w:ascii="Times New Roman" w:hAnsi="Times New Roman" w:cs="Times New Roman"/>
        </w:rPr>
        <w:t>here</w:t>
      </w:r>
      <w:proofErr w:type="gramEnd"/>
      <w:r>
        <w:rPr>
          <w:rFonts w:ascii="Times New Roman" w:hAnsi="Times New Roman" w:cs="Times New Roman"/>
        </w:rPr>
        <w:t xml:space="preserve"> the</w:t>
      </w:r>
      <w:r w:rsidR="002F523A" w:rsidRPr="005E0B71">
        <w:rPr>
          <w:rFonts w:ascii="Times New Roman" w:hAnsi="Times New Roman" w:cs="Times New Roman"/>
        </w:rPr>
        <w:t xml:space="preserve"> </w:t>
      </w:r>
      <w:r w:rsidR="002F523A" w:rsidRPr="005E0B71">
        <w:rPr>
          <w:rFonts w:ascii="Times New Roman" w:hAnsi="Times New Roman" w:cs="Times New Roman"/>
          <w:i/>
        </w:rPr>
        <w:t>C</w:t>
      </w:r>
      <w:r w:rsidR="002F523A" w:rsidRPr="005E0B71">
        <w:rPr>
          <w:rFonts w:ascii="Times New Roman" w:hAnsi="Times New Roman" w:cs="Times New Roman"/>
          <w:i/>
          <w:vertAlign w:val="subscript"/>
        </w:rPr>
        <w:t>obs</w:t>
      </w:r>
      <w:r w:rsidR="002F523A" w:rsidRPr="005E0B71">
        <w:rPr>
          <w:rFonts w:ascii="Times New Roman" w:hAnsi="Times New Roman" w:cs="Times New Roman"/>
          <w:i/>
        </w:rPr>
        <w:t xml:space="preserve"> </w:t>
      </w:r>
      <w:r w:rsidR="002F523A" w:rsidRPr="005E0B71">
        <w:rPr>
          <w:rFonts w:ascii="Times New Roman" w:hAnsi="Times New Roman" w:cs="Times New Roman"/>
        </w:rPr>
        <w:t xml:space="preserve">are annual historical catches and </w:t>
      </w:r>
      <w:r w:rsidR="002F523A" w:rsidRPr="005E0B71">
        <w:rPr>
          <w:rFonts w:ascii="Times New Roman" w:hAnsi="Times New Roman" w:cs="Times New Roman"/>
          <w:i/>
        </w:rPr>
        <w:t xml:space="preserve">n </w:t>
      </w:r>
      <w:r w:rsidR="002F523A" w:rsidRPr="005E0B71">
        <w:rPr>
          <w:rFonts w:ascii="Times New Roman" w:hAnsi="Times New Roman" w:cs="Times New Roman"/>
        </w:rPr>
        <w:t>is the number of years of historical catches.</w:t>
      </w:r>
    </w:p>
    <w:p w:rsidR="002F523A" w:rsidRPr="005E0B71" w:rsidRDefault="002F523A" w:rsidP="00486512">
      <w:pPr>
        <w:spacing w:after="0" w:line="480" w:lineRule="auto"/>
        <w:rPr>
          <w:rFonts w:ascii="Times New Roman" w:hAnsi="Times New Roman" w:cs="Times New Roman"/>
        </w:rPr>
      </w:pPr>
    </w:p>
    <w:p w:rsidR="002F523A" w:rsidRDefault="002F523A" w:rsidP="00486512">
      <w:pPr>
        <w:spacing w:after="0" w:line="480" w:lineRule="auto"/>
        <w:rPr>
          <w:rFonts w:ascii="Times New Roman" w:hAnsi="Times New Roman" w:cs="Times New Roman"/>
        </w:rPr>
      </w:pPr>
      <w:r w:rsidRPr="005E0B71">
        <w:rPr>
          <w:rFonts w:ascii="Times New Roman" w:hAnsi="Times New Roman" w:cs="Times New Roman"/>
        </w:rPr>
        <w:t>This stochastic approach produces numerous samples of the derived sustainable yield</w:t>
      </w:r>
      <w:r w:rsidR="005B5B4D">
        <w:rPr>
          <w:rFonts w:ascii="Times New Roman" w:hAnsi="Times New Roman" w:cs="Times New Roman"/>
        </w:rPr>
        <w:t xml:space="preserve"> (YS) that may be used as a catch-limit</w:t>
      </w:r>
      <w:r w:rsidRPr="005E0B71">
        <w:rPr>
          <w:rFonts w:ascii="Times New Roman" w:hAnsi="Times New Roman" w:cs="Times New Roman"/>
        </w:rPr>
        <w:t xml:space="preserve">. </w:t>
      </w:r>
    </w:p>
    <w:p w:rsidR="005B5B4D" w:rsidRPr="005E0B71" w:rsidRDefault="005B5B4D" w:rsidP="00486512">
      <w:pPr>
        <w:spacing w:after="0" w:line="480" w:lineRule="auto"/>
        <w:rPr>
          <w:rFonts w:ascii="Times New Roman" w:hAnsi="Times New Roman" w:cs="Times New Roman"/>
        </w:rPr>
      </w:pPr>
    </w:p>
    <w:p w:rsidR="002F523A" w:rsidRPr="005E0B71" w:rsidRDefault="002F523A" w:rsidP="00486512">
      <w:pPr>
        <w:pStyle w:val="Heading3"/>
        <w:numPr>
          <w:ilvl w:val="0"/>
          <w:numId w:val="0"/>
        </w:numPr>
        <w:spacing w:before="0" w:after="0" w:line="480" w:lineRule="auto"/>
        <w:rPr>
          <w:rFonts w:cs="Times New Roman"/>
          <w:szCs w:val="22"/>
        </w:rPr>
      </w:pPr>
      <w:bookmarkStart w:id="272" w:name="_Toc325711273"/>
      <w:bookmarkStart w:id="273" w:name="_Toc325711314"/>
      <w:bookmarkStart w:id="274" w:name="_Toc325711356"/>
      <w:bookmarkStart w:id="275" w:name="_Toc326764750"/>
      <w:bookmarkStart w:id="276" w:name="_Toc326764856"/>
      <w:bookmarkStart w:id="277" w:name="_Toc326764925"/>
      <w:bookmarkStart w:id="278" w:name="_Toc343257744"/>
      <w:r w:rsidRPr="005E0B71">
        <w:rPr>
          <w:rFonts w:cs="Times New Roman"/>
          <w:szCs w:val="22"/>
        </w:rPr>
        <w:t>B.5 F</w:t>
      </w:r>
      <w:r w:rsidRPr="005E0B71">
        <w:rPr>
          <w:rFonts w:cs="Times New Roman"/>
          <w:szCs w:val="22"/>
          <w:vertAlign w:val="subscript"/>
        </w:rPr>
        <w:t>MSY</w:t>
      </w:r>
      <w:r w:rsidRPr="005E0B71">
        <w:rPr>
          <w:rFonts w:cs="Times New Roman"/>
          <w:szCs w:val="22"/>
        </w:rPr>
        <w:t>/M ratio</w:t>
      </w:r>
      <w:bookmarkEnd w:id="272"/>
      <w:bookmarkEnd w:id="273"/>
      <w:bookmarkEnd w:id="274"/>
      <w:bookmarkEnd w:id="275"/>
      <w:bookmarkEnd w:id="276"/>
      <w:bookmarkEnd w:id="277"/>
      <w:bookmarkEnd w:id="278"/>
      <w:r w:rsidR="00E2333A" w:rsidRPr="005E0B71">
        <w:rPr>
          <w:rFonts w:cs="Times New Roman"/>
          <w:szCs w:val="22"/>
        </w:rPr>
        <w:t xml:space="preserve"> ‘Fratio’</w:t>
      </w:r>
    </w:p>
    <w:p w:rsidR="002F523A" w:rsidRDefault="002F523A" w:rsidP="00486512">
      <w:pPr>
        <w:spacing w:after="0" w:line="480" w:lineRule="auto"/>
        <w:rPr>
          <w:rFonts w:ascii="Times New Roman" w:hAnsi="Times New Roman" w:cs="Times New Roman"/>
        </w:rPr>
      </w:pPr>
      <w:r w:rsidRPr="005E0B71">
        <w:rPr>
          <w:rFonts w:ascii="Times New Roman" w:hAnsi="Times New Roman" w:cs="Times New Roman"/>
        </w:rPr>
        <w:t xml:space="preserve">It has been </w:t>
      </w:r>
      <w:r w:rsidR="00920571">
        <w:rPr>
          <w:rFonts w:ascii="Times New Roman" w:hAnsi="Times New Roman" w:cs="Times New Roman"/>
        </w:rPr>
        <w:t>suggest</w:t>
      </w:r>
      <w:r w:rsidRPr="005E0B71">
        <w:rPr>
          <w:rFonts w:ascii="Times New Roman" w:hAnsi="Times New Roman" w:cs="Times New Roman"/>
        </w:rPr>
        <w:t xml:space="preserve">ed that ratios of </w:t>
      </w:r>
      <w:r w:rsidRPr="005E0B71">
        <w:rPr>
          <w:rFonts w:ascii="Times New Roman" w:hAnsi="Times New Roman" w:cs="Times New Roman"/>
          <w:i/>
        </w:rPr>
        <w:t>F</w:t>
      </w:r>
      <w:r w:rsidRPr="005E0B71">
        <w:rPr>
          <w:rFonts w:ascii="Times New Roman" w:hAnsi="Times New Roman" w:cs="Times New Roman"/>
          <w:i/>
          <w:vertAlign w:val="subscript"/>
        </w:rPr>
        <w:t>MSY</w:t>
      </w:r>
      <w:r w:rsidRPr="005E0B71">
        <w:rPr>
          <w:rFonts w:ascii="Times New Roman" w:hAnsi="Times New Roman" w:cs="Times New Roman"/>
        </w:rPr>
        <w:t>/</w:t>
      </w:r>
      <w:r w:rsidRPr="005E0B71">
        <w:rPr>
          <w:rFonts w:ascii="Times New Roman" w:hAnsi="Times New Roman" w:cs="Times New Roman"/>
          <w:i/>
        </w:rPr>
        <w:t>M</w:t>
      </w:r>
      <w:r w:rsidRPr="005E0B71">
        <w:rPr>
          <w:rFonts w:ascii="Times New Roman" w:hAnsi="Times New Roman" w:cs="Times New Roman"/>
        </w:rPr>
        <w:t xml:space="preserve"> (</w:t>
      </w:r>
      <w:r w:rsidRPr="005E0B71">
        <w:rPr>
          <w:rFonts w:ascii="Times New Roman" w:hAnsi="Times New Roman" w:cs="Times New Roman"/>
          <w:i/>
        </w:rPr>
        <w:t>c</w:t>
      </w:r>
      <w:r w:rsidRPr="005E0B71">
        <w:rPr>
          <w:rFonts w:ascii="Times New Roman" w:hAnsi="Times New Roman" w:cs="Times New Roman"/>
        </w:rPr>
        <w:t>)</w:t>
      </w:r>
      <w:r w:rsidRPr="005E0B71">
        <w:rPr>
          <w:rFonts w:ascii="Times New Roman" w:hAnsi="Times New Roman" w:cs="Times New Roman"/>
          <w:i/>
        </w:rPr>
        <w:t xml:space="preserve"> </w:t>
      </w:r>
      <w:r w:rsidRPr="005E0B71">
        <w:rPr>
          <w:rFonts w:ascii="Times New Roman" w:hAnsi="Times New Roman" w:cs="Times New Roman"/>
        </w:rPr>
        <w:t>may be robust to broad life-history types and fisheries exploitation scenarios. Gulland (1971) proposed a simple method of setting maximum sustainable yield</w:t>
      </w:r>
      <w:r w:rsidRPr="005E0B71">
        <w:rPr>
          <w:rFonts w:ascii="Times New Roman" w:hAnsi="Times New Roman" w:cs="Times New Roman"/>
          <w:position w:val="-10"/>
        </w:rPr>
        <w:object w:dxaOrig="1540" w:dyaOrig="320">
          <v:shape id="_x0000_i1067" type="#_x0000_t75" style="width:75.75pt;height:17.25pt" o:ole="">
            <v:imagedata r:id="rId108" o:title=""/>
          </v:shape>
          <o:OLEObject Type="Embed" ProgID="Equation.DSMT4" ShapeID="_x0000_i1067" DrawAspect="Content" ObjectID="_1482740591" r:id="rId109"/>
        </w:object>
      </w:r>
      <w:r w:rsidR="00920571">
        <w:rPr>
          <w:rFonts w:ascii="Times New Roman" w:hAnsi="Times New Roman" w:cs="Times New Roman"/>
        </w:rPr>
        <w:t>,</w:t>
      </w:r>
      <w:r w:rsidRPr="005E0B71">
        <w:rPr>
          <w:rFonts w:ascii="Times New Roman" w:hAnsi="Times New Roman" w:cs="Times New Roman"/>
        </w:rPr>
        <w:t xml:space="preserve"> in doing so assuming that </w:t>
      </w:r>
      <w:r w:rsidRPr="005E0B71">
        <w:rPr>
          <w:rFonts w:ascii="Times New Roman" w:hAnsi="Times New Roman" w:cs="Times New Roman"/>
          <w:i/>
        </w:rPr>
        <w:t>B</w:t>
      </w:r>
      <w:r w:rsidRPr="005E0B71">
        <w:rPr>
          <w:rFonts w:ascii="Times New Roman" w:hAnsi="Times New Roman" w:cs="Times New Roman"/>
          <w:i/>
          <w:vertAlign w:val="subscript"/>
        </w:rPr>
        <w:t>MSY</w:t>
      </w:r>
      <w:r w:rsidRPr="005E0B71">
        <w:rPr>
          <w:rFonts w:ascii="Times New Roman" w:hAnsi="Times New Roman" w:cs="Times New Roman"/>
        </w:rPr>
        <w:t>/</w:t>
      </w:r>
      <w:r w:rsidRPr="005E0B71">
        <w:rPr>
          <w:rFonts w:ascii="Times New Roman" w:hAnsi="Times New Roman" w:cs="Times New Roman"/>
          <w:i/>
        </w:rPr>
        <w:t>B</w:t>
      </w:r>
      <w:r w:rsidRPr="005E0B71">
        <w:rPr>
          <w:rFonts w:ascii="Times New Roman" w:hAnsi="Times New Roman" w:cs="Times New Roman"/>
          <w:i/>
          <w:vertAlign w:val="subscript"/>
        </w:rPr>
        <w:t>0</w:t>
      </w:r>
      <w:r w:rsidRPr="005E0B71">
        <w:rPr>
          <w:rFonts w:ascii="Times New Roman" w:hAnsi="Times New Roman" w:cs="Times New Roman"/>
          <w:vertAlign w:val="subscript"/>
        </w:rPr>
        <w:t xml:space="preserve"> </w:t>
      </w:r>
      <w:r w:rsidRPr="005E0B71">
        <w:rPr>
          <w:rFonts w:ascii="Times New Roman" w:hAnsi="Times New Roman" w:cs="Times New Roman"/>
        </w:rPr>
        <w:t xml:space="preserve">=0.5 and </w:t>
      </w:r>
      <w:r w:rsidRPr="005E0B71">
        <w:rPr>
          <w:rFonts w:ascii="Times New Roman" w:hAnsi="Times New Roman" w:cs="Times New Roman"/>
          <w:i/>
        </w:rPr>
        <w:t>F</w:t>
      </w:r>
      <w:r w:rsidRPr="005E0B71">
        <w:rPr>
          <w:rFonts w:ascii="Times New Roman" w:hAnsi="Times New Roman" w:cs="Times New Roman"/>
          <w:i/>
          <w:vertAlign w:val="subscript"/>
        </w:rPr>
        <w:t>MSY</w:t>
      </w:r>
      <w:r w:rsidRPr="005E0B71">
        <w:rPr>
          <w:rFonts w:ascii="Times New Roman" w:hAnsi="Times New Roman" w:cs="Times New Roman"/>
          <w:i/>
        </w:rPr>
        <w:t xml:space="preserve">/M </w:t>
      </w:r>
      <w:r w:rsidRPr="005E0B71">
        <w:rPr>
          <w:rFonts w:ascii="Times New Roman" w:hAnsi="Times New Roman" w:cs="Times New Roman"/>
        </w:rPr>
        <w:t xml:space="preserve">= 1. Subsequent publications have revised this </w:t>
      </w:r>
      <w:r w:rsidRPr="005E0B71">
        <w:rPr>
          <w:rFonts w:ascii="Times New Roman" w:hAnsi="Times New Roman" w:cs="Times New Roman"/>
          <w:i/>
        </w:rPr>
        <w:t>F</w:t>
      </w:r>
      <w:r w:rsidRPr="005E0B71">
        <w:rPr>
          <w:rFonts w:ascii="Times New Roman" w:hAnsi="Times New Roman" w:cs="Times New Roman"/>
          <w:i/>
          <w:vertAlign w:val="subscript"/>
        </w:rPr>
        <w:t>MSY</w:t>
      </w:r>
      <w:r w:rsidRPr="005E0B71">
        <w:rPr>
          <w:rFonts w:ascii="Times New Roman" w:hAnsi="Times New Roman" w:cs="Times New Roman"/>
        </w:rPr>
        <w:t xml:space="preserve"> recommendation downwards. The </w:t>
      </w:r>
      <w:r w:rsidR="00EA7239" w:rsidRPr="00EA7239">
        <w:rPr>
          <w:rFonts w:ascii="Times New Roman" w:hAnsi="Times New Roman" w:cs="Times New Roman"/>
        </w:rPr>
        <w:t>F</w:t>
      </w:r>
      <w:r w:rsidRPr="005E0B71">
        <w:rPr>
          <w:rFonts w:ascii="Times New Roman" w:hAnsi="Times New Roman" w:cs="Times New Roman"/>
        </w:rPr>
        <w:t xml:space="preserve">ratio </w:t>
      </w:r>
      <w:r w:rsidR="00EA7239">
        <w:rPr>
          <w:rFonts w:ascii="Times New Roman" w:hAnsi="Times New Roman" w:cs="Times New Roman"/>
        </w:rPr>
        <w:t>MP is</w:t>
      </w:r>
      <w:r w:rsidRPr="005E0B71">
        <w:rPr>
          <w:rFonts w:ascii="Times New Roman" w:hAnsi="Times New Roman" w:cs="Times New Roman"/>
        </w:rPr>
        <w:t xml:space="preserve"> simulated by generating imperfect knowledge regarding </w:t>
      </w:r>
      <w:r w:rsidRPr="005E0B71">
        <w:rPr>
          <w:rFonts w:ascii="Times New Roman" w:hAnsi="Times New Roman" w:cs="Times New Roman"/>
          <w:i/>
        </w:rPr>
        <w:t>M</w:t>
      </w:r>
      <w:r w:rsidR="00EA7239">
        <w:rPr>
          <w:rFonts w:ascii="Times New Roman" w:hAnsi="Times New Roman" w:cs="Times New Roman"/>
          <w:i/>
        </w:rPr>
        <w:t xml:space="preserve">, </w:t>
      </w:r>
      <w:r w:rsidR="00EA7239">
        <w:rPr>
          <w:rFonts w:ascii="Times New Roman" w:hAnsi="Times New Roman" w:cs="Times New Roman"/>
        </w:rPr>
        <w:t>current</w:t>
      </w:r>
      <w:r w:rsidR="00200C5B">
        <w:rPr>
          <w:rFonts w:ascii="Times New Roman" w:hAnsi="Times New Roman" w:cs="Times New Roman"/>
        </w:rPr>
        <w:t xml:space="preserve"> absolute</w:t>
      </w:r>
      <w:r w:rsidR="00EA7239">
        <w:rPr>
          <w:rFonts w:ascii="Times New Roman" w:hAnsi="Times New Roman" w:cs="Times New Roman"/>
        </w:rPr>
        <w:t xml:space="preserve"> biomass and the ratio of </w:t>
      </w:r>
      <w:r w:rsidR="00EA7239" w:rsidRPr="00EA7239">
        <w:rPr>
          <w:rFonts w:ascii="Times New Roman" w:hAnsi="Times New Roman" w:cs="Times New Roman"/>
          <w:i/>
        </w:rPr>
        <w:t>F</w:t>
      </w:r>
      <w:r w:rsidR="00EA7239" w:rsidRPr="00EA7239">
        <w:rPr>
          <w:rFonts w:ascii="Times New Roman" w:hAnsi="Times New Roman" w:cs="Times New Roman"/>
          <w:i/>
          <w:vertAlign w:val="subscript"/>
        </w:rPr>
        <w:t>MSY</w:t>
      </w:r>
      <w:r w:rsidR="00EA7239" w:rsidRPr="00EA7239">
        <w:rPr>
          <w:rFonts w:ascii="Times New Roman" w:hAnsi="Times New Roman" w:cs="Times New Roman"/>
          <w:i/>
        </w:rPr>
        <w:t>/</w:t>
      </w:r>
      <w:r w:rsidR="00EA7239" w:rsidRPr="00775019">
        <w:rPr>
          <w:rFonts w:ascii="Times New Roman" w:hAnsi="Times New Roman" w:cs="Times New Roman"/>
          <w:i/>
        </w:rPr>
        <w:t>M</w:t>
      </w:r>
      <w:r w:rsidRPr="005E0B71">
        <w:rPr>
          <w:rFonts w:ascii="Times New Roman" w:hAnsi="Times New Roman" w:cs="Times New Roman"/>
        </w:rPr>
        <w:t xml:space="preserve">. </w:t>
      </w:r>
    </w:p>
    <w:p w:rsidR="007F4B4A" w:rsidRPr="005E0B71" w:rsidRDefault="007F4B4A" w:rsidP="00486512">
      <w:pPr>
        <w:spacing w:after="0" w:line="480" w:lineRule="auto"/>
        <w:rPr>
          <w:rFonts w:ascii="Times New Roman" w:hAnsi="Times New Roman" w:cs="Times New Roman"/>
        </w:rPr>
      </w:pPr>
    </w:p>
    <w:p w:rsidR="002F523A" w:rsidRPr="005E0B71" w:rsidRDefault="002F523A" w:rsidP="00775019">
      <w:pPr>
        <w:pStyle w:val="Heading3"/>
        <w:numPr>
          <w:ilvl w:val="0"/>
          <w:numId w:val="0"/>
        </w:numPr>
        <w:spacing w:before="0" w:after="0" w:line="480" w:lineRule="auto"/>
        <w:rPr>
          <w:rFonts w:cs="Times New Roman"/>
          <w:szCs w:val="22"/>
        </w:rPr>
      </w:pPr>
      <w:r w:rsidRPr="005E0B71">
        <w:rPr>
          <w:rFonts w:cs="Times New Roman"/>
          <w:szCs w:val="22"/>
        </w:rPr>
        <w:t xml:space="preserve">B.6 </w:t>
      </w:r>
      <w:bookmarkStart w:id="279" w:name="_Toc325711275"/>
      <w:bookmarkStart w:id="280" w:name="_Toc325711316"/>
      <w:bookmarkStart w:id="281" w:name="_Toc325711358"/>
      <w:bookmarkStart w:id="282" w:name="_Ref326763931"/>
      <w:bookmarkStart w:id="283" w:name="_Toc326764752"/>
      <w:bookmarkStart w:id="284" w:name="_Toc326764858"/>
      <w:bookmarkStart w:id="285" w:name="_Toc326764927"/>
      <w:bookmarkStart w:id="286" w:name="_Toc343257746"/>
      <w:r w:rsidRPr="005E0B71">
        <w:rPr>
          <w:rFonts w:cs="Times New Roman"/>
          <w:szCs w:val="22"/>
        </w:rPr>
        <w:t>Delay-difference stock assessment</w:t>
      </w:r>
      <w:bookmarkEnd w:id="279"/>
      <w:bookmarkEnd w:id="280"/>
      <w:bookmarkEnd w:id="281"/>
      <w:bookmarkEnd w:id="282"/>
      <w:bookmarkEnd w:id="283"/>
      <w:bookmarkEnd w:id="284"/>
      <w:bookmarkEnd w:id="285"/>
      <w:bookmarkEnd w:id="286"/>
      <w:r w:rsidR="00E2333A" w:rsidRPr="005E0B71">
        <w:rPr>
          <w:rFonts w:cs="Times New Roman"/>
          <w:szCs w:val="22"/>
        </w:rPr>
        <w:t xml:space="preserve"> (DD)</w:t>
      </w:r>
    </w:p>
    <w:p w:rsidR="007F4B4A" w:rsidRDefault="002F523A" w:rsidP="00486512">
      <w:pPr>
        <w:spacing w:after="0" w:line="480" w:lineRule="auto"/>
        <w:rPr>
          <w:rFonts w:ascii="Times New Roman" w:hAnsi="Times New Roman" w:cs="Times New Roman"/>
          <w:lang w:val="en-GB"/>
        </w:rPr>
      </w:pPr>
      <w:r w:rsidRPr="005E0B71">
        <w:rPr>
          <w:rFonts w:ascii="Times New Roman" w:hAnsi="Times New Roman" w:cs="Times New Roman"/>
        </w:rPr>
        <w:t xml:space="preserve">The </w:t>
      </w:r>
      <w:r w:rsidRPr="005E0B71">
        <w:rPr>
          <w:rFonts w:ascii="Times New Roman" w:hAnsi="Times New Roman" w:cs="Times New Roman"/>
          <w:lang w:val="en-GB"/>
        </w:rPr>
        <w:t>performance of a delay-difference m</w:t>
      </w:r>
      <w:r w:rsidR="00EA7239">
        <w:rPr>
          <w:rFonts w:ascii="Times New Roman" w:hAnsi="Times New Roman" w:cs="Times New Roman"/>
          <w:lang w:val="en-GB"/>
        </w:rPr>
        <w:t>odel (Deriso 1980, Schnute 1985</w:t>
      </w:r>
      <w:r w:rsidRPr="005E0B71">
        <w:rPr>
          <w:rFonts w:ascii="Times New Roman" w:hAnsi="Times New Roman" w:cs="Times New Roman"/>
          <w:lang w:val="en-GB"/>
        </w:rPr>
        <w:t xml:space="preserve">) fitted to catch and effort data is evaluated to provide a reference for the performance of </w:t>
      </w:r>
      <w:r w:rsidR="00EA7239">
        <w:rPr>
          <w:rFonts w:ascii="Times New Roman" w:hAnsi="Times New Roman" w:cs="Times New Roman"/>
          <w:lang w:val="en-GB"/>
        </w:rPr>
        <w:t>the other MPs. The delay-</w:t>
      </w:r>
      <w:r w:rsidRPr="005E0B71">
        <w:rPr>
          <w:rFonts w:ascii="Times New Roman" w:hAnsi="Times New Roman" w:cs="Times New Roman"/>
          <w:lang w:val="en-GB"/>
        </w:rPr>
        <w:t>difference model requires additional auxiliary (independent) information regarding the form of the stock-recruit function, the fraction mature at age,</w:t>
      </w:r>
      <w:r w:rsidR="00920571">
        <w:rPr>
          <w:rFonts w:ascii="Times New Roman" w:hAnsi="Times New Roman" w:cs="Times New Roman"/>
          <w:lang w:val="en-GB"/>
        </w:rPr>
        <w:t xml:space="preserve"> somatic</w:t>
      </w:r>
      <w:r w:rsidRPr="005E0B71">
        <w:rPr>
          <w:rFonts w:ascii="Times New Roman" w:hAnsi="Times New Roman" w:cs="Times New Roman"/>
          <w:lang w:val="en-GB"/>
        </w:rPr>
        <w:t xml:space="preserve"> growth, </w:t>
      </w:r>
      <w:r w:rsidRPr="005E0B71">
        <w:rPr>
          <w:rFonts w:ascii="Times New Roman" w:hAnsi="Times New Roman" w:cs="Times New Roman"/>
          <w:i/>
          <w:lang w:val="en-GB"/>
        </w:rPr>
        <w:t>M</w:t>
      </w:r>
      <w:r w:rsidRPr="005E0B71">
        <w:rPr>
          <w:rFonts w:ascii="Times New Roman" w:hAnsi="Times New Roman" w:cs="Times New Roman"/>
          <w:lang w:val="en-GB"/>
        </w:rPr>
        <w:t xml:space="preserve">, and the </w:t>
      </w:r>
      <w:r w:rsidR="00830466">
        <w:rPr>
          <w:rFonts w:ascii="Times New Roman" w:hAnsi="Times New Roman" w:cs="Times New Roman"/>
          <w:lang w:val="en-GB"/>
        </w:rPr>
        <w:t>selectivity</w:t>
      </w:r>
      <w:r w:rsidRPr="005E0B71">
        <w:rPr>
          <w:rFonts w:ascii="Times New Roman" w:hAnsi="Times New Roman" w:cs="Times New Roman"/>
          <w:lang w:val="en-GB"/>
        </w:rPr>
        <w:t xml:space="preserve">-at-age curve. The delay-difference stock assessment method provides estimates of </w:t>
      </w:r>
      <w:r w:rsidRPr="005E0B71">
        <w:rPr>
          <w:rFonts w:ascii="Times New Roman" w:hAnsi="Times New Roman" w:cs="Times New Roman"/>
          <w:i/>
          <w:lang w:val="en-GB"/>
        </w:rPr>
        <w:t>B</w:t>
      </w:r>
      <w:r w:rsidRPr="005E0B71">
        <w:rPr>
          <w:rFonts w:ascii="Times New Roman" w:hAnsi="Times New Roman" w:cs="Times New Roman"/>
          <w:vertAlign w:val="subscript"/>
          <w:lang w:val="en-GB"/>
        </w:rPr>
        <w:t>curr</w:t>
      </w:r>
      <w:r w:rsidRPr="005E0B71">
        <w:rPr>
          <w:rFonts w:ascii="Times New Roman" w:hAnsi="Times New Roman" w:cs="Times New Roman"/>
          <w:lang w:val="en-GB"/>
        </w:rPr>
        <w:t xml:space="preserve"> and </w:t>
      </w:r>
      <w:r w:rsidRPr="005E0B71">
        <w:rPr>
          <w:rFonts w:ascii="Times New Roman" w:hAnsi="Times New Roman" w:cs="Times New Roman"/>
          <w:i/>
          <w:lang w:val="en-GB"/>
        </w:rPr>
        <w:t>F</w:t>
      </w:r>
      <w:r w:rsidRPr="005E0B71">
        <w:rPr>
          <w:rFonts w:ascii="Times New Roman" w:hAnsi="Times New Roman" w:cs="Times New Roman"/>
          <w:vertAlign w:val="subscript"/>
          <w:lang w:val="en-GB"/>
        </w:rPr>
        <w:t>MSY</w:t>
      </w:r>
      <w:r w:rsidRPr="005E0B71">
        <w:rPr>
          <w:rFonts w:ascii="Times New Roman" w:hAnsi="Times New Roman" w:cs="Times New Roman"/>
          <w:lang w:val="en-GB"/>
        </w:rPr>
        <w:t xml:space="preserve"> and therefore direct estimates of </w:t>
      </w:r>
      <w:r w:rsidR="00EA7239">
        <w:rPr>
          <w:rFonts w:ascii="Times New Roman" w:hAnsi="Times New Roman" w:cs="Times New Roman"/>
          <w:lang w:val="en-GB"/>
        </w:rPr>
        <w:t>an appropriate catch limit</w:t>
      </w:r>
      <w:r w:rsidRPr="005E0B71">
        <w:rPr>
          <w:rFonts w:ascii="Times New Roman" w:hAnsi="Times New Roman" w:cs="Times New Roman"/>
          <w:lang w:val="en-GB"/>
        </w:rPr>
        <w:t xml:space="preserve">. </w:t>
      </w:r>
    </w:p>
    <w:p w:rsidR="003C14F0" w:rsidRDefault="003C14F0" w:rsidP="00486512">
      <w:pPr>
        <w:spacing w:after="0" w:line="480" w:lineRule="auto"/>
        <w:rPr>
          <w:rFonts w:ascii="Times New Roman" w:hAnsi="Times New Roman" w:cs="Times New Roman"/>
        </w:rPr>
      </w:pPr>
    </w:p>
    <w:p w:rsidR="002F523A" w:rsidRPr="005E0B71" w:rsidRDefault="00EA7239" w:rsidP="00486512">
      <w:pPr>
        <w:spacing w:after="0" w:line="480" w:lineRule="auto"/>
        <w:rPr>
          <w:rFonts w:ascii="Times New Roman" w:hAnsi="Times New Roman" w:cs="Times New Roman"/>
        </w:rPr>
      </w:pPr>
      <w:r>
        <w:rPr>
          <w:rFonts w:ascii="Times New Roman" w:hAnsi="Times New Roman" w:cs="Times New Roman"/>
        </w:rPr>
        <w:t>Th</w:t>
      </w:r>
      <w:r w:rsidR="002F523A" w:rsidRPr="005E0B71">
        <w:rPr>
          <w:rFonts w:ascii="Times New Roman" w:hAnsi="Times New Roman" w:cs="Times New Roman"/>
        </w:rPr>
        <w:t>e delay-difference model</w:t>
      </w:r>
      <w:r>
        <w:rPr>
          <w:rFonts w:ascii="Times New Roman" w:hAnsi="Times New Roman" w:cs="Times New Roman"/>
        </w:rPr>
        <w:t xml:space="preserve"> is fitted to</w:t>
      </w:r>
      <w:r w:rsidR="002F523A" w:rsidRPr="005E0B71">
        <w:rPr>
          <w:rFonts w:ascii="Times New Roman" w:hAnsi="Times New Roman" w:cs="Times New Roman"/>
        </w:rPr>
        <w:t xml:space="preserve"> </w:t>
      </w:r>
      <w:r>
        <w:rPr>
          <w:rFonts w:ascii="Times New Roman" w:hAnsi="Times New Roman" w:cs="Times New Roman"/>
        </w:rPr>
        <w:t xml:space="preserve">annual total catch and </w:t>
      </w:r>
      <w:r w:rsidR="002F523A" w:rsidRPr="005E0B71">
        <w:rPr>
          <w:rFonts w:ascii="Times New Roman" w:hAnsi="Times New Roman" w:cs="Times New Roman"/>
        </w:rPr>
        <w:t xml:space="preserve">effort data. The model </w:t>
      </w:r>
      <w:r w:rsidR="00B5497F">
        <w:rPr>
          <w:rFonts w:ascii="Times New Roman" w:hAnsi="Times New Roman" w:cs="Times New Roman"/>
        </w:rPr>
        <w:t>is parameterized according to</w:t>
      </w:r>
      <w:r w:rsidR="002F523A" w:rsidRPr="005E0B71">
        <w:rPr>
          <w:rFonts w:ascii="Times New Roman" w:hAnsi="Times New Roman" w:cs="Times New Roman"/>
        </w:rPr>
        <w:t xml:space="preserve">: maximum sustainable yield, </w:t>
      </w:r>
      <w:r w:rsidR="002F523A" w:rsidRPr="005E0B71">
        <w:rPr>
          <w:rFonts w:ascii="Times New Roman" w:hAnsi="Times New Roman" w:cs="Times New Roman"/>
          <w:i/>
        </w:rPr>
        <w:t>MSY</w:t>
      </w:r>
      <w:r w:rsidR="002F523A" w:rsidRPr="005E0B71">
        <w:rPr>
          <w:rFonts w:ascii="Times New Roman" w:hAnsi="Times New Roman" w:cs="Times New Roman"/>
          <w:i/>
          <w:vertAlign w:val="subscript"/>
        </w:rPr>
        <w:t>DD</w:t>
      </w:r>
      <w:r w:rsidR="002F523A" w:rsidRPr="005E0B71">
        <w:rPr>
          <w:rFonts w:ascii="Times New Roman" w:hAnsi="Times New Roman" w:cs="Times New Roman"/>
          <w:i/>
        </w:rPr>
        <w:t xml:space="preserve"> </w:t>
      </w:r>
      <w:r w:rsidR="002F523A" w:rsidRPr="005E0B71">
        <w:rPr>
          <w:rFonts w:ascii="Times New Roman" w:hAnsi="Times New Roman" w:cs="Times New Roman"/>
        </w:rPr>
        <w:t>and</w:t>
      </w:r>
      <w:r w:rsidR="002F523A" w:rsidRPr="005E0B71">
        <w:rPr>
          <w:rFonts w:ascii="Times New Roman" w:hAnsi="Times New Roman" w:cs="Times New Roman"/>
          <w:i/>
        </w:rPr>
        <w:t xml:space="preserve"> </w:t>
      </w:r>
      <w:r w:rsidR="002F523A" w:rsidRPr="005E0B71">
        <w:rPr>
          <w:rFonts w:ascii="Times New Roman" w:hAnsi="Times New Roman" w:cs="Times New Roman"/>
        </w:rPr>
        <w:t xml:space="preserve">harvest rate at maximum sustainable yield, </w:t>
      </w:r>
      <w:proofErr w:type="gramStart"/>
      <w:r w:rsidR="002F523A" w:rsidRPr="005E0B71">
        <w:rPr>
          <w:rFonts w:ascii="Times New Roman" w:hAnsi="Times New Roman" w:cs="Times New Roman"/>
          <w:i/>
        </w:rPr>
        <w:t>Umsy</w:t>
      </w:r>
      <w:r w:rsidR="002F523A" w:rsidRPr="005E0B71">
        <w:rPr>
          <w:rFonts w:ascii="Times New Roman" w:hAnsi="Times New Roman" w:cs="Times New Roman"/>
          <w:i/>
          <w:vertAlign w:val="subscript"/>
        </w:rPr>
        <w:t xml:space="preserve">DD </w:t>
      </w:r>
      <w:r w:rsidR="002F523A" w:rsidRPr="005E0B71">
        <w:rPr>
          <w:rFonts w:ascii="Times New Roman" w:hAnsi="Times New Roman" w:cs="Times New Roman"/>
        </w:rPr>
        <w:t>.</w:t>
      </w:r>
      <w:proofErr w:type="gramEnd"/>
      <w:r w:rsidR="002F523A" w:rsidRPr="005E0B71">
        <w:rPr>
          <w:rFonts w:ascii="Times New Roman" w:hAnsi="Times New Roman" w:cs="Times New Roman"/>
        </w:rPr>
        <w:t xml:space="preserve"> The catchability coefficient scaling effort to fishing mortality rate is also </w:t>
      </w:r>
      <w:r w:rsidR="002F523A" w:rsidRPr="005E0B71">
        <w:rPr>
          <w:rFonts w:ascii="Times New Roman" w:hAnsi="Times New Roman" w:cs="Times New Roman"/>
        </w:rPr>
        <w:lastRenderedPageBreak/>
        <w:t xml:space="preserve">estimated. The growth parameters </w:t>
      </w:r>
      <w:r w:rsidR="002F523A" w:rsidRPr="005E0B71">
        <w:rPr>
          <w:rFonts w:ascii="Times New Roman" w:hAnsi="Times New Roman" w:cs="Times New Roman"/>
          <w:i/>
        </w:rPr>
        <w:t>α</w:t>
      </w:r>
      <w:r w:rsidR="002F523A" w:rsidRPr="005E0B71">
        <w:rPr>
          <w:rFonts w:ascii="Times New Roman" w:hAnsi="Times New Roman" w:cs="Times New Roman"/>
        </w:rPr>
        <w:t xml:space="preserve"> and </w:t>
      </w:r>
      <w:r w:rsidR="002F523A" w:rsidRPr="005E0B71">
        <w:rPr>
          <w:rFonts w:ascii="Times New Roman" w:hAnsi="Times New Roman" w:cs="Times New Roman"/>
          <w:i/>
        </w:rPr>
        <w:t>ρ</w:t>
      </w:r>
      <w:r w:rsidR="002F523A" w:rsidRPr="005E0B71">
        <w:rPr>
          <w:rFonts w:ascii="Times New Roman" w:hAnsi="Times New Roman" w:cs="Times New Roman"/>
        </w:rPr>
        <w:t xml:space="preserve"> of the Ford-Brody growth model (</w:t>
      </w:r>
      <w:r w:rsidR="002F523A" w:rsidRPr="005E0B71">
        <w:rPr>
          <w:rFonts w:ascii="Times New Roman" w:hAnsi="Times New Roman" w:cs="Times New Roman"/>
          <w:i/>
        </w:rPr>
        <w:t>W</w:t>
      </w:r>
      <w:r w:rsidR="002F523A" w:rsidRPr="005E0B71">
        <w:rPr>
          <w:rFonts w:ascii="Times New Roman" w:hAnsi="Times New Roman" w:cs="Times New Roman"/>
          <w:i/>
          <w:vertAlign w:val="subscript"/>
        </w:rPr>
        <w:t>a+1</w:t>
      </w:r>
      <w:r w:rsidR="002F523A" w:rsidRPr="005E0B71">
        <w:rPr>
          <w:rFonts w:ascii="Times New Roman" w:hAnsi="Times New Roman" w:cs="Times New Roman"/>
        </w:rPr>
        <w:t>=</w:t>
      </w:r>
      <w:r w:rsidR="002F523A" w:rsidRPr="005E0B71">
        <w:rPr>
          <w:rFonts w:ascii="Times New Roman" w:hAnsi="Times New Roman" w:cs="Times New Roman"/>
          <w:i/>
        </w:rPr>
        <w:t>α+ρW</w:t>
      </w:r>
      <w:r w:rsidR="002F523A" w:rsidRPr="005E0B71">
        <w:rPr>
          <w:rFonts w:ascii="Times New Roman" w:hAnsi="Times New Roman" w:cs="Times New Roman"/>
          <w:i/>
          <w:vertAlign w:val="subscript"/>
        </w:rPr>
        <w:t>a</w:t>
      </w:r>
      <w:r w:rsidR="002F523A" w:rsidRPr="005E0B71">
        <w:rPr>
          <w:rFonts w:ascii="Times New Roman" w:hAnsi="Times New Roman" w:cs="Times New Roman"/>
        </w:rPr>
        <w:t xml:space="preserve">) are approximated from the known weight at age </w:t>
      </w:r>
      <w:r w:rsidR="002F523A" w:rsidRPr="005E0B71">
        <w:rPr>
          <w:rFonts w:ascii="Times New Roman" w:hAnsi="Times New Roman" w:cs="Times New Roman"/>
          <w:i/>
        </w:rPr>
        <w:t>W,</w:t>
      </w:r>
      <w:r w:rsidR="002F523A" w:rsidRPr="005E0B71">
        <w:rPr>
          <w:rFonts w:ascii="Times New Roman" w:hAnsi="Times New Roman" w:cs="Times New Roman"/>
        </w:rPr>
        <w:t xml:space="preserve"> for each simulation:</w:t>
      </w:r>
    </w:p>
    <w:p w:rsidR="002F523A" w:rsidRPr="005E0B71" w:rsidRDefault="002F523A" w:rsidP="00775019">
      <w:pPr>
        <w:spacing w:after="0" w:line="480" w:lineRule="auto"/>
        <w:rPr>
          <w:rFonts w:ascii="Times New Roman" w:hAnsi="Times New Roman" w:cs="Times New Roman"/>
        </w:rPr>
      </w:pPr>
    </w:p>
    <w:p w:rsidR="002F523A" w:rsidRPr="005E0B71" w:rsidRDefault="00E408E9" w:rsidP="00775019">
      <w:pPr>
        <w:spacing w:after="0" w:line="480" w:lineRule="auto"/>
        <w:rPr>
          <w:rFonts w:ascii="Times New Roman" w:hAnsi="Times New Roman" w:cs="Times New Roman"/>
        </w:rPr>
      </w:pPr>
      <w:r>
        <w:rPr>
          <w:rFonts w:ascii="Times New Roman" w:hAnsi="Times New Roman" w:cs="Times New Roman"/>
        </w:rPr>
        <w:t>App.B.4</w:t>
      </w:r>
      <w:r w:rsidR="002F523A" w:rsidRPr="005E0B71">
        <w:rPr>
          <w:rFonts w:ascii="Times New Roman" w:hAnsi="Times New Roman" w:cs="Times New Roman"/>
        </w:rPr>
        <w:t>)</w:t>
      </w:r>
      <w:r w:rsidR="002F523A" w:rsidRPr="005E0B71">
        <w:rPr>
          <w:rFonts w:ascii="Times New Roman" w:hAnsi="Times New Roman" w:cs="Times New Roman"/>
        </w:rPr>
        <w:tab/>
      </w:r>
      <w:r w:rsidR="002F523A" w:rsidRPr="005E0B71">
        <w:rPr>
          <w:rFonts w:ascii="Times New Roman" w:hAnsi="Times New Roman" w:cs="Times New Roman"/>
        </w:rPr>
        <w:tab/>
      </w:r>
      <w:r w:rsidR="002F523A" w:rsidRPr="005E0B71">
        <w:rPr>
          <w:rFonts w:ascii="Times New Roman" w:hAnsi="Times New Roman" w:cs="Times New Roman"/>
        </w:rPr>
        <w:tab/>
      </w:r>
      <w:r w:rsidR="002F523A" w:rsidRPr="005E0B71">
        <w:rPr>
          <w:rFonts w:ascii="Times New Roman" w:hAnsi="Times New Roman" w:cs="Times New Roman"/>
          <w:position w:val="-10"/>
        </w:rPr>
        <w:object w:dxaOrig="1380" w:dyaOrig="340">
          <v:shape id="_x0000_i1068" type="#_x0000_t75" style="width:67.5pt;height:18.75pt" o:ole="">
            <v:imagedata r:id="rId110" o:title=""/>
          </v:shape>
          <o:OLEObject Type="Embed" ProgID="Equation.3" ShapeID="_x0000_i1068" DrawAspect="Content" ObjectID="_1482740592" r:id="rId111"/>
        </w:object>
      </w:r>
      <w:r w:rsidR="002F523A" w:rsidRPr="005E0B71">
        <w:rPr>
          <w:rFonts w:ascii="Times New Roman" w:hAnsi="Times New Roman" w:cs="Times New Roman"/>
        </w:rPr>
        <w:t>;</w:t>
      </w:r>
      <w:r w:rsidR="002F523A" w:rsidRPr="005E0B71">
        <w:rPr>
          <w:rFonts w:ascii="Times New Roman" w:hAnsi="Times New Roman" w:cs="Times New Roman"/>
        </w:rPr>
        <w:tab/>
      </w:r>
      <w:r w:rsidR="002F523A" w:rsidRPr="005E0B71">
        <w:rPr>
          <w:rFonts w:ascii="Times New Roman" w:hAnsi="Times New Roman" w:cs="Times New Roman"/>
        </w:rPr>
        <w:tab/>
      </w:r>
      <w:r w:rsidR="002F523A" w:rsidRPr="005E0B71">
        <w:rPr>
          <w:rFonts w:ascii="Times New Roman" w:hAnsi="Times New Roman" w:cs="Times New Roman"/>
          <w:position w:val="-34"/>
        </w:rPr>
        <w:object w:dxaOrig="1620" w:dyaOrig="760">
          <v:shape id="_x0000_i1069" type="#_x0000_t75" style="width:83.25pt;height:36pt" o:ole="">
            <v:imagedata r:id="rId112" o:title=""/>
          </v:shape>
          <o:OLEObject Type="Embed" ProgID="Equation.3" ShapeID="_x0000_i1069" DrawAspect="Content" ObjectID="_1482740593" r:id="rId113"/>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B5497F">
      <w:pPr>
        <w:spacing w:after="0"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w:t>
      </w:r>
      <w:r w:rsidRPr="005E0B71">
        <w:rPr>
          <w:rFonts w:ascii="Times New Roman" w:hAnsi="Times New Roman" w:cs="Times New Roman"/>
          <w:i/>
        </w:rPr>
        <w:t>W</w:t>
      </w:r>
      <w:r w:rsidRPr="005E0B71">
        <w:rPr>
          <w:rFonts w:ascii="Times New Roman" w:hAnsi="Times New Roman" w:cs="Times New Roman"/>
          <w:i/>
          <w:vertAlign w:val="subscript"/>
        </w:rPr>
        <w:t>∞</w:t>
      </w:r>
      <w:r w:rsidRPr="005E0B71">
        <w:rPr>
          <w:rFonts w:ascii="Times New Roman" w:hAnsi="Times New Roman" w:cs="Times New Roman"/>
        </w:rPr>
        <w:t xml:space="preserve"> is the maximum weight of an individual and </w:t>
      </w:r>
      <w:r w:rsidRPr="005E0B71">
        <w:rPr>
          <w:rFonts w:ascii="Times New Roman" w:hAnsi="Times New Roman" w:cs="Times New Roman"/>
          <w:i/>
        </w:rPr>
        <w:t>V</w:t>
      </w:r>
      <w:r w:rsidRPr="005E0B71">
        <w:rPr>
          <w:rFonts w:ascii="Times New Roman" w:hAnsi="Times New Roman" w:cs="Times New Roman"/>
          <w:i/>
          <w:vertAlign w:val="subscript"/>
        </w:rPr>
        <w:t>obs</w:t>
      </w:r>
      <w:r w:rsidRPr="005E0B71">
        <w:rPr>
          <w:rFonts w:ascii="Times New Roman" w:hAnsi="Times New Roman" w:cs="Times New Roman"/>
          <w:vertAlign w:val="subscript"/>
        </w:rPr>
        <w:t xml:space="preserve"> </w:t>
      </w:r>
      <w:r w:rsidRPr="005E0B71">
        <w:rPr>
          <w:rFonts w:ascii="Times New Roman" w:hAnsi="Times New Roman" w:cs="Times New Roman"/>
        </w:rPr>
        <w:t xml:space="preserve">is the observed age at 50% </w:t>
      </w:r>
      <w:r w:rsidR="00830466">
        <w:rPr>
          <w:rFonts w:ascii="Times New Roman" w:hAnsi="Times New Roman" w:cs="Times New Roman"/>
        </w:rPr>
        <w:t>selectivity</w:t>
      </w:r>
      <w:r w:rsidRPr="005E0B71">
        <w:rPr>
          <w:rFonts w:ascii="Times New Roman" w:hAnsi="Times New Roman" w:cs="Times New Roman"/>
        </w:rPr>
        <w:t xml:space="preserve"> determined from the ascending limb of the </w:t>
      </w:r>
      <w:r w:rsidR="00830466">
        <w:rPr>
          <w:rFonts w:ascii="Times New Roman" w:hAnsi="Times New Roman" w:cs="Times New Roman"/>
        </w:rPr>
        <w:t>selectivity</w:t>
      </w:r>
      <w:r w:rsidRPr="005E0B71">
        <w:rPr>
          <w:rFonts w:ascii="Times New Roman" w:hAnsi="Times New Roman" w:cs="Times New Roman"/>
        </w:rPr>
        <w:t xml:space="preserve"> </w:t>
      </w:r>
      <w:r w:rsidRPr="007F4B4A">
        <w:rPr>
          <w:rFonts w:ascii="Times New Roman" w:hAnsi="Times New Roman" w:cs="Times New Roman"/>
        </w:rPr>
        <w:t xml:space="preserve">curve </w:t>
      </w:r>
      <w:r w:rsidRPr="007F4B4A">
        <w:rPr>
          <w:rFonts w:ascii="Times New Roman" w:hAnsi="Times New Roman" w:cs="Times New Roman"/>
          <w:i/>
        </w:rPr>
        <w:t>ω</w:t>
      </w:r>
      <w:r w:rsidRPr="007F4B4A">
        <w:rPr>
          <w:rFonts w:ascii="Times New Roman" w:hAnsi="Times New Roman" w:cs="Times New Roman"/>
        </w:rPr>
        <w:t xml:space="preserve"> (Eqn. App.A.1</w:t>
      </w:r>
      <w:r w:rsidR="007F4B4A" w:rsidRPr="007F4B4A">
        <w:rPr>
          <w:rFonts w:ascii="Times New Roman" w:hAnsi="Times New Roman" w:cs="Times New Roman"/>
        </w:rPr>
        <w:t>2</w:t>
      </w:r>
      <w:r w:rsidRPr="007F4B4A">
        <w:rPr>
          <w:rFonts w:ascii="Times New Roman" w:hAnsi="Times New Roman" w:cs="Times New Roman"/>
        </w:rPr>
        <w:t>). Since</w:t>
      </w:r>
      <w:r w:rsidRPr="005E0B71">
        <w:rPr>
          <w:rFonts w:ascii="Times New Roman" w:hAnsi="Times New Roman" w:cs="Times New Roman"/>
        </w:rPr>
        <w:t xml:space="preserve"> bias in the age at 50% </w:t>
      </w:r>
      <w:r w:rsidR="00830466">
        <w:rPr>
          <w:rFonts w:ascii="Times New Roman" w:hAnsi="Times New Roman" w:cs="Times New Roman"/>
        </w:rPr>
        <w:t>selectivity</w:t>
      </w:r>
      <w:r w:rsidRPr="005E0B71">
        <w:rPr>
          <w:rFonts w:ascii="Times New Roman" w:hAnsi="Times New Roman" w:cs="Times New Roman"/>
        </w:rPr>
        <w:t xml:space="preserve"> may strongly affect the delay-difference model</w:t>
      </w:r>
      <w:r w:rsidR="00920571">
        <w:rPr>
          <w:rFonts w:ascii="Times New Roman" w:hAnsi="Times New Roman" w:cs="Times New Roman"/>
        </w:rPr>
        <w:t>,</w:t>
      </w:r>
      <w:r w:rsidRPr="005E0B71">
        <w:rPr>
          <w:rFonts w:ascii="Times New Roman" w:hAnsi="Times New Roman" w:cs="Times New Roman"/>
        </w:rPr>
        <w:t xml:space="preserve"> </w:t>
      </w:r>
      <w:proofErr w:type="spellStart"/>
      <w:r w:rsidRPr="005E0B71">
        <w:rPr>
          <w:rFonts w:ascii="Times New Roman" w:hAnsi="Times New Roman" w:cs="Times New Roman"/>
          <w:i/>
        </w:rPr>
        <w:t>V</w:t>
      </w:r>
      <w:r w:rsidRPr="005E0B71">
        <w:rPr>
          <w:rFonts w:ascii="Times New Roman" w:hAnsi="Times New Roman" w:cs="Times New Roman"/>
          <w:i/>
          <w:vertAlign w:val="subscript"/>
        </w:rPr>
        <w:t>obs</w:t>
      </w:r>
      <w:proofErr w:type="spellEnd"/>
      <w:r w:rsidRPr="005E0B71">
        <w:rPr>
          <w:rFonts w:ascii="Times New Roman" w:hAnsi="Times New Roman" w:cs="Times New Roman"/>
        </w:rPr>
        <w:t xml:space="preserve"> is simulated subject to imperfect knowledge (</w:t>
      </w:r>
      <w:r w:rsidR="00776000">
        <w:fldChar w:fldCharType="begin"/>
      </w:r>
      <w:r w:rsidR="00776000">
        <w:instrText xml:space="preserve"> REF _Ref326320521 \h  \* MERGEFORMAT </w:instrText>
      </w:r>
      <w:r w:rsidR="00776000">
        <w:fldChar w:fldCharType="separate"/>
      </w:r>
      <w:r w:rsidR="00CA5FFA" w:rsidRPr="00CA5FFA">
        <w:rPr>
          <w:rFonts w:ascii="Times New Roman" w:hAnsi="Times New Roman" w:cs="Times New Roman"/>
          <w:bCs/>
          <w:lang w:val="en-US"/>
        </w:rPr>
        <w:t>Table</w:t>
      </w:r>
      <w:r w:rsidR="00CA5FFA" w:rsidRPr="007F4B4A">
        <w:rPr>
          <w:rFonts w:ascii="Times New Roman" w:eastAsia="Times New Roman" w:hAnsi="Times New Roman" w:cs="Times New Roman"/>
          <w:bCs/>
          <w:szCs w:val="20"/>
          <w:lang w:eastAsia="en-CA"/>
        </w:rPr>
        <w:t xml:space="preserve"> App.C.1</w:t>
      </w:r>
      <w:r w:rsidR="00776000">
        <w:fldChar w:fldCharType="end"/>
      </w:r>
      <w:r w:rsidRPr="005E0B71">
        <w:rPr>
          <w:rFonts w:ascii="Times New Roman" w:hAnsi="Times New Roman" w:cs="Times New Roman"/>
        </w:rPr>
        <w:t xml:space="preserve"> 3). Survival rate at maximum sustainable yield is given by </w:t>
      </w:r>
      <w:r w:rsidRPr="005E0B71">
        <w:rPr>
          <w:rFonts w:ascii="Times New Roman" w:hAnsi="Times New Roman" w:cs="Times New Roman"/>
          <w:position w:val="-12"/>
        </w:rPr>
        <w:object w:dxaOrig="3220" w:dyaOrig="360">
          <v:shape id="_x0000_i1070" type="#_x0000_t75" style="width:162pt;height:18.75pt" o:ole="">
            <v:imagedata r:id="rId114" o:title=""/>
          </v:shape>
          <o:OLEObject Type="Embed" ProgID="Equation.3" ShapeID="_x0000_i1070" DrawAspect="Content" ObjectID="_1482740594" r:id="rId115"/>
        </w:object>
      </w:r>
      <w:r w:rsidRPr="005E0B71">
        <w:rPr>
          <w:rFonts w:ascii="Times New Roman" w:hAnsi="Times New Roman" w:cs="Times New Roman"/>
        </w:rPr>
        <w:t xml:space="preserve"> so </w:t>
      </w:r>
      <w:r w:rsidR="00920571">
        <w:rPr>
          <w:rFonts w:ascii="Times New Roman" w:hAnsi="Times New Roman" w:cs="Times New Roman"/>
        </w:rPr>
        <w:t xml:space="preserve">that </w:t>
      </w:r>
      <w:r w:rsidRPr="005E0B71">
        <w:rPr>
          <w:rFonts w:ascii="Times New Roman" w:hAnsi="Times New Roman" w:cs="Times New Roman"/>
        </w:rPr>
        <w:t xml:space="preserve">the number of spawners per recruit, </w:t>
      </w:r>
      <w:r w:rsidRPr="005E0B71">
        <w:rPr>
          <w:rFonts w:ascii="Times New Roman" w:hAnsi="Times New Roman" w:cs="Times New Roman"/>
          <w:i/>
        </w:rPr>
        <w:t>SPR</w:t>
      </w:r>
      <w:r w:rsidRPr="005E0B71">
        <w:rPr>
          <w:rFonts w:ascii="Times New Roman" w:hAnsi="Times New Roman" w:cs="Times New Roman"/>
        </w:rPr>
        <w:t xml:space="preserve"> is given by:</w:t>
      </w:r>
    </w:p>
    <w:p w:rsidR="002F523A" w:rsidRPr="005E0B71" w:rsidRDefault="002F523A" w:rsidP="00775019">
      <w:pPr>
        <w:spacing w:after="0" w:line="480" w:lineRule="auto"/>
        <w:rPr>
          <w:rFonts w:ascii="Times New Roman" w:hAnsi="Times New Roman" w:cs="Times New Roman"/>
        </w:rPr>
      </w:pPr>
    </w:p>
    <w:p w:rsidR="002F523A" w:rsidRDefault="002F523A" w:rsidP="00B5497F">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5</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B5497F" w:rsidRPr="005E0B71">
        <w:rPr>
          <w:rFonts w:ascii="Times New Roman" w:hAnsi="Times New Roman" w:cs="Times New Roman"/>
          <w:position w:val="-30"/>
        </w:rPr>
        <w:object w:dxaOrig="3460" w:dyaOrig="720">
          <v:shape id="_x0000_i1239" type="#_x0000_t75" style="width:173.25pt;height:36pt" o:ole="">
            <v:imagedata r:id="rId116" o:title=""/>
          </v:shape>
          <o:OLEObject Type="Embed" ProgID="Equation.3" ShapeID="_x0000_i1239" DrawAspect="Content" ObjectID="_1482740595" r:id="rId117"/>
        </w:object>
      </w:r>
    </w:p>
    <w:p w:rsidR="007F4B4A" w:rsidRPr="005E0B71" w:rsidRDefault="007F4B4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The Beverton-Holt parameter </w:t>
      </w:r>
      <w:r w:rsidRPr="005E0B71">
        <w:rPr>
          <w:rFonts w:ascii="Times New Roman" w:hAnsi="Times New Roman" w:cs="Times New Roman"/>
          <w:i/>
        </w:rPr>
        <w:t>α</w:t>
      </w:r>
      <w:r w:rsidRPr="005E0B71">
        <w:rPr>
          <w:rFonts w:ascii="Times New Roman" w:hAnsi="Times New Roman" w:cs="Times New Roman"/>
          <w:i/>
          <w:vertAlign w:val="subscript"/>
        </w:rPr>
        <w:t>rec</w:t>
      </w:r>
      <w:r w:rsidRPr="005E0B71">
        <w:rPr>
          <w:rFonts w:ascii="Times New Roman" w:hAnsi="Times New Roman" w:cs="Times New Roman"/>
        </w:rPr>
        <w:t>, the maximum recruits per spawner as spawner abundance approaches zero, is calculated:</w:t>
      </w: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ab/>
      </w: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6</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B5497F" w:rsidRPr="005E0B71">
        <w:rPr>
          <w:rFonts w:ascii="Times New Roman" w:hAnsi="Times New Roman" w:cs="Times New Roman"/>
          <w:position w:val="-12"/>
        </w:rPr>
        <w:object w:dxaOrig="4480" w:dyaOrig="400">
          <v:shape id="_x0000_i1268" type="#_x0000_t75" style="width:224.25pt;height:18.75pt" o:ole="">
            <v:imagedata r:id="rId118" o:title=""/>
          </v:shape>
          <o:OLEObject Type="Embed" ProgID="Equation.3" ShapeID="_x0000_i1268" DrawAspect="Content" ObjectID="_1482740596" r:id="rId119"/>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The derivative of yield with respect to harvest rate </w:t>
      </w:r>
      <w:r w:rsidRPr="005E0B71">
        <w:rPr>
          <w:rFonts w:ascii="Times New Roman" w:hAnsi="Times New Roman" w:cs="Times New Roman"/>
          <w:i/>
        </w:rPr>
        <w:t>Δ</w:t>
      </w:r>
      <w:r w:rsidRPr="005E0B71">
        <w:rPr>
          <w:rFonts w:ascii="Times New Roman" w:hAnsi="Times New Roman" w:cs="Times New Roman"/>
          <w:i/>
          <w:vertAlign w:val="subscript"/>
        </w:rPr>
        <w:t>SPR</w:t>
      </w:r>
      <w:r w:rsidRPr="005E0B71">
        <w:rPr>
          <w:rFonts w:ascii="Times New Roman" w:hAnsi="Times New Roman" w:cs="Times New Roman"/>
          <w:i/>
        </w:rPr>
        <w:t xml:space="preserve">, </w:t>
      </w:r>
      <w:r w:rsidRPr="005E0B71">
        <w:rPr>
          <w:rFonts w:ascii="Times New Roman" w:hAnsi="Times New Roman" w:cs="Times New Roman"/>
        </w:rPr>
        <w:t xml:space="preserve">evaluated at </w:t>
      </w:r>
      <w:proofErr w:type="spellStart"/>
      <w:r w:rsidRPr="005E0B71">
        <w:rPr>
          <w:rFonts w:ascii="Times New Roman" w:hAnsi="Times New Roman" w:cs="Times New Roman"/>
          <w:i/>
        </w:rPr>
        <w:t>Umsy</w:t>
      </w:r>
      <w:r w:rsidRPr="005E0B71">
        <w:rPr>
          <w:rFonts w:ascii="Times New Roman" w:hAnsi="Times New Roman" w:cs="Times New Roman"/>
          <w:i/>
          <w:vertAlign w:val="subscript"/>
        </w:rPr>
        <w:t>DD</w:t>
      </w:r>
      <w:proofErr w:type="spellEnd"/>
      <w:r w:rsidRPr="005E0B71">
        <w:rPr>
          <w:rFonts w:ascii="Times New Roman" w:hAnsi="Times New Roman" w:cs="Times New Roman"/>
          <w:vertAlign w:val="subscript"/>
        </w:rPr>
        <w:t xml:space="preserve"> </w:t>
      </w:r>
      <w:r w:rsidRPr="005E0B71">
        <w:rPr>
          <w:rFonts w:ascii="Times New Roman" w:hAnsi="Times New Roman" w:cs="Times New Roman"/>
        </w:rPr>
        <w:t>is given by:</w:t>
      </w:r>
    </w:p>
    <w:p w:rsidR="002F523A" w:rsidRPr="005E0B71" w:rsidRDefault="002F523A" w:rsidP="00775019">
      <w:pPr>
        <w:spacing w:after="0" w:line="480" w:lineRule="auto"/>
        <w:ind w:firstLine="720"/>
        <w:rPr>
          <w:rFonts w:ascii="Times New Roman" w:hAnsi="Times New Roman" w:cs="Times New Roman"/>
        </w:rPr>
      </w:pP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7</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B5497F" w:rsidRPr="005E0B71">
        <w:rPr>
          <w:rFonts w:ascii="Times New Roman" w:hAnsi="Times New Roman" w:cs="Times New Roman"/>
          <w:position w:val="-30"/>
        </w:rPr>
        <w:object w:dxaOrig="5700" w:dyaOrig="680">
          <v:shape id="_x0000_i1242" type="#_x0000_t75" style="width:284.25pt;height:36pt" o:ole="">
            <v:imagedata r:id="rId120" o:title=""/>
          </v:shape>
          <o:OLEObject Type="Embed" ProgID="Equation.3" ShapeID="_x0000_i1242" DrawAspect="Content" ObjectID="_1482740597" r:id="rId121"/>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w:t>
      </w:r>
      <w:r w:rsidRPr="005E0B71">
        <w:rPr>
          <w:rFonts w:ascii="Times New Roman" w:hAnsi="Times New Roman" w:cs="Times New Roman"/>
          <w:i/>
        </w:rPr>
        <w:t>S</w:t>
      </w:r>
      <w:r w:rsidRPr="005E0B71">
        <w:rPr>
          <w:rFonts w:ascii="Times New Roman" w:hAnsi="Times New Roman" w:cs="Times New Roman"/>
          <w:i/>
          <w:vertAlign w:val="subscript"/>
        </w:rPr>
        <w:t>0</w:t>
      </w:r>
      <w:r w:rsidRPr="005E0B71">
        <w:rPr>
          <w:rFonts w:ascii="Times New Roman" w:hAnsi="Times New Roman" w:cs="Times New Roman"/>
        </w:rPr>
        <w:t xml:space="preserve"> is unfished survival rate </w:t>
      </w:r>
      <w:r w:rsidRPr="005E0B71">
        <w:rPr>
          <w:rFonts w:ascii="Times New Roman" w:hAnsi="Times New Roman" w:cs="Times New Roman"/>
          <w:position w:val="-12"/>
        </w:rPr>
        <w:object w:dxaOrig="1480" w:dyaOrig="360">
          <v:shape id="_x0000_i1074" type="#_x0000_t75" style="width:75.75pt;height:18.75pt" o:ole="">
            <v:imagedata r:id="rId122" o:title=""/>
          </v:shape>
          <o:OLEObject Type="Embed" ProgID="Equation.3" ShapeID="_x0000_i1074" DrawAspect="Content" ObjectID="_1482740598" r:id="rId123"/>
        </w:object>
      </w:r>
      <w:r w:rsidRPr="005E0B71">
        <w:rPr>
          <w:rFonts w:ascii="Times New Roman" w:hAnsi="Times New Roman" w:cs="Times New Roman"/>
        </w:rPr>
        <w:t xml:space="preserve">. The Beverton-Holt parameter </w:t>
      </w:r>
      <w:r w:rsidRPr="005E0B71">
        <w:rPr>
          <w:rFonts w:ascii="Times New Roman" w:hAnsi="Times New Roman" w:cs="Times New Roman"/>
          <w:i/>
        </w:rPr>
        <w:t>β</w:t>
      </w:r>
      <w:r w:rsidRPr="005E0B71">
        <w:rPr>
          <w:rFonts w:ascii="Times New Roman" w:hAnsi="Times New Roman" w:cs="Times New Roman"/>
          <w:i/>
          <w:vertAlign w:val="subscript"/>
        </w:rPr>
        <w:t>rec</w:t>
      </w:r>
      <w:r w:rsidRPr="005E0B71">
        <w:rPr>
          <w:rFonts w:ascii="Times New Roman" w:hAnsi="Times New Roman" w:cs="Times New Roman"/>
          <w:i/>
        </w:rPr>
        <w:t xml:space="preserve"> </w:t>
      </w:r>
      <w:r w:rsidRPr="005E0B71">
        <w:rPr>
          <w:rFonts w:ascii="Times New Roman" w:hAnsi="Times New Roman" w:cs="Times New Roman"/>
        </w:rPr>
        <w:t>is calculated as:</w:t>
      </w:r>
    </w:p>
    <w:p w:rsidR="002F523A" w:rsidRPr="005E0B71" w:rsidRDefault="002F523A" w:rsidP="00775019">
      <w:pPr>
        <w:spacing w:after="0" w:line="480" w:lineRule="auto"/>
        <w:rPr>
          <w:rFonts w:ascii="Times New Roman" w:hAnsi="Times New Roman" w:cs="Times New Roman"/>
        </w:rPr>
      </w:pP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8</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B5497F" w:rsidRPr="005E0B71">
        <w:rPr>
          <w:rFonts w:ascii="Times New Roman" w:hAnsi="Times New Roman" w:cs="Times New Roman"/>
          <w:position w:val="-30"/>
        </w:rPr>
        <w:object w:dxaOrig="4239" w:dyaOrig="680">
          <v:shape id="_x0000_i1245" type="#_x0000_t75" style="width:210.75pt;height:36pt" o:ole="">
            <v:imagedata r:id="rId124" o:title=""/>
          </v:shape>
          <o:OLEObject Type="Embed" ProgID="Equation.3" ShapeID="_x0000_i1245" DrawAspect="Content" ObjectID="_1482740599" r:id="rId125"/>
        </w:object>
      </w:r>
      <w:r w:rsidRPr="005E0B71">
        <w:rPr>
          <w:rFonts w:ascii="Times New Roman" w:hAnsi="Times New Roman" w:cs="Times New Roman"/>
        </w:rPr>
        <w:tab/>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r w:rsidRPr="005E0B71">
        <w:rPr>
          <w:rFonts w:ascii="Times New Roman" w:hAnsi="Times New Roman" w:cs="Times New Roman"/>
        </w:rPr>
        <w:t xml:space="preserve">Unfished recruitment </w:t>
      </w:r>
      <w:r w:rsidRPr="005E0B71">
        <w:rPr>
          <w:rFonts w:ascii="Times New Roman" w:hAnsi="Times New Roman" w:cs="Times New Roman"/>
          <w:i/>
        </w:rPr>
        <w:t>R</w:t>
      </w:r>
      <w:r w:rsidRPr="005E0B71">
        <w:rPr>
          <w:rFonts w:ascii="Times New Roman" w:hAnsi="Times New Roman" w:cs="Times New Roman"/>
          <w:i/>
          <w:vertAlign w:val="subscript"/>
        </w:rPr>
        <w:t>0</w:t>
      </w:r>
      <w:r w:rsidRPr="005E0B71">
        <w:rPr>
          <w:rFonts w:ascii="Times New Roman" w:hAnsi="Times New Roman" w:cs="Times New Roman"/>
        </w:rPr>
        <w:t xml:space="preserve"> is allocated to recruitments up to and including the age at recruitment to the fishery </w:t>
      </w:r>
      <w:r w:rsidRPr="005E0B71">
        <w:rPr>
          <w:rFonts w:ascii="Times New Roman" w:hAnsi="Times New Roman" w:cs="Times New Roman"/>
          <w:i/>
        </w:rPr>
        <w:t>V</w:t>
      </w:r>
      <w:r w:rsidRPr="005E0B71">
        <w:rPr>
          <w:rFonts w:ascii="Times New Roman" w:hAnsi="Times New Roman" w:cs="Times New Roman"/>
          <w:i/>
          <w:vertAlign w:val="subscript"/>
        </w:rPr>
        <w:t>obs</w:t>
      </w:r>
      <w:r w:rsidRPr="005E0B71">
        <w:rPr>
          <w:rFonts w:ascii="Times New Roman" w:hAnsi="Times New Roman" w:cs="Times New Roman"/>
          <w:i/>
        </w:rPr>
        <w:t xml:space="preserve"> </w:t>
      </w:r>
      <w:r w:rsidRPr="005E0B71">
        <w:rPr>
          <w:rFonts w:ascii="Times New Roman" w:hAnsi="Times New Roman" w:cs="Times New Roman"/>
        </w:rPr>
        <w:t>and is given by:</w:t>
      </w:r>
    </w:p>
    <w:p w:rsidR="002F523A" w:rsidRPr="005E0B71" w:rsidRDefault="002F523A" w:rsidP="00775019">
      <w:pPr>
        <w:spacing w:after="0" w:line="480" w:lineRule="auto"/>
        <w:rPr>
          <w:rFonts w:ascii="Times New Roman" w:hAnsi="Times New Roman" w:cs="Times New Roman"/>
        </w:rPr>
      </w:pP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t>App.B.</w:t>
      </w:r>
      <w:r w:rsidR="00E408E9">
        <w:rPr>
          <w:rFonts w:ascii="Times New Roman" w:hAnsi="Times New Roman" w:cs="Times New Roman"/>
        </w:rPr>
        <w:t>9</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B5497F" w:rsidRPr="005E0B71">
        <w:rPr>
          <w:rFonts w:ascii="Times New Roman" w:hAnsi="Times New Roman" w:cs="Times New Roman"/>
          <w:position w:val="-30"/>
        </w:rPr>
        <w:object w:dxaOrig="2799" w:dyaOrig="680">
          <v:shape id="_x0000_i1248" type="#_x0000_t75" style="width:138pt;height:36pt" o:ole="">
            <v:imagedata r:id="rId126" o:title=""/>
          </v:shape>
          <o:OLEObject Type="Embed" ProgID="Equation.3" ShapeID="_x0000_i1248" DrawAspect="Content" ObjectID="_1482740600" r:id="rId127"/>
        </w:object>
      </w:r>
    </w:p>
    <w:p w:rsidR="002F523A" w:rsidRPr="005E0B71" w:rsidRDefault="002F523A"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unfished spawners per recruit </w:t>
      </w:r>
      <w:r w:rsidRPr="005E0B71">
        <w:rPr>
          <w:rFonts w:ascii="Times New Roman" w:hAnsi="Times New Roman" w:cs="Times New Roman"/>
          <w:i/>
        </w:rPr>
        <w:t>SPR</w:t>
      </w:r>
      <w:r w:rsidRPr="005E0B71">
        <w:rPr>
          <w:rFonts w:ascii="Times New Roman" w:hAnsi="Times New Roman" w:cs="Times New Roman"/>
          <w:i/>
          <w:vertAlign w:val="subscript"/>
        </w:rPr>
        <w:t>0</w:t>
      </w:r>
      <w:r w:rsidRPr="005E0B71">
        <w:rPr>
          <w:rFonts w:ascii="Times New Roman" w:hAnsi="Times New Roman" w:cs="Times New Roman"/>
        </w:rPr>
        <w:t xml:space="preserve"> is calculated using Equation App.B.</w:t>
      </w:r>
      <w:r w:rsidR="00B1209B">
        <w:rPr>
          <w:rFonts w:ascii="Times New Roman" w:hAnsi="Times New Roman" w:cs="Times New Roman"/>
        </w:rPr>
        <w:t>5</w:t>
      </w:r>
      <w:r w:rsidR="00B1209B" w:rsidRPr="005E0B71">
        <w:rPr>
          <w:rFonts w:ascii="Times New Roman" w:hAnsi="Times New Roman" w:cs="Times New Roman"/>
        </w:rPr>
        <w:t xml:space="preserve"> </w:t>
      </w:r>
      <w:r w:rsidRPr="005E0B71">
        <w:rPr>
          <w:rFonts w:ascii="Times New Roman" w:hAnsi="Times New Roman" w:cs="Times New Roman"/>
        </w:rPr>
        <w:t xml:space="preserve">when </w:t>
      </w:r>
      <w:proofErr w:type="spellStart"/>
      <w:r w:rsidRPr="005E0B71">
        <w:rPr>
          <w:rFonts w:ascii="Times New Roman" w:hAnsi="Times New Roman" w:cs="Times New Roman"/>
          <w:i/>
        </w:rPr>
        <w:t>S</w:t>
      </w:r>
      <w:r w:rsidRPr="005E0B71">
        <w:rPr>
          <w:rFonts w:ascii="Times New Roman" w:hAnsi="Times New Roman" w:cs="Times New Roman"/>
          <w:vertAlign w:val="subscript"/>
        </w:rPr>
        <w:t>msy</w:t>
      </w:r>
      <w:proofErr w:type="spellEnd"/>
      <w:r w:rsidRPr="005E0B71">
        <w:rPr>
          <w:rFonts w:ascii="Times New Roman" w:hAnsi="Times New Roman" w:cs="Times New Roman"/>
        </w:rPr>
        <w:t xml:space="preserve"> </w:t>
      </w:r>
      <w:r w:rsidR="004620E9">
        <w:rPr>
          <w:rFonts w:ascii="Times New Roman" w:hAnsi="Times New Roman" w:cs="Times New Roman"/>
        </w:rPr>
        <w:t xml:space="preserve">is </w:t>
      </w:r>
      <w:r w:rsidRPr="005E0B71">
        <w:rPr>
          <w:rFonts w:ascii="Times New Roman" w:hAnsi="Times New Roman" w:cs="Times New Roman"/>
        </w:rPr>
        <w:t>replaced by</w:t>
      </w:r>
      <w:r w:rsidR="004620E9">
        <w:rPr>
          <w:rFonts w:ascii="Times New Roman" w:hAnsi="Times New Roman" w:cs="Times New Roman"/>
        </w:rPr>
        <w:t xml:space="preserve"> </w:t>
      </w:r>
      <w:r w:rsidRPr="005E0B71">
        <w:rPr>
          <w:rFonts w:ascii="Times New Roman" w:hAnsi="Times New Roman" w:cs="Times New Roman"/>
          <w:i/>
        </w:rPr>
        <w:t>S</w:t>
      </w:r>
      <w:r w:rsidRPr="005E0B71">
        <w:rPr>
          <w:rFonts w:ascii="Times New Roman" w:hAnsi="Times New Roman" w:cs="Times New Roman"/>
          <w:vertAlign w:val="subscript"/>
        </w:rPr>
        <w:t>0</w:t>
      </w:r>
      <w:r w:rsidRPr="005E0B71">
        <w:rPr>
          <w:rFonts w:ascii="Times New Roman" w:hAnsi="Times New Roman" w:cs="Times New Roman"/>
        </w:rPr>
        <w:t>:</w:t>
      </w: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t xml:space="preserve">It follows that initial biomass </w:t>
      </w:r>
      <w:r w:rsidRPr="005E0B71">
        <w:rPr>
          <w:rFonts w:ascii="Times New Roman" w:hAnsi="Times New Roman" w:cs="Times New Roman"/>
          <w:i/>
        </w:rPr>
        <w:t>B</w:t>
      </w:r>
      <w:r w:rsidRPr="005E0B71">
        <w:rPr>
          <w:rFonts w:ascii="Times New Roman" w:hAnsi="Times New Roman" w:cs="Times New Roman"/>
          <w:i/>
          <w:vertAlign w:val="subscript"/>
        </w:rPr>
        <w:t>1</w:t>
      </w:r>
      <w:r w:rsidRPr="005E0B71">
        <w:rPr>
          <w:rFonts w:ascii="Times New Roman" w:hAnsi="Times New Roman" w:cs="Times New Roman"/>
          <w:i/>
        </w:rPr>
        <w:t xml:space="preserve"> </w:t>
      </w:r>
      <w:r w:rsidRPr="005E0B71">
        <w:rPr>
          <w:rFonts w:ascii="Times New Roman" w:hAnsi="Times New Roman" w:cs="Times New Roman"/>
        </w:rPr>
        <w:t xml:space="preserve">is given by: </w:t>
      </w:r>
      <w:r w:rsidR="00B5497F" w:rsidRPr="005E0B71">
        <w:rPr>
          <w:rFonts w:ascii="Times New Roman" w:hAnsi="Times New Roman" w:cs="Times New Roman"/>
          <w:position w:val="-12"/>
        </w:rPr>
        <w:object w:dxaOrig="1420" w:dyaOrig="360">
          <v:shape id="_x0000_i1252" type="#_x0000_t75" style="width:72.75pt;height:18.75pt" o:ole="">
            <v:imagedata r:id="rId128" o:title=""/>
          </v:shape>
          <o:OLEObject Type="Embed" ProgID="Equation.3" ShapeID="_x0000_i1252" DrawAspect="Content" ObjectID="_1482740601" r:id="rId129"/>
        </w:object>
      </w:r>
      <w:r w:rsidRPr="005E0B71">
        <w:rPr>
          <w:rFonts w:ascii="Times New Roman" w:hAnsi="Times New Roman" w:cs="Times New Roman"/>
        </w:rPr>
        <w:t xml:space="preserve"> and initial numbers </w:t>
      </w:r>
      <w:r w:rsidRPr="005E0B71">
        <w:rPr>
          <w:rFonts w:ascii="Times New Roman" w:hAnsi="Times New Roman" w:cs="Times New Roman"/>
          <w:i/>
        </w:rPr>
        <w:t>N</w:t>
      </w:r>
      <w:r w:rsidRPr="005E0B71">
        <w:rPr>
          <w:rFonts w:ascii="Times New Roman" w:hAnsi="Times New Roman" w:cs="Times New Roman"/>
          <w:i/>
          <w:vertAlign w:val="subscript"/>
        </w:rPr>
        <w:t>1</w:t>
      </w:r>
      <w:r w:rsidRPr="005E0B71">
        <w:rPr>
          <w:rFonts w:ascii="Times New Roman" w:hAnsi="Times New Roman" w:cs="Times New Roman"/>
        </w:rPr>
        <w:t xml:space="preserve"> is given by</w:t>
      </w:r>
      <w:r w:rsidRPr="005E0B71">
        <w:rPr>
          <w:rFonts w:ascii="Times New Roman" w:hAnsi="Times New Roman" w:cs="Times New Roman"/>
          <w:position w:val="-10"/>
        </w:rPr>
        <w:object w:dxaOrig="1540" w:dyaOrig="320">
          <v:shape id="_x0000_i1078" type="#_x0000_t75" style="width:80.25pt;height:17.25pt" o:ole="">
            <v:imagedata r:id="rId130" o:title=""/>
          </v:shape>
          <o:OLEObject Type="Embed" ProgID="Equation.DSMT4" ShapeID="_x0000_i1078" DrawAspect="Content" ObjectID="_1482740602" r:id="rId131"/>
        </w:object>
      </w:r>
      <w:r w:rsidRPr="005E0B71">
        <w:rPr>
          <w:rFonts w:ascii="Times New Roman" w:hAnsi="Times New Roman" w:cs="Times New Roman"/>
        </w:rPr>
        <w:t xml:space="preserve">. From this initialization, biomass dynamics </w:t>
      </w:r>
      <w:r w:rsidR="004620E9">
        <w:rPr>
          <w:rFonts w:ascii="Times New Roman" w:hAnsi="Times New Roman" w:cs="Times New Roman"/>
        </w:rPr>
        <w:t>a</w:t>
      </w:r>
      <w:r w:rsidRPr="005E0B71">
        <w:rPr>
          <w:rFonts w:ascii="Times New Roman" w:hAnsi="Times New Roman" w:cs="Times New Roman"/>
        </w:rPr>
        <w:t>re calculated by:</w:t>
      </w:r>
    </w:p>
    <w:p w:rsidR="002F523A" w:rsidRPr="005E0B71" w:rsidRDefault="002F523A" w:rsidP="00B5497F">
      <w:pPr>
        <w:spacing w:after="0" w:line="480" w:lineRule="auto"/>
        <w:rPr>
          <w:rFonts w:ascii="Times New Roman" w:hAnsi="Times New Roman" w:cs="Times New Roman"/>
        </w:rPr>
      </w:pP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t>App.B.1</w:t>
      </w:r>
      <w:r w:rsidR="00E408E9">
        <w:rPr>
          <w:rFonts w:ascii="Times New Roman" w:hAnsi="Times New Roman" w:cs="Times New Roman"/>
        </w:rPr>
        <w:t>0</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00B5497F" w:rsidRPr="005E0B71">
        <w:rPr>
          <w:rFonts w:ascii="Times New Roman" w:hAnsi="Times New Roman" w:cs="Times New Roman"/>
          <w:position w:val="-14"/>
        </w:rPr>
        <w:object w:dxaOrig="3440" w:dyaOrig="380">
          <v:shape id="_x0000_i1256" type="#_x0000_t75" style="width:171.75pt;height:17.25pt" o:ole="">
            <v:imagedata r:id="rId132" o:title=""/>
          </v:shape>
          <o:OLEObject Type="Embed" ProgID="Equation.3" ShapeID="_x0000_i1256" DrawAspect="Content" ObjectID="_1482740603" r:id="rId133"/>
        </w:object>
      </w:r>
      <w:r w:rsidR="00B5497F">
        <w:rPr>
          <w:rFonts w:ascii="Times New Roman" w:hAnsi="Times New Roman" w:cs="Times New Roman"/>
        </w:rPr>
        <w:t xml:space="preserve">  </w:t>
      </w:r>
      <w:r w:rsidRPr="005E0B71">
        <w:rPr>
          <w:rFonts w:ascii="Times New Roman" w:hAnsi="Times New Roman" w:cs="Times New Roman"/>
        </w:rPr>
        <w:t xml:space="preserve">;  </w:t>
      </w:r>
      <w:r w:rsidR="00B5497F">
        <w:rPr>
          <w:rFonts w:ascii="Times New Roman" w:hAnsi="Times New Roman" w:cs="Times New Roman"/>
        </w:rPr>
        <w:t xml:space="preserve">   </w:t>
      </w:r>
      <w:r w:rsidR="00B5497F" w:rsidRPr="005E0B71">
        <w:rPr>
          <w:rFonts w:ascii="Times New Roman" w:hAnsi="Times New Roman" w:cs="Times New Roman"/>
          <w:position w:val="-14"/>
        </w:rPr>
        <w:object w:dxaOrig="2040" w:dyaOrig="380">
          <v:shape id="_x0000_i1259" type="#_x0000_t75" style="width:103.5pt;height:17.25pt" o:ole="">
            <v:imagedata r:id="rId134" o:title=""/>
          </v:shape>
          <o:OLEObject Type="Embed" ProgID="Equation.3" ShapeID="_x0000_i1259" DrawAspect="Content" ObjectID="_1482740604" r:id="rId135"/>
        </w:object>
      </w:r>
    </w:p>
    <w:p w:rsidR="002F523A" w:rsidRPr="005E0B71" w:rsidRDefault="002F523A" w:rsidP="00B5497F">
      <w:pPr>
        <w:spacing w:after="0" w:line="480" w:lineRule="auto"/>
        <w:rPr>
          <w:rFonts w:ascii="Times New Roman" w:hAnsi="Times New Roman" w:cs="Times New Roman"/>
        </w:rPr>
      </w:pPr>
    </w:p>
    <w:p w:rsidR="002F523A" w:rsidRPr="005E0B71" w:rsidRDefault="002F523A" w:rsidP="00B5497F">
      <w:pPr>
        <w:spacing w:after="0" w:line="480" w:lineRule="auto"/>
        <w:rPr>
          <w:rFonts w:ascii="Times New Roman" w:hAnsi="Times New Roman" w:cs="Times New Roman"/>
        </w:rPr>
      </w:pPr>
      <w:r w:rsidRPr="005E0B71">
        <w:rPr>
          <w:rFonts w:ascii="Times New Roman" w:hAnsi="Times New Roman" w:cs="Times New Roman"/>
        </w:rPr>
        <w:t xml:space="preserve">where </w:t>
      </w:r>
      <w:r w:rsidRPr="005E0B71">
        <w:rPr>
          <w:rFonts w:ascii="Times New Roman" w:hAnsi="Times New Roman" w:cs="Times New Roman"/>
          <w:position w:val="-14"/>
        </w:rPr>
        <w:object w:dxaOrig="2320" w:dyaOrig="380">
          <v:shape id="_x0000_i1081" type="#_x0000_t75" style="width:117.75pt;height:17.25pt" o:ole="">
            <v:imagedata r:id="rId136" o:title=""/>
          </v:shape>
          <o:OLEObject Type="Embed" ProgID="Equation.3" ShapeID="_x0000_i1081" DrawAspect="Content" ObjectID="_1482740605" r:id="rId137"/>
        </w:object>
      </w:r>
      <w:r w:rsidRPr="005E0B71">
        <w:rPr>
          <w:rFonts w:ascii="Times New Roman" w:hAnsi="Times New Roman" w:cs="Times New Roman"/>
          <w:i/>
        </w:rPr>
        <w:t xml:space="preserve"> </w:t>
      </w:r>
      <w:r w:rsidRPr="005E0B71">
        <w:rPr>
          <w:rFonts w:ascii="Times New Roman" w:hAnsi="Times New Roman" w:cs="Times New Roman"/>
        </w:rPr>
        <w:t xml:space="preserve">is the survival rate in year </w:t>
      </w:r>
      <w:r w:rsidRPr="005E0B71">
        <w:rPr>
          <w:rFonts w:ascii="Times New Roman" w:hAnsi="Times New Roman" w:cs="Times New Roman"/>
          <w:i/>
        </w:rPr>
        <w:t>y</w:t>
      </w:r>
      <w:r w:rsidRPr="005E0B71">
        <w:rPr>
          <w:rFonts w:ascii="Times New Roman" w:hAnsi="Times New Roman" w:cs="Times New Roman"/>
        </w:rPr>
        <w:t xml:space="preserve">, </w:t>
      </w:r>
      <w:r w:rsidRPr="005E0B71">
        <w:rPr>
          <w:rFonts w:ascii="Times New Roman" w:hAnsi="Times New Roman" w:cs="Times New Roman"/>
          <w:i/>
        </w:rPr>
        <w:t>N</w:t>
      </w:r>
      <w:r w:rsidRPr="005E0B71">
        <w:rPr>
          <w:rFonts w:ascii="Times New Roman" w:hAnsi="Times New Roman" w:cs="Times New Roman"/>
        </w:rPr>
        <w:t xml:space="preserve"> represents stock numbers, </w:t>
      </w:r>
      <w:r w:rsidRPr="005E0B71">
        <w:rPr>
          <w:rFonts w:ascii="Times New Roman" w:hAnsi="Times New Roman" w:cs="Times New Roman"/>
          <w:i/>
        </w:rPr>
        <w:t>B</w:t>
      </w:r>
      <w:r w:rsidRPr="005E0B71">
        <w:rPr>
          <w:rFonts w:ascii="Times New Roman" w:hAnsi="Times New Roman" w:cs="Times New Roman"/>
        </w:rPr>
        <w:t xml:space="preserve"> is the biomass, </w:t>
      </w:r>
      <w:proofErr w:type="spellStart"/>
      <w:r w:rsidRPr="005E0B71">
        <w:rPr>
          <w:rFonts w:ascii="Times New Roman" w:hAnsi="Times New Roman" w:cs="Times New Roman"/>
          <w:i/>
        </w:rPr>
        <w:t>W</w:t>
      </w:r>
      <w:r w:rsidRPr="005E0B71">
        <w:rPr>
          <w:rFonts w:ascii="Times New Roman" w:hAnsi="Times New Roman" w:cs="Times New Roman"/>
          <w:i/>
          <w:vertAlign w:val="subscript"/>
        </w:rPr>
        <w:t>k</w:t>
      </w:r>
      <w:proofErr w:type="spellEnd"/>
      <w:r w:rsidRPr="005E0B71">
        <w:rPr>
          <w:rFonts w:ascii="Times New Roman" w:hAnsi="Times New Roman" w:cs="Times New Roman"/>
          <w:i/>
        </w:rPr>
        <w:t xml:space="preserve"> </w:t>
      </w:r>
      <w:r w:rsidRPr="005E0B71">
        <w:rPr>
          <w:rFonts w:ascii="Times New Roman" w:hAnsi="Times New Roman" w:cs="Times New Roman"/>
        </w:rPr>
        <w:t xml:space="preserve">is the weight of an individual at the age at 50% </w:t>
      </w:r>
      <w:r w:rsidR="00830466">
        <w:rPr>
          <w:rFonts w:ascii="Times New Roman" w:hAnsi="Times New Roman" w:cs="Times New Roman"/>
        </w:rPr>
        <w:t>selectivity</w:t>
      </w:r>
      <w:r w:rsidRPr="005E0B71">
        <w:rPr>
          <w:rFonts w:ascii="Times New Roman" w:hAnsi="Times New Roman" w:cs="Times New Roman"/>
        </w:rPr>
        <w:t xml:space="preserve"> </w:t>
      </w:r>
      <w:r w:rsidRPr="005E0B71">
        <w:rPr>
          <w:rFonts w:ascii="Times New Roman" w:hAnsi="Times New Roman" w:cs="Times New Roman"/>
          <w:i/>
        </w:rPr>
        <w:t>k</w:t>
      </w:r>
      <w:r w:rsidRPr="005E0B71">
        <w:rPr>
          <w:rFonts w:ascii="Times New Roman" w:hAnsi="Times New Roman" w:cs="Times New Roman"/>
        </w:rPr>
        <w:t xml:space="preserve">, </w:t>
      </w:r>
      <w:r w:rsidRPr="005E0B71">
        <w:rPr>
          <w:rFonts w:ascii="Times New Roman" w:hAnsi="Times New Roman" w:cs="Times New Roman"/>
          <w:i/>
        </w:rPr>
        <w:t xml:space="preserve">M </w:t>
      </w:r>
      <w:r w:rsidRPr="005E0B71">
        <w:rPr>
          <w:rFonts w:ascii="Times New Roman" w:hAnsi="Times New Roman" w:cs="Times New Roman"/>
        </w:rPr>
        <w:t xml:space="preserve">is the natural mortality rate (assumed to be known exactly), </w:t>
      </w:r>
      <w:r w:rsidRPr="005E0B71">
        <w:rPr>
          <w:rFonts w:ascii="Times New Roman" w:hAnsi="Times New Roman" w:cs="Times New Roman"/>
          <w:i/>
        </w:rPr>
        <w:t>q</w:t>
      </w:r>
      <w:r w:rsidRPr="005E0B71">
        <w:rPr>
          <w:rFonts w:ascii="Times New Roman" w:hAnsi="Times New Roman" w:cs="Times New Roman"/>
          <w:i/>
          <w:vertAlign w:val="subscript"/>
        </w:rPr>
        <w:t>DD</w:t>
      </w:r>
      <w:r w:rsidRPr="005E0B71">
        <w:rPr>
          <w:rFonts w:ascii="Times New Roman" w:hAnsi="Times New Roman" w:cs="Times New Roman"/>
        </w:rPr>
        <w:t xml:space="preserve"> is the estimated catchability, </w:t>
      </w:r>
      <w:r w:rsidRPr="005E0B71">
        <w:rPr>
          <w:rFonts w:ascii="Times New Roman" w:hAnsi="Times New Roman" w:cs="Times New Roman"/>
          <w:i/>
        </w:rPr>
        <w:t>E</w:t>
      </w:r>
      <w:r w:rsidRPr="005E0B71">
        <w:rPr>
          <w:rFonts w:ascii="Times New Roman" w:hAnsi="Times New Roman" w:cs="Times New Roman"/>
          <w:vertAlign w:val="subscript"/>
        </w:rPr>
        <w:t>y</w:t>
      </w:r>
      <w:r w:rsidRPr="005E0B71">
        <w:rPr>
          <w:rFonts w:ascii="Times New Roman" w:hAnsi="Times New Roman" w:cs="Times New Roman"/>
        </w:rPr>
        <w:t xml:space="preserve"> is the observed fishing effort during year </w:t>
      </w:r>
      <w:r w:rsidRPr="005E0B71">
        <w:rPr>
          <w:rFonts w:ascii="Times New Roman" w:hAnsi="Times New Roman" w:cs="Times New Roman"/>
          <w:i/>
        </w:rPr>
        <w:t>y</w:t>
      </w:r>
      <w:proofErr w:type="gramStart"/>
      <w:r w:rsidRPr="005E0B71">
        <w:rPr>
          <w:rFonts w:ascii="Times New Roman" w:hAnsi="Times New Roman" w:cs="Times New Roman"/>
        </w:rPr>
        <w:t>,  and</w:t>
      </w:r>
      <w:proofErr w:type="gramEnd"/>
      <w:r w:rsidRPr="005E0B71">
        <w:rPr>
          <w:rFonts w:ascii="Times New Roman" w:hAnsi="Times New Roman" w:cs="Times New Roman"/>
        </w:rPr>
        <w:t xml:space="preserve"> </w:t>
      </w:r>
      <w:r w:rsidRPr="005E0B71">
        <w:rPr>
          <w:rFonts w:ascii="Times New Roman" w:hAnsi="Times New Roman" w:cs="Times New Roman"/>
          <w:i/>
        </w:rPr>
        <w:t>R</w:t>
      </w:r>
      <w:r w:rsidRPr="005E0B71">
        <w:rPr>
          <w:rFonts w:ascii="Times New Roman" w:hAnsi="Times New Roman" w:cs="Times New Roman"/>
          <w:vertAlign w:val="subscript"/>
        </w:rPr>
        <w:t>y</w:t>
      </w:r>
      <w:r w:rsidRPr="005E0B71">
        <w:rPr>
          <w:rFonts w:ascii="Times New Roman" w:hAnsi="Times New Roman" w:cs="Times New Roman"/>
        </w:rPr>
        <w:t xml:space="preserve"> represents the number of recruits during year </w:t>
      </w:r>
      <w:r w:rsidRPr="005E0B71">
        <w:rPr>
          <w:rFonts w:ascii="Times New Roman" w:hAnsi="Times New Roman" w:cs="Times New Roman"/>
          <w:i/>
        </w:rPr>
        <w:t>y</w:t>
      </w:r>
      <w:r w:rsidRPr="005E0B71">
        <w:rPr>
          <w:rFonts w:ascii="Times New Roman" w:hAnsi="Times New Roman" w:cs="Times New Roman"/>
        </w:rPr>
        <w:t xml:space="preserve">: </w:t>
      </w:r>
    </w:p>
    <w:p w:rsidR="002F523A" w:rsidRPr="005E0B71" w:rsidRDefault="002F523A" w:rsidP="00775019">
      <w:pPr>
        <w:spacing w:after="0" w:line="480" w:lineRule="auto"/>
        <w:rPr>
          <w:rFonts w:ascii="Times New Roman" w:hAnsi="Times New Roman" w:cs="Times New Roman"/>
        </w:rPr>
      </w:pPr>
    </w:p>
    <w:p w:rsidR="002F523A" w:rsidRDefault="002F523A" w:rsidP="00775019">
      <w:pPr>
        <w:spacing w:after="0" w:line="480" w:lineRule="auto"/>
        <w:rPr>
          <w:rFonts w:ascii="Times New Roman" w:hAnsi="Times New Roman" w:cs="Times New Roman"/>
        </w:rPr>
      </w:pPr>
      <w:r w:rsidRPr="005E0B71">
        <w:rPr>
          <w:rFonts w:ascii="Times New Roman" w:hAnsi="Times New Roman" w:cs="Times New Roman"/>
        </w:rPr>
        <w:t>App.B.1</w:t>
      </w:r>
      <w:r w:rsidR="00E408E9">
        <w:rPr>
          <w:rFonts w:ascii="Times New Roman" w:hAnsi="Times New Roman" w:cs="Times New Roman"/>
        </w:rPr>
        <w:t>1</w:t>
      </w:r>
      <w:r w:rsidRPr="005E0B71">
        <w:rPr>
          <w:rFonts w:ascii="Times New Roman" w:hAnsi="Times New Roman" w:cs="Times New Roman"/>
        </w:rPr>
        <w:t>)</w:t>
      </w:r>
      <w:r w:rsidRPr="005E0B71">
        <w:rPr>
          <w:rFonts w:ascii="Times New Roman" w:hAnsi="Times New Roman" w:cs="Times New Roman"/>
        </w:rPr>
        <w:tab/>
      </w:r>
      <w:r w:rsidRPr="005E0B71">
        <w:rPr>
          <w:rFonts w:ascii="Times New Roman" w:hAnsi="Times New Roman" w:cs="Times New Roman"/>
        </w:rPr>
        <w:tab/>
      </w:r>
      <w:r w:rsidRPr="005E0B71">
        <w:rPr>
          <w:rFonts w:ascii="Times New Roman" w:hAnsi="Times New Roman" w:cs="Times New Roman"/>
          <w:position w:val="-32"/>
        </w:rPr>
        <w:object w:dxaOrig="2340" w:dyaOrig="740">
          <v:shape id="_x0000_i1082" type="#_x0000_t75" style="width:119.25pt;height:36pt" o:ole="">
            <v:imagedata r:id="rId138" o:title=""/>
          </v:shape>
          <o:OLEObject Type="Embed" ProgID="Equation.3" ShapeID="_x0000_i1082" DrawAspect="Content" ObjectID="_1482740606" r:id="rId139"/>
        </w:object>
      </w:r>
    </w:p>
    <w:p w:rsidR="00B5497F" w:rsidRPr="005E0B71" w:rsidRDefault="00B5497F" w:rsidP="00775019">
      <w:pPr>
        <w:spacing w:after="0" w:line="480" w:lineRule="auto"/>
        <w:rPr>
          <w:rFonts w:ascii="Times New Roman" w:hAnsi="Times New Roman" w:cs="Times New Roman"/>
        </w:rPr>
      </w:pPr>
    </w:p>
    <w:p w:rsidR="002F523A" w:rsidRPr="005E0B71" w:rsidRDefault="002F523A" w:rsidP="00775019">
      <w:pPr>
        <w:spacing w:after="0" w:line="480" w:lineRule="auto"/>
        <w:rPr>
          <w:rFonts w:ascii="Times New Roman" w:hAnsi="Times New Roman" w:cs="Times New Roman"/>
        </w:rPr>
      </w:pPr>
      <w:proofErr w:type="gramStart"/>
      <w:r w:rsidRPr="005E0B71">
        <w:rPr>
          <w:rFonts w:ascii="Times New Roman" w:hAnsi="Times New Roman" w:cs="Times New Roman"/>
        </w:rPr>
        <w:t>where</w:t>
      </w:r>
      <w:proofErr w:type="gramEnd"/>
      <w:r w:rsidRPr="005E0B71">
        <w:rPr>
          <w:rFonts w:ascii="Times New Roman" w:hAnsi="Times New Roman" w:cs="Times New Roman"/>
        </w:rPr>
        <w:t xml:space="preserve"> catches </w:t>
      </w:r>
      <w:r w:rsidRPr="005E0B71">
        <w:rPr>
          <w:rFonts w:ascii="Times New Roman" w:hAnsi="Times New Roman" w:cs="Times New Roman"/>
          <w:i/>
        </w:rPr>
        <w:t xml:space="preserve">C, </w:t>
      </w:r>
      <w:r w:rsidRPr="005E0B71">
        <w:rPr>
          <w:rFonts w:ascii="Times New Roman" w:hAnsi="Times New Roman" w:cs="Times New Roman"/>
        </w:rPr>
        <w:t xml:space="preserve">are given by: </w:t>
      </w:r>
      <w:r w:rsidRPr="005E0B71">
        <w:rPr>
          <w:rFonts w:ascii="Times New Roman" w:hAnsi="Times New Roman" w:cs="Times New Roman"/>
          <w:position w:val="-14"/>
        </w:rPr>
        <w:object w:dxaOrig="2560" w:dyaOrig="380">
          <v:shape id="_x0000_i1083" type="#_x0000_t75" style="width:125.25pt;height:17.25pt" o:ole="">
            <v:imagedata r:id="rId140" o:title=""/>
          </v:shape>
          <o:OLEObject Type="Embed" ProgID="Equation.3" ShapeID="_x0000_i1083" DrawAspect="Content" ObjectID="_1482740607" r:id="rId141"/>
        </w:object>
      </w:r>
      <w:r w:rsidRPr="005E0B71">
        <w:rPr>
          <w:rFonts w:ascii="Times New Roman" w:hAnsi="Times New Roman" w:cs="Times New Roman"/>
        </w:rPr>
        <w:t>.</w:t>
      </w:r>
    </w:p>
    <w:p w:rsidR="002F523A" w:rsidRDefault="002F523A" w:rsidP="00775019">
      <w:pPr>
        <w:spacing w:after="0" w:line="480" w:lineRule="auto"/>
        <w:rPr>
          <w:rFonts w:ascii="Times New Roman" w:eastAsia="Calibri" w:hAnsi="Times New Roman" w:cs="Times New Roman"/>
          <w:lang w:val="en-US"/>
        </w:rPr>
      </w:pPr>
      <w:r w:rsidRPr="005E0B71">
        <w:rPr>
          <w:rFonts w:ascii="Times New Roman" w:eastAsia="Calibri" w:hAnsi="Times New Roman" w:cs="Times New Roman"/>
          <w:lang w:val="en-US"/>
        </w:rPr>
        <w:t xml:space="preserve">The model is fitted to observed (simulated) catches by minimizing a global objective </w:t>
      </w:r>
      <w:r w:rsidRPr="005E0B71">
        <w:rPr>
          <w:rFonts w:ascii="Times New Roman" w:eastAsia="Calibri" w:hAnsi="Times New Roman" w:cs="Times New Roman"/>
          <w:i/>
          <w:lang w:val="en-US"/>
        </w:rPr>
        <w:t xml:space="preserve">O </w:t>
      </w:r>
      <w:r w:rsidRPr="005E0B71">
        <w:rPr>
          <w:rFonts w:ascii="Times New Roman" w:eastAsia="Calibri" w:hAnsi="Times New Roman" w:cs="Times New Roman"/>
          <w:lang w:val="en-US"/>
        </w:rPr>
        <w:t>that is calculated by the sum of the negative log likelihood of the catches:</w:t>
      </w:r>
    </w:p>
    <w:p w:rsidR="007F4B4A" w:rsidRPr="005E0B71" w:rsidRDefault="007F4B4A" w:rsidP="00775019">
      <w:pPr>
        <w:spacing w:after="0" w:line="480" w:lineRule="auto"/>
        <w:rPr>
          <w:rFonts w:ascii="Times New Roman" w:eastAsia="Calibri" w:hAnsi="Times New Roman" w:cs="Times New Roman"/>
          <w:lang w:val="en-US"/>
        </w:rPr>
      </w:pPr>
    </w:p>
    <w:p w:rsidR="002F523A" w:rsidRDefault="002F523A" w:rsidP="00775019">
      <w:pPr>
        <w:spacing w:after="0" w:line="480" w:lineRule="auto"/>
        <w:rPr>
          <w:rFonts w:ascii="Times New Roman" w:eastAsia="Calibri" w:hAnsi="Times New Roman" w:cs="Times New Roman"/>
          <w:lang w:val="en-US"/>
        </w:rPr>
      </w:pPr>
      <w:r w:rsidRPr="005E0B71">
        <w:rPr>
          <w:rFonts w:ascii="Times New Roman" w:hAnsi="Times New Roman" w:cs="Times New Roman"/>
        </w:rPr>
        <w:t>App.B.</w:t>
      </w:r>
      <w:r w:rsidR="00E408E9">
        <w:rPr>
          <w:rFonts w:ascii="Times New Roman" w:hAnsi="Times New Roman" w:cs="Times New Roman"/>
        </w:rPr>
        <w:t>1</w:t>
      </w:r>
      <w:r w:rsidRPr="005E0B71">
        <w:rPr>
          <w:rFonts w:ascii="Times New Roman" w:hAnsi="Times New Roman" w:cs="Times New Roman"/>
        </w:rPr>
        <w:t>2</w:t>
      </w:r>
      <w:r w:rsidRPr="005E0B71">
        <w:rPr>
          <w:rFonts w:ascii="Times New Roman" w:eastAsia="Calibri" w:hAnsi="Times New Roman" w:cs="Times New Roman"/>
          <w:lang w:val="en-US"/>
        </w:rPr>
        <w:t>)</w:t>
      </w:r>
      <w:r w:rsidRPr="005E0B71">
        <w:rPr>
          <w:rFonts w:ascii="Times New Roman" w:eastAsia="Calibri" w:hAnsi="Times New Roman" w:cs="Times New Roman"/>
          <w:lang w:val="en-US"/>
        </w:rPr>
        <w:tab/>
      </w:r>
      <w:r w:rsidRPr="005E0B71">
        <w:rPr>
          <w:rFonts w:ascii="Times New Roman" w:eastAsia="Calibri" w:hAnsi="Times New Roman" w:cs="Times New Roman"/>
          <w:lang w:val="en-US"/>
        </w:rPr>
        <w:tab/>
      </w:r>
      <w:r w:rsidRPr="005E0B71">
        <w:rPr>
          <w:rFonts w:ascii="Times New Roman" w:eastAsia="Calibri" w:hAnsi="Times New Roman" w:cs="Times New Roman"/>
          <w:position w:val="-40"/>
          <w:lang w:val="en-US"/>
        </w:rPr>
        <w:object w:dxaOrig="4980" w:dyaOrig="920">
          <v:shape id="_x0000_i1084" type="#_x0000_t75" style="width:249pt;height:46.5pt" o:ole="">
            <v:imagedata r:id="rId142" o:title=""/>
          </v:shape>
          <o:OLEObject Type="Embed" ProgID="Equation.3" ShapeID="_x0000_i1084" DrawAspect="Content" ObjectID="_1482740608" r:id="rId143"/>
        </w:object>
      </w:r>
    </w:p>
    <w:p w:rsidR="007F4B4A" w:rsidRPr="005E0B71" w:rsidRDefault="007F4B4A" w:rsidP="00775019">
      <w:pPr>
        <w:spacing w:after="0" w:line="480" w:lineRule="auto"/>
        <w:rPr>
          <w:rFonts w:ascii="Times New Roman" w:eastAsia="Calibri" w:hAnsi="Times New Roman" w:cs="Times New Roman"/>
          <w:lang w:val="en-US"/>
        </w:rPr>
      </w:pPr>
    </w:p>
    <w:p w:rsidR="002F523A" w:rsidRPr="005E0B71" w:rsidRDefault="002F523A" w:rsidP="00775019">
      <w:pPr>
        <w:spacing w:after="0" w:line="480" w:lineRule="auto"/>
        <w:rPr>
          <w:rFonts w:ascii="Times New Roman" w:hAnsi="Times New Roman" w:cs="Times New Roman"/>
        </w:rPr>
      </w:pPr>
      <w:r w:rsidRPr="005E0B71">
        <w:rPr>
          <w:rFonts w:ascii="Times New Roman" w:eastAsia="Calibri" w:hAnsi="Times New Roman" w:cs="Times New Roman"/>
          <w:lang w:val="en-US"/>
        </w:rPr>
        <w:t xml:space="preserve">where </w:t>
      </w:r>
      <w:r w:rsidRPr="005E0B71">
        <w:rPr>
          <w:rFonts w:ascii="Times New Roman" w:eastAsia="Calibri" w:hAnsi="Times New Roman" w:cs="Times New Roman"/>
          <w:i/>
          <w:lang w:val="en-US"/>
        </w:rPr>
        <w:t>σ</w:t>
      </w:r>
      <w:r w:rsidRPr="005E0B71">
        <w:rPr>
          <w:rFonts w:ascii="Times New Roman" w:eastAsia="Calibri" w:hAnsi="Times New Roman" w:cs="Times New Roman"/>
          <w:i/>
          <w:vertAlign w:val="subscript"/>
          <w:lang w:val="en-US"/>
        </w:rPr>
        <w:t>c</w:t>
      </w:r>
      <w:r w:rsidRPr="005E0B71">
        <w:rPr>
          <w:rFonts w:ascii="Times New Roman" w:eastAsia="Calibri" w:hAnsi="Times New Roman" w:cs="Times New Roman"/>
          <w:lang w:val="en-US"/>
        </w:rPr>
        <w:t xml:space="preserve"> is the assumed standard deviation (</w:t>
      </w:r>
      <w:r w:rsidR="004620E9">
        <w:rPr>
          <w:rFonts w:ascii="Times New Roman" w:eastAsia="Calibri" w:hAnsi="Times New Roman" w:cs="Times New Roman"/>
          <w:lang w:val="en-US"/>
        </w:rPr>
        <w:t xml:space="preserve">in </w:t>
      </w:r>
      <w:r w:rsidRPr="005E0B71">
        <w:rPr>
          <w:rFonts w:ascii="Times New Roman" w:eastAsia="Calibri" w:hAnsi="Times New Roman" w:cs="Times New Roman"/>
          <w:lang w:val="en-US"/>
        </w:rPr>
        <w:t>log space) of the observation error</w:t>
      </w:r>
      <w:r w:rsidRPr="005E0B71">
        <w:rPr>
          <w:rFonts w:ascii="Times New Roman" w:eastAsia="Calibri" w:hAnsi="Times New Roman" w:cs="Times New Roman"/>
          <w:i/>
          <w:lang w:val="en-US"/>
        </w:rPr>
        <w:t>.</w:t>
      </w:r>
      <w:r w:rsidRPr="005E0B71" w:rsidDel="009C4443">
        <w:rPr>
          <w:rFonts w:ascii="Times New Roman" w:eastAsia="Calibri" w:hAnsi="Times New Roman" w:cs="Times New Roman"/>
          <w:lang w:val="en-US"/>
        </w:rPr>
        <w:t xml:space="preserve"> </w:t>
      </w:r>
    </w:p>
    <w:p w:rsidR="00646DFF" w:rsidRDefault="00646DFF">
      <w:pPr>
        <w:rPr>
          <w:ins w:id="287" w:author="TomFast" w:date="2015-01-13T14:11:00Z"/>
          <w:rFonts w:ascii="Times New Roman" w:eastAsia="Times New Roman" w:hAnsi="Times New Roman" w:cs="Times New Roman"/>
          <w:b/>
          <w:bCs/>
          <w:iCs/>
          <w:lang w:eastAsia="en-CA"/>
        </w:rPr>
      </w:pPr>
      <w:ins w:id="288" w:author="TomFast" w:date="2015-01-13T14:11:00Z">
        <w:r>
          <w:rPr>
            <w:rFonts w:cs="Times New Roman"/>
          </w:rPr>
          <w:lastRenderedPageBreak/>
          <w:br w:type="page"/>
        </w:r>
      </w:ins>
    </w:p>
    <w:p w:rsidR="00AF08DA" w:rsidRDefault="00AF08DA" w:rsidP="00775019">
      <w:pPr>
        <w:pStyle w:val="Heading2"/>
        <w:numPr>
          <w:ilvl w:val="0"/>
          <w:numId w:val="0"/>
        </w:numPr>
        <w:spacing w:before="0" w:after="0" w:line="480" w:lineRule="auto"/>
        <w:ind w:left="576" w:hanging="576"/>
        <w:rPr>
          <w:rFonts w:cs="Times New Roman"/>
          <w:szCs w:val="22"/>
        </w:rPr>
      </w:pPr>
      <w:r>
        <w:rPr>
          <w:rFonts w:cs="Times New Roman"/>
          <w:szCs w:val="22"/>
        </w:rPr>
        <w:t>Appendix C: Simulating imperfect information</w:t>
      </w:r>
    </w:p>
    <w:p w:rsidR="00743FDC" w:rsidRDefault="00743FDC" w:rsidP="00486512">
      <w:pPr>
        <w:keepNext/>
        <w:spacing w:after="0" w:line="480" w:lineRule="auto"/>
        <w:rPr>
          <w:rFonts w:ascii="Times New Roman" w:eastAsia="Times New Roman" w:hAnsi="Times New Roman" w:cs="Times New Roman"/>
          <w:bCs/>
          <w:lang w:eastAsia="en-CA"/>
        </w:rPr>
      </w:pPr>
      <w:bookmarkStart w:id="289" w:name="_Ref326320521"/>
      <w:r w:rsidRPr="007F4B4A">
        <w:rPr>
          <w:rFonts w:ascii="Times New Roman" w:eastAsia="Times New Roman" w:hAnsi="Times New Roman" w:cs="Times New Roman"/>
          <w:bCs/>
          <w:szCs w:val="20"/>
          <w:lang w:eastAsia="en-CA"/>
        </w:rPr>
        <w:t>Table</w:t>
      </w:r>
      <w:r w:rsidR="00194E96" w:rsidRPr="007F4B4A">
        <w:rPr>
          <w:rFonts w:ascii="Times New Roman" w:eastAsia="Times New Roman" w:hAnsi="Times New Roman" w:cs="Times New Roman"/>
          <w:bCs/>
          <w:szCs w:val="20"/>
          <w:lang w:eastAsia="en-CA"/>
        </w:rPr>
        <w:t xml:space="preserve"> </w:t>
      </w:r>
      <w:r w:rsidR="00E408E9" w:rsidRPr="007F4B4A">
        <w:rPr>
          <w:rFonts w:ascii="Times New Roman" w:eastAsia="Times New Roman" w:hAnsi="Times New Roman" w:cs="Times New Roman"/>
          <w:bCs/>
          <w:szCs w:val="20"/>
          <w:lang w:eastAsia="en-CA"/>
        </w:rPr>
        <w:t>App.</w:t>
      </w:r>
      <w:r w:rsidR="00194E96" w:rsidRPr="007F4B4A">
        <w:rPr>
          <w:rFonts w:ascii="Times New Roman" w:eastAsia="Times New Roman" w:hAnsi="Times New Roman" w:cs="Times New Roman"/>
          <w:bCs/>
          <w:szCs w:val="20"/>
          <w:lang w:eastAsia="en-CA"/>
        </w:rPr>
        <w:t>C</w:t>
      </w:r>
      <w:r w:rsidR="00E408E9" w:rsidRPr="007F4B4A">
        <w:rPr>
          <w:rFonts w:ascii="Times New Roman" w:eastAsia="Times New Roman" w:hAnsi="Times New Roman" w:cs="Times New Roman"/>
          <w:bCs/>
          <w:szCs w:val="20"/>
          <w:lang w:eastAsia="en-CA"/>
        </w:rPr>
        <w:t>.</w:t>
      </w:r>
      <w:r w:rsidR="00194E96" w:rsidRPr="007F4B4A">
        <w:rPr>
          <w:rFonts w:ascii="Times New Roman" w:eastAsia="Times New Roman" w:hAnsi="Times New Roman" w:cs="Times New Roman"/>
          <w:bCs/>
          <w:szCs w:val="20"/>
          <w:lang w:eastAsia="en-CA"/>
        </w:rPr>
        <w:t>1</w:t>
      </w:r>
      <w:bookmarkEnd w:id="289"/>
      <w:r w:rsidRPr="007F4B4A">
        <w:rPr>
          <w:rFonts w:ascii="Times New Roman" w:eastAsia="Times New Roman" w:hAnsi="Times New Roman" w:cs="Times New Roman"/>
          <w:bCs/>
          <w:szCs w:val="20"/>
          <w:lang w:eastAsia="en-CA"/>
        </w:rPr>
        <w:t>.</w:t>
      </w:r>
      <w:r w:rsidRPr="007F4B4A">
        <w:rPr>
          <w:rFonts w:ascii="Times New Roman" w:eastAsia="Times New Roman" w:hAnsi="Times New Roman" w:cs="Times New Roman"/>
          <w:bCs/>
          <w:lang w:eastAsia="en-CA"/>
        </w:rPr>
        <w:t xml:space="preserve"> </w:t>
      </w:r>
      <w:proofErr w:type="gramStart"/>
      <w:r w:rsidRPr="007F4B4A">
        <w:rPr>
          <w:rFonts w:ascii="Times New Roman" w:eastAsia="Times New Roman" w:hAnsi="Times New Roman" w:cs="Times New Roman"/>
          <w:bCs/>
          <w:lang w:eastAsia="en-CA"/>
        </w:rPr>
        <w:t>Summary of the</w:t>
      </w:r>
      <w:r w:rsidRPr="00743FDC">
        <w:rPr>
          <w:rFonts w:ascii="Times New Roman" w:eastAsia="Times New Roman" w:hAnsi="Times New Roman" w:cs="Times New Roman"/>
          <w:bCs/>
          <w:lang w:eastAsia="en-CA"/>
        </w:rPr>
        <w:t xml:space="preserve"> bias /error parameters and related distributions that control the accuracy and precision of knowledge of the simulated system that is subsequently used by the data-limited methods and harvest control rules.</w:t>
      </w:r>
      <w:proofErr w:type="gramEnd"/>
      <w:r w:rsidRPr="00743FDC">
        <w:rPr>
          <w:rFonts w:ascii="Times New Roman" w:eastAsia="Times New Roman" w:hAnsi="Times New Roman" w:cs="Times New Roman"/>
          <w:bCs/>
          <w:lang w:eastAsia="en-CA"/>
        </w:rPr>
        <w:t xml:space="preserve"> The log-normal distribution described in the table below (~</w:t>
      </w:r>
      <w:proofErr w:type="spellStart"/>
      <w:proofErr w:type="gramStart"/>
      <w:r w:rsidR="00B5497F">
        <w:rPr>
          <w:rFonts w:ascii="Times New Roman" w:eastAsia="Times New Roman" w:hAnsi="Times New Roman" w:cs="Times New Roman"/>
          <w:bCs/>
          <w:lang w:eastAsia="en-CA"/>
        </w:rPr>
        <w:t>dlnorm</w:t>
      </w:r>
      <w:proofErr w:type="spellEnd"/>
      <w:r w:rsidR="000275EC">
        <w:rPr>
          <w:rFonts w:ascii="Times New Roman" w:eastAsia="Times New Roman" w:hAnsi="Times New Roman" w:cs="Times New Roman"/>
          <w:bCs/>
          <w:lang w:eastAsia="en-CA"/>
        </w:rPr>
        <w:t>(</w:t>
      </w:r>
      <w:proofErr w:type="spellStart"/>
      <w:proofErr w:type="gramEnd"/>
      <w:r w:rsidR="000275EC" w:rsidRPr="000275EC">
        <w:rPr>
          <w:rFonts w:ascii="Calibri" w:eastAsia="Times New Roman" w:hAnsi="Calibri" w:cs="Times New Roman"/>
          <w:bCs/>
          <w:i/>
          <w:lang w:eastAsia="en-CA"/>
        </w:rPr>
        <w:t>μ</w:t>
      </w:r>
      <w:r w:rsidR="000275EC">
        <w:rPr>
          <w:rFonts w:ascii="Times New Roman" w:eastAsia="Times New Roman" w:hAnsi="Times New Roman" w:cs="Times New Roman"/>
          <w:bCs/>
          <w:lang w:eastAsia="en-CA"/>
        </w:rPr>
        <w:t>,</w:t>
      </w:r>
      <w:r w:rsidR="000275EC" w:rsidRPr="000275EC">
        <w:rPr>
          <w:rFonts w:ascii="Calibri" w:eastAsia="Times New Roman" w:hAnsi="Calibri" w:cs="Times New Roman"/>
          <w:bCs/>
          <w:i/>
          <w:lang w:eastAsia="en-CA"/>
        </w:rPr>
        <w:t>σ</w:t>
      </w:r>
      <w:proofErr w:type="spellEnd"/>
      <w:r w:rsidR="00B1209B">
        <w:rPr>
          <w:rFonts w:ascii="Times New Roman" w:eastAsia="Times New Roman" w:hAnsi="Times New Roman" w:cs="Times New Roman"/>
          <w:bCs/>
          <w:lang w:eastAsia="en-CA"/>
        </w:rPr>
        <w:t>)</w:t>
      </w:r>
      <w:r w:rsidRPr="00743FDC">
        <w:rPr>
          <w:rFonts w:ascii="Times New Roman" w:eastAsia="Times New Roman" w:hAnsi="Times New Roman" w:cs="Times New Roman"/>
          <w:bCs/>
          <w:lang w:eastAsia="en-CA"/>
        </w:rPr>
        <w:t xml:space="preserve"> is the exponent of the normal distribution with mean </w:t>
      </w:r>
      <w:r w:rsidR="00894EA4" w:rsidRPr="00646DFF">
        <w:rPr>
          <w:rFonts w:ascii="Calibri" w:eastAsia="Times New Roman" w:hAnsi="Calibri" w:cs="Times New Roman"/>
          <w:bCs/>
          <w:i/>
          <w:lang w:eastAsia="en-CA"/>
        </w:rPr>
        <w:t>μ</w:t>
      </w:r>
      <w:r w:rsidR="00894EA4">
        <w:rPr>
          <w:rFonts w:ascii="Times New Roman" w:eastAsia="Times New Roman" w:hAnsi="Times New Roman" w:cs="Times New Roman"/>
          <w:bCs/>
          <w:lang w:eastAsia="en-CA"/>
        </w:rPr>
        <w:t xml:space="preserve"> </w:t>
      </w:r>
      <w:r w:rsidRPr="00743FDC">
        <w:rPr>
          <w:rFonts w:ascii="Times New Roman" w:eastAsia="Times New Roman" w:hAnsi="Times New Roman" w:cs="Times New Roman"/>
          <w:bCs/>
          <w:lang w:eastAsia="en-CA"/>
        </w:rPr>
        <w:t xml:space="preserve">and standard deviation </w:t>
      </w:r>
      <w:r w:rsidR="000275EC">
        <w:rPr>
          <w:rFonts w:ascii="Calibri" w:eastAsia="Times New Roman" w:hAnsi="Calibri" w:cs="Times New Roman"/>
          <w:bCs/>
          <w:i/>
          <w:lang w:eastAsia="en-CA"/>
        </w:rPr>
        <w:t>σ</w:t>
      </w:r>
      <w:r w:rsidR="00894EA4">
        <w:rPr>
          <w:rFonts w:ascii="Times New Roman" w:eastAsia="Times New Roman" w:hAnsi="Times New Roman" w:cs="Times New Roman"/>
          <w:bCs/>
          <w:lang w:eastAsia="en-CA"/>
        </w:rPr>
        <w:t xml:space="preserve">, </w:t>
      </w:r>
      <w:r w:rsidRPr="00743FDC">
        <w:rPr>
          <w:rFonts w:ascii="Times New Roman" w:eastAsia="Times New Roman" w:hAnsi="Times New Roman" w:cs="Times New Roman"/>
          <w:bCs/>
          <w:lang w:eastAsia="en-CA"/>
        </w:rPr>
        <w:t xml:space="preserve">parameters: </w:t>
      </w:r>
      <w:r w:rsidR="000275EC" w:rsidRPr="00743FDC">
        <w:rPr>
          <w:rFonts w:ascii="Times New Roman" w:eastAsia="Times New Roman" w:hAnsi="Times New Roman" w:cs="Times New Roman"/>
          <w:bCs/>
          <w:position w:val="-12"/>
          <w:lang w:eastAsia="en-CA"/>
        </w:rPr>
        <w:object w:dxaOrig="4099" w:dyaOrig="440">
          <v:shape id="_x0000_i1351" type="#_x0000_t75" style="width:177pt;height:17.25pt" o:ole="">
            <v:imagedata r:id="rId144" o:title=""/>
          </v:shape>
          <o:OLEObject Type="Embed" ProgID="Equation.3" ShapeID="_x0000_i1351" DrawAspect="Content" ObjectID="_1482740609" r:id="rId145"/>
        </w:object>
      </w:r>
      <w:r w:rsidRPr="00743FDC">
        <w:rPr>
          <w:rFonts w:ascii="Times New Roman" w:eastAsia="Times New Roman" w:hAnsi="Times New Roman" w:cs="Times New Roman"/>
          <w:bCs/>
          <w:lang w:eastAsia="en-CA"/>
        </w:rPr>
        <w:t>.</w:t>
      </w:r>
      <w:r w:rsidR="00646DFF" w:rsidRPr="00646DFF">
        <w:rPr>
          <w:rFonts w:ascii="Times New Roman" w:eastAsia="Times New Roman" w:hAnsi="Times New Roman" w:cs="Times New Roman"/>
          <w:bCs/>
          <w:lang w:eastAsia="en-CA"/>
        </w:rPr>
        <w:t xml:space="preserve"> </w:t>
      </w:r>
      <w:r w:rsidR="000275EC" w:rsidRPr="000275EC" w:rsidDel="000275EC">
        <w:t xml:space="preserve"> </w:t>
      </w:r>
      <w:r w:rsidR="008362DF" w:rsidRPr="008362DF">
        <w:drawing>
          <wp:inline distT="0" distB="0" distL="0" distR="0" wp14:anchorId="1EA6072D" wp14:editId="626DFB53">
            <wp:extent cx="5286375" cy="5810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86375" cy="5810250"/>
                    </a:xfrm>
                    <a:prstGeom prst="rect">
                      <a:avLst/>
                    </a:prstGeom>
                    <a:noFill/>
                    <a:ln>
                      <a:noFill/>
                    </a:ln>
                  </pic:spPr>
                </pic:pic>
              </a:graphicData>
            </a:graphic>
          </wp:inline>
        </w:drawing>
      </w:r>
    </w:p>
    <w:p w:rsidR="00194E96" w:rsidRPr="005E0B71" w:rsidRDefault="00646DFF" w:rsidP="00AB72C9">
      <w:pPr>
        <w:keepNext/>
        <w:spacing w:after="0" w:line="480" w:lineRule="auto"/>
        <w:rPr>
          <w:rFonts w:ascii="Times New Roman" w:hAnsi="Times New Roman" w:cs="Times New Roman"/>
        </w:rPr>
      </w:pPr>
      <w:r w:rsidRPr="00646DFF">
        <w:rPr>
          <w:rFonts w:cs="Times New Roman"/>
        </w:rPr>
        <w:t xml:space="preserve"> </w:t>
      </w:r>
      <w:r w:rsidRPr="00646DFF">
        <w:t xml:space="preserve"> </w:t>
      </w:r>
    </w:p>
    <w:sectPr w:rsidR="00194E96" w:rsidRPr="005E0B71" w:rsidSect="00FB21DD">
      <w:pgSz w:w="11907" w:h="16840" w:code="9"/>
      <w:pgMar w:top="1134" w:right="1134" w:bottom="1134"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omFast" w:date="2015-01-13T14:38:00Z" w:initials="T">
    <w:p w:rsidR="00B5497F" w:rsidRDefault="00B5497F">
      <w:pPr>
        <w:pStyle w:val="CommentText"/>
      </w:pPr>
      <w:r>
        <w:rPr>
          <w:rStyle w:val="CommentReference"/>
        </w:rPr>
        <w:annotationRef/>
      </w:r>
      <w:r>
        <w:t xml:space="preserve">I’ve made substantial changes in line with all of your comments. </w:t>
      </w:r>
    </w:p>
    <w:p w:rsidR="00B5497F" w:rsidRDefault="00B5497F">
      <w:pPr>
        <w:pStyle w:val="CommentText"/>
      </w:pPr>
    </w:p>
    <w:p w:rsidR="00B5497F" w:rsidRDefault="000275EC">
      <w:pPr>
        <w:pStyle w:val="CommentText"/>
      </w:pPr>
      <w:r>
        <w:t>All m</w:t>
      </w:r>
      <w:r w:rsidR="00B5497F">
        <w:t>inor changes have been made and the comment deleted to unclutter the manuscript</w:t>
      </w:r>
    </w:p>
    <w:p w:rsidR="00B5497F" w:rsidRDefault="00B5497F">
      <w:pPr>
        <w:pStyle w:val="CommentText"/>
      </w:pPr>
    </w:p>
    <w:p w:rsidR="00B5497F" w:rsidRDefault="00B5497F">
      <w:pPr>
        <w:pStyle w:val="CommentText"/>
      </w:pPr>
      <w:r>
        <w:t>More substantive or contentious changes remain highlig</w:t>
      </w:r>
      <w:r w:rsidR="000275EC">
        <w:t>hted and I’ve kept any related comments</w:t>
      </w:r>
    </w:p>
  </w:comment>
  <w:comment w:id="1" w:author="TomFast" w:date="2015-01-13T09:14:00Z" w:initials="T">
    <w:p w:rsidR="00B5497F" w:rsidRDefault="00B5497F">
      <w:pPr>
        <w:pStyle w:val="CommentText"/>
      </w:pPr>
      <w:r>
        <w:rPr>
          <w:rStyle w:val="CommentReference"/>
        </w:rPr>
        <w:annotationRef/>
      </w:r>
      <w:r>
        <w:t xml:space="preserve">Laurie thinks this title is boring. For the record I refuse to put the word ‘spectre’ in it. </w:t>
      </w:r>
    </w:p>
    <w:p w:rsidR="00B5497F" w:rsidRDefault="00B5497F">
      <w:pPr>
        <w:pStyle w:val="CommentText"/>
      </w:pPr>
    </w:p>
    <w:p w:rsidR="00B5497F" w:rsidRDefault="00B5497F">
      <w:pPr>
        <w:pStyle w:val="CommentText"/>
      </w:pPr>
      <w:r>
        <w:t>However it’s a point well taken: any suggestions for a snappier alternative?</w:t>
      </w:r>
    </w:p>
  </w:comment>
  <w:comment w:id="3" w:author="TomFast" w:date="2015-01-13T14:40:00Z" w:initials="T">
    <w:p w:rsidR="000275EC" w:rsidRDefault="000275EC">
      <w:pPr>
        <w:pStyle w:val="CommentText"/>
      </w:pPr>
      <w:r>
        <w:rPr>
          <w:rStyle w:val="CommentReference"/>
        </w:rPr>
        <w:annotationRef/>
      </w:r>
      <w:r>
        <w:t xml:space="preserve">Ignore the abstract for now. I’ll do this last. </w:t>
      </w:r>
    </w:p>
  </w:comment>
  <w:comment w:id="4" w:author="Doug Butterworth" w:date="2015-01-13T14:50:00Z" w:initials="DS">
    <w:p w:rsidR="00B5497F" w:rsidRDefault="00B5497F">
      <w:pPr>
        <w:pStyle w:val="CommentText"/>
      </w:pPr>
      <w:r>
        <w:rPr>
          <w:rStyle w:val="CommentReference"/>
        </w:rPr>
        <w:annotationRef/>
      </w:r>
      <w:r>
        <w:t>You mix tenses throughout – my suggested edits opt for present tense.</w:t>
      </w:r>
    </w:p>
    <w:p w:rsidR="00835D1F" w:rsidRDefault="00835D1F">
      <w:pPr>
        <w:pStyle w:val="CommentText"/>
      </w:pPr>
    </w:p>
    <w:p w:rsidR="00835D1F" w:rsidRDefault="00835D1F">
      <w:pPr>
        <w:pStyle w:val="CommentText"/>
      </w:pPr>
      <w:r>
        <w:t xml:space="preserve">TC: Sure but CJFAS and others require methods in the past tense. I’ll change this throughout once we pick a journal. </w:t>
      </w:r>
    </w:p>
  </w:comment>
  <w:comment w:id="5" w:author="Doug Butterworth" w:date="2015-01-13T14:49:00Z" w:initials="DS">
    <w:p w:rsidR="00B5497F" w:rsidRDefault="00B5497F">
      <w:pPr>
        <w:pStyle w:val="CommentText"/>
      </w:pPr>
      <w:r>
        <w:rPr>
          <w:rStyle w:val="CommentReference"/>
        </w:rPr>
        <w:annotationRef/>
      </w:r>
      <w:r>
        <w:t>I think you need this throughout to make clear that this is what is meant.</w:t>
      </w:r>
    </w:p>
    <w:p w:rsidR="00B5497F" w:rsidRDefault="00B5497F">
      <w:pPr>
        <w:pStyle w:val="CommentText"/>
      </w:pPr>
    </w:p>
    <w:p w:rsidR="00B5497F" w:rsidRDefault="00B5497F">
      <w:pPr>
        <w:pStyle w:val="CommentText"/>
      </w:pPr>
      <w:r>
        <w:t>However “stock biomass in absolute terms” reads a bit more comfortably.</w:t>
      </w:r>
    </w:p>
    <w:p w:rsidR="00B5497F" w:rsidRDefault="00B5497F">
      <w:pPr>
        <w:pStyle w:val="CommentText"/>
      </w:pPr>
    </w:p>
    <w:p w:rsidR="00B5497F" w:rsidRDefault="00835D1F">
      <w:pPr>
        <w:pStyle w:val="CommentText"/>
      </w:pPr>
      <w:r>
        <w:t>TC: changes made throughout</w:t>
      </w:r>
      <w:r w:rsidR="00B5497F">
        <w:t xml:space="preserve"> </w:t>
      </w:r>
    </w:p>
    <w:p w:rsidR="000275EC" w:rsidRDefault="000275EC">
      <w:pPr>
        <w:pStyle w:val="CommentText"/>
      </w:pPr>
      <w:r>
        <w:t>(</w:t>
      </w:r>
      <w:proofErr w:type="gramStart"/>
      <w:r>
        <w:t>then</w:t>
      </w:r>
      <w:proofErr w:type="gramEnd"/>
      <w:r>
        <w:t xml:space="preserve"> &gt; now)</w:t>
      </w:r>
      <w:r w:rsidR="00835D1F">
        <w:t>:</w:t>
      </w:r>
    </w:p>
    <w:p w:rsidR="00835D1F" w:rsidRDefault="00835D1F">
      <w:pPr>
        <w:pStyle w:val="CommentText"/>
      </w:pPr>
    </w:p>
    <w:p w:rsidR="00B5497F" w:rsidRDefault="00B5497F">
      <w:pPr>
        <w:pStyle w:val="CommentText"/>
      </w:pPr>
      <w:proofErr w:type="gramStart"/>
      <w:r>
        <w:t>stock</w:t>
      </w:r>
      <w:proofErr w:type="gramEnd"/>
      <w:r>
        <w:t xml:space="preserve"> biomass &gt; absolute biomass</w:t>
      </w:r>
    </w:p>
    <w:p w:rsidR="00B5497F" w:rsidRDefault="00B5497F">
      <w:pPr>
        <w:pStyle w:val="CommentText"/>
      </w:pPr>
      <w:proofErr w:type="gramStart"/>
      <w:r>
        <w:t>biomass</w:t>
      </w:r>
      <w:proofErr w:type="gramEnd"/>
      <w:r>
        <w:t xml:space="preserve"> &gt; absolute biomass</w:t>
      </w:r>
    </w:p>
    <w:p w:rsidR="00B5497F" w:rsidRDefault="00B5497F">
      <w:pPr>
        <w:pStyle w:val="CommentText"/>
      </w:pPr>
      <w:proofErr w:type="gramStart"/>
      <w:r>
        <w:t>vulnerability</w:t>
      </w:r>
      <w:proofErr w:type="gramEnd"/>
      <w:r>
        <w:t xml:space="preserve"> &gt; selectivity</w:t>
      </w:r>
    </w:p>
    <w:p w:rsidR="00B5497F" w:rsidRDefault="00B5497F">
      <w:pPr>
        <w:pStyle w:val="CommentText"/>
      </w:pPr>
      <w:proofErr w:type="gramStart"/>
      <w:r>
        <w:t>quota</w:t>
      </w:r>
      <w:proofErr w:type="gramEnd"/>
      <w:r>
        <w:t xml:space="preserve"> &gt; TAC</w:t>
      </w:r>
    </w:p>
    <w:p w:rsidR="00B5497F" w:rsidRDefault="00B5497F">
      <w:pPr>
        <w:pStyle w:val="CommentText"/>
      </w:pPr>
      <w:proofErr w:type="gramStart"/>
      <w:r>
        <w:t>growth</w:t>
      </w:r>
      <w:proofErr w:type="gramEnd"/>
      <w:r>
        <w:t xml:space="preserve"> &gt; somatic growth</w:t>
      </w:r>
    </w:p>
    <w:p w:rsidR="00B1209B" w:rsidRDefault="000275EC">
      <w:pPr>
        <w:pStyle w:val="CommentText"/>
      </w:pPr>
      <w:r>
        <w:t>CV</w:t>
      </w:r>
      <w:r w:rsidR="00B1209B">
        <w:t xml:space="preserve"> &gt; </w:t>
      </w:r>
      <w:r>
        <w:t>SD</w:t>
      </w:r>
      <w:r w:rsidR="00B1209B">
        <w:t xml:space="preserve"> (where these are equivalent)</w:t>
      </w:r>
    </w:p>
    <w:p w:rsidR="00B5497F" w:rsidRDefault="00B5497F">
      <w:pPr>
        <w:pStyle w:val="CommentText"/>
      </w:pPr>
    </w:p>
    <w:p w:rsidR="00B5497F" w:rsidRDefault="00B5497F">
      <w:pPr>
        <w:pStyle w:val="CommentText"/>
      </w:pPr>
    </w:p>
  </w:comment>
  <w:comment w:id="6" w:author="TomFast" w:date="2015-01-13T14:51:00Z" w:initials="T">
    <w:p w:rsidR="00B5497F" w:rsidRDefault="00B5497F">
      <w:pPr>
        <w:pStyle w:val="CommentText"/>
      </w:pPr>
      <w:r>
        <w:rPr>
          <w:rStyle w:val="CommentReference"/>
        </w:rPr>
        <w:annotationRef/>
      </w:r>
      <w:r w:rsidR="00835D1F">
        <w:t>Needs</w:t>
      </w:r>
      <w:r>
        <w:t xml:space="preserve"> good example</w:t>
      </w:r>
      <w:r w:rsidR="00835D1F">
        <w:t>s of</w:t>
      </w:r>
      <w:r>
        <w:t xml:space="preserve"> working MP</w:t>
      </w:r>
      <w:r w:rsidR="00835D1F">
        <w:t>s</w:t>
      </w:r>
      <w:r>
        <w:t xml:space="preserve"> in established MSE process</w:t>
      </w:r>
      <w:r w:rsidR="00835D1F">
        <w:t>es that add</w:t>
      </w:r>
      <w:r>
        <w:t xml:space="preserve"> breadth to our reference list? I’m not sure the IWC ref is </w:t>
      </w:r>
      <w:r w:rsidR="00835D1F">
        <w:t>a good</w:t>
      </w:r>
      <w:r>
        <w:t xml:space="preserve"> fit, any ideas?</w:t>
      </w:r>
    </w:p>
  </w:comment>
  <w:comment w:id="9" w:author="Hillary, Rich (O&amp;A, Hobart)" w:date="2015-01-13T09:08:00Z" w:initials="hil32f ">
    <w:p w:rsidR="00B5497F" w:rsidRDefault="00B5497F">
      <w:pPr>
        <w:pStyle w:val="CommentText"/>
      </w:pPr>
      <w:r>
        <w:rPr>
          <w:rStyle w:val="CommentReference"/>
        </w:rPr>
        <w:annotationRef/>
      </w:r>
      <w:r>
        <w:t xml:space="preserve">Maybe reference </w:t>
      </w:r>
      <w:proofErr w:type="spellStart"/>
      <w:r>
        <w:t>Nokome</w:t>
      </w:r>
      <w:proofErr w:type="spellEnd"/>
      <w:r>
        <w:t xml:space="preserve"> Bentley’s work on this in terms of rough parameterisation of OMs with life-history covariance a major part of it? I agree it’s just extra hassle that I’m not sure will dramatically alter the conclusions (the correlation is not likely to be that severe that we are likely to be massively over-egging overall system uncertainty no?)</w:t>
      </w:r>
    </w:p>
    <w:p w:rsidR="00B5497F" w:rsidRDefault="00B5497F">
      <w:pPr>
        <w:pStyle w:val="CommentText"/>
      </w:pPr>
    </w:p>
    <w:p w:rsidR="00B5497F" w:rsidRDefault="00B5497F">
      <w:pPr>
        <w:pStyle w:val="CommentText"/>
      </w:pPr>
      <w:r>
        <w:t>TC: I read the reference (thanks!) but I’m not sure what to do with it</w:t>
      </w:r>
      <w:proofErr w:type="gramStart"/>
      <w:r>
        <w:t>..</w:t>
      </w:r>
      <w:proofErr w:type="gramEnd"/>
    </w:p>
  </w:comment>
  <w:comment w:id="11" w:author="TomFast" w:date="2015-01-14T09:59:00Z" w:initials="T">
    <w:p w:rsidR="00B5497F" w:rsidRDefault="00B5497F">
      <w:pPr>
        <w:pStyle w:val="CommentText"/>
      </w:pPr>
      <w:r>
        <w:rPr>
          <w:rStyle w:val="CommentReference"/>
        </w:rPr>
        <w:annotationRef/>
      </w:r>
      <w:r>
        <w:t>In response to Doug’s request for greater clarity</w:t>
      </w:r>
    </w:p>
    <w:p w:rsidR="00B5497F" w:rsidRDefault="00B5497F">
      <w:pPr>
        <w:pStyle w:val="CommentText"/>
      </w:pPr>
    </w:p>
    <w:p w:rsidR="00B5497F" w:rsidRDefault="00B5497F">
      <w:pPr>
        <w:pStyle w:val="CommentText"/>
      </w:pPr>
      <w:r>
        <w:t>TC: I didn’t write the original sentence so I’m guessing the original meaning. Is this any better?</w:t>
      </w:r>
    </w:p>
  </w:comment>
  <w:comment w:id="12" w:author="Hillary, Rich (O&amp;A, Hobart)" w:date="2015-01-14T10:01:00Z" w:initials="hil32f ">
    <w:p w:rsidR="00B5497F" w:rsidRDefault="00B5497F">
      <w:pPr>
        <w:pStyle w:val="CommentText"/>
      </w:pPr>
      <w:r>
        <w:rPr>
          <w:rStyle w:val="CommentReference"/>
        </w:rPr>
        <w:annotationRef/>
      </w:r>
      <w:r>
        <w:t xml:space="preserve">Hmm but you might cos estimating r and K is usually quixotic at best and at least banging a prior together from </w:t>
      </w:r>
      <w:proofErr w:type="spellStart"/>
      <w:r>
        <w:t>sh</w:t>
      </w:r>
      <w:proofErr w:type="spellEnd"/>
      <w:r>
        <w:t>*</w:t>
      </w:r>
      <w:proofErr w:type="spellStart"/>
      <w:r>
        <w:t>te</w:t>
      </w:r>
      <w:proofErr w:type="spellEnd"/>
      <w:r>
        <w:t xml:space="preserve"> M, growth and maturity estimates is still preferable to sticking your head in the sand and trying to estimate absolute abundance and productivity together – even with absolute indices it’s not that </w:t>
      </w:r>
      <w:proofErr w:type="spellStart"/>
      <w:r>
        <w:t>speccy</w:t>
      </w:r>
      <w:proofErr w:type="spellEnd"/>
    </w:p>
    <w:p w:rsidR="00B5497F" w:rsidRDefault="00B5497F">
      <w:pPr>
        <w:pStyle w:val="CommentText"/>
      </w:pPr>
    </w:p>
    <w:p w:rsidR="00B5497F" w:rsidRDefault="00B5497F">
      <w:pPr>
        <w:pStyle w:val="CommentText"/>
      </w:pPr>
      <w:r>
        <w:t>TC: Rich, I’m not sure what you are after. I think your comment was in relation to some othe</w:t>
      </w:r>
      <w:r w:rsidR="00094D92">
        <w:t>r comment that has disappeared</w:t>
      </w:r>
      <w:r w:rsidR="008362DF">
        <w:t xml:space="preserve"> in the perilous voyage from drafts 6 to 8</w:t>
      </w:r>
      <w:r w:rsidR="00094D92">
        <w:t>, perhaps about how r was incorporate</w:t>
      </w:r>
      <w:r w:rsidR="008362DF">
        <w:t>d?</w:t>
      </w:r>
      <w:r w:rsidR="00094D92">
        <w:t xml:space="preserve">  </w:t>
      </w:r>
    </w:p>
    <w:p w:rsidR="00094D92" w:rsidRDefault="00094D92">
      <w:pPr>
        <w:pStyle w:val="CommentText"/>
      </w:pPr>
    </w:p>
    <w:p w:rsidR="00094D92" w:rsidRDefault="00094D92">
      <w:pPr>
        <w:pStyle w:val="CommentText"/>
      </w:pPr>
      <w:r>
        <w:t xml:space="preserve">TC: The r parameter is only used to narrow in on SP in the </w:t>
      </w:r>
      <w:proofErr w:type="spellStart"/>
      <w:r>
        <w:t>Rcontrol</w:t>
      </w:r>
      <w:proofErr w:type="spellEnd"/>
      <w:r>
        <w:t xml:space="preserve"> rules which are not working well and are insensitive to the inputs to the r prior derivation (</w:t>
      </w:r>
      <w:proofErr w:type="spellStart"/>
      <w:r>
        <w:t>ie</w:t>
      </w:r>
      <w:proofErr w:type="spellEnd"/>
      <w:r>
        <w:t xml:space="preserve"> I’m not sure </w:t>
      </w:r>
      <w:proofErr w:type="spellStart"/>
      <w:r>
        <w:t>its</w:t>
      </w:r>
      <w:proofErr w:type="spellEnd"/>
      <w:r>
        <w:t xml:space="preserve"> worth worrying about). </w:t>
      </w:r>
    </w:p>
    <w:p w:rsidR="00094D92" w:rsidRDefault="00094D92">
      <w:pPr>
        <w:pStyle w:val="CommentText"/>
      </w:pPr>
    </w:p>
    <w:p w:rsidR="00094D92" w:rsidRDefault="00094D92">
      <w:pPr>
        <w:pStyle w:val="CommentText"/>
      </w:pPr>
      <w:r>
        <w:t xml:space="preserve">TC: </w:t>
      </w:r>
      <w:r w:rsidR="008362DF">
        <w:t>If I remember correctly, y</w:t>
      </w:r>
      <w:r>
        <w:t>ou have an alternative method for deriving r that I still don’t understand (due to my stupidity I’ll emphasize). Do you have r code for this you’d like to ‘lend’ me?!</w:t>
      </w:r>
    </w:p>
  </w:comment>
  <w:comment w:id="14" w:author="Doug Butterworth" w:date="2015-01-13T14:48:00Z" w:initials="DS">
    <w:p w:rsidR="00B5497F" w:rsidRDefault="00B5497F">
      <w:pPr>
        <w:pStyle w:val="CommentText"/>
      </w:pPr>
      <w:r>
        <w:rPr>
          <w:rStyle w:val="CommentReference"/>
        </w:rPr>
        <w:annotationRef/>
      </w:r>
      <w:proofErr w:type="gramStart"/>
      <w:r>
        <w:t>loess</w:t>
      </w:r>
      <w:proofErr w:type="gramEnd"/>
      <w:r>
        <w:t xml:space="preserve"> to Loess; is “first degree” sufficient for complete specification? – doesn’t the range over which the smoothing take places (the </w:t>
      </w:r>
      <w:proofErr w:type="spellStart"/>
      <w:r>
        <w:t>downweighting</w:t>
      </w:r>
      <w:proofErr w:type="spellEnd"/>
      <w:r>
        <w:t xml:space="preserve"> function” also necessary to specify?</w:t>
      </w:r>
    </w:p>
    <w:p w:rsidR="00094D92" w:rsidRDefault="00094D92">
      <w:pPr>
        <w:pStyle w:val="CommentText"/>
      </w:pPr>
    </w:p>
    <w:p w:rsidR="00094D92" w:rsidRDefault="00094D92">
      <w:pPr>
        <w:pStyle w:val="CommentText"/>
      </w:pPr>
      <w:r>
        <w:t xml:space="preserve">TC: I’ve added the value of the smoothing parameter. </w:t>
      </w:r>
    </w:p>
    <w:p w:rsidR="00B5497F" w:rsidRDefault="00B5497F">
      <w:pPr>
        <w:pStyle w:val="CommentText"/>
      </w:pPr>
    </w:p>
    <w:p w:rsidR="00B5497F" w:rsidRDefault="00B5497F">
      <w:pPr>
        <w:pStyle w:val="CommentText"/>
      </w:pPr>
      <w:r>
        <w:t xml:space="preserve">Under Rcontrol2, specify that </w:t>
      </w:r>
      <w:proofErr w:type="spellStart"/>
      <w:r>
        <w:t>thr</w:t>
      </w:r>
      <w:proofErr w:type="spellEnd"/>
      <w:r>
        <w:t xml:space="preserve"> r comes from (I presume) the process referenced under </w:t>
      </w:r>
      <w:proofErr w:type="spellStart"/>
      <w:r>
        <w:t>Rcontrol</w:t>
      </w:r>
      <w:proofErr w:type="spellEnd"/>
      <w:r>
        <w:t>.</w:t>
      </w:r>
    </w:p>
    <w:p w:rsidR="00094D92" w:rsidRDefault="00094D92">
      <w:pPr>
        <w:pStyle w:val="CommentText"/>
      </w:pPr>
    </w:p>
    <w:p w:rsidR="00094D92" w:rsidRDefault="00094D92">
      <w:pPr>
        <w:pStyle w:val="CommentText"/>
      </w:pPr>
      <w:r>
        <w:t xml:space="preserve">TC: I’ve referenced </w:t>
      </w:r>
      <w:proofErr w:type="spellStart"/>
      <w:r>
        <w:t>Rcontrol</w:t>
      </w:r>
      <w:proofErr w:type="spellEnd"/>
    </w:p>
    <w:p w:rsidR="00B5497F" w:rsidRDefault="00B5497F">
      <w:pPr>
        <w:pStyle w:val="CommentText"/>
      </w:pPr>
    </w:p>
    <w:p w:rsidR="00B5497F" w:rsidRDefault="00B5497F">
      <w:pPr>
        <w:pStyle w:val="CommentText"/>
      </w:pPr>
      <w:r>
        <w:t xml:space="preserve">Under </w:t>
      </w:r>
      <w:proofErr w:type="spellStart"/>
      <w:r>
        <w:t>DynF</w:t>
      </w:r>
      <w:proofErr w:type="spellEnd"/>
      <w:r>
        <w:t>, “the gradient in S with respect to D” – but then you need also specify how B0 is obtained to allow D to be calculated.</w:t>
      </w:r>
    </w:p>
    <w:p w:rsidR="00B5497F" w:rsidRDefault="00B5497F">
      <w:pPr>
        <w:pStyle w:val="CommentText"/>
      </w:pPr>
    </w:p>
    <w:p w:rsidR="00094D92" w:rsidRDefault="00094D92">
      <w:pPr>
        <w:pStyle w:val="CommentText"/>
      </w:pPr>
      <w:r>
        <w:t>TC: I’ve noted in the caption that D is an estimate provided by the simulation (ask Cope et al 2014 how you get this using a really, really stupid method based on PSA analysis)</w:t>
      </w:r>
    </w:p>
    <w:p w:rsidR="00094D92" w:rsidRDefault="00094D92">
      <w:pPr>
        <w:pStyle w:val="CommentText"/>
      </w:pPr>
    </w:p>
    <w:p w:rsidR="00B5497F" w:rsidRDefault="00B5497F">
      <w:pPr>
        <w:pStyle w:val="CommentText"/>
      </w:pPr>
      <w:r>
        <w:t xml:space="preserve">Under </w:t>
      </w:r>
      <w:proofErr w:type="spellStart"/>
      <w:r>
        <w:t>SPslope</w:t>
      </w:r>
      <w:proofErr w:type="spellEnd"/>
      <w:r>
        <w:t xml:space="preserve">, should the third option for </w:t>
      </w:r>
      <w:proofErr w:type="spellStart"/>
      <w:r>
        <w:t>Qy</w:t>
      </w:r>
      <w:proofErr w:type="spellEnd"/>
      <w:r>
        <w:t xml:space="preserve"> be Q(y-1) rather than C(y-1)? I realise that this paper assumes no implementation error, but the distinction becomes important once there is such error, and I think it is better to convey the intent up front by rather using Q here.</w:t>
      </w:r>
    </w:p>
    <w:p w:rsidR="00094D92" w:rsidRDefault="00094D92">
      <w:pPr>
        <w:pStyle w:val="CommentText"/>
      </w:pPr>
    </w:p>
    <w:p w:rsidR="00094D92" w:rsidRDefault="00094D92">
      <w:pPr>
        <w:pStyle w:val="CommentText"/>
      </w:pPr>
      <w:r>
        <w:t xml:space="preserve">TC: Fair point. </w:t>
      </w:r>
    </w:p>
    <w:p w:rsidR="00B5497F" w:rsidRDefault="00B5497F">
      <w:pPr>
        <w:pStyle w:val="CommentText"/>
      </w:pPr>
    </w:p>
    <w:p w:rsidR="00B5497F" w:rsidRDefault="00B5497F">
      <w:pPr>
        <w:pStyle w:val="CommentText"/>
      </w:pPr>
      <w:r>
        <w:t xml:space="preserve">Also under </w:t>
      </w:r>
      <w:proofErr w:type="spellStart"/>
      <w:r>
        <w:t>SPslope</w:t>
      </w:r>
      <w:proofErr w:type="spellEnd"/>
      <w:r>
        <w:t>, in the last line shouldn’t all the B’s and the first C be B-bar and C-bar/</w:t>
      </w:r>
    </w:p>
    <w:p w:rsidR="00094D92" w:rsidRDefault="00094D92">
      <w:pPr>
        <w:pStyle w:val="CommentText"/>
      </w:pPr>
    </w:p>
    <w:p w:rsidR="00094D92" w:rsidRDefault="00094D92">
      <w:pPr>
        <w:pStyle w:val="CommentText"/>
      </w:pPr>
      <w:r>
        <w:t xml:space="preserve">TC: Yes. </w:t>
      </w:r>
    </w:p>
  </w:comment>
  <w:comment w:id="19" w:author="Hillary, Rich (O&amp;A, Hobart)" w:date="2014-12-30T22:31:00Z" w:initials="hil32f ">
    <w:p w:rsidR="00B5497F" w:rsidRDefault="00B5497F">
      <w:pPr>
        <w:pStyle w:val="CommentText"/>
      </w:pPr>
      <w:r>
        <w:rPr>
          <w:rStyle w:val="CommentReference"/>
        </w:rPr>
        <w:annotationRef/>
      </w:r>
      <w:r>
        <w:t>This is my big issue with using the tuned version as this is a BIG gain parameter on abundance increases that came about from VERY specific tuning and projection conditions for the CPUE index. What we should say is that this type of setting tops the range of over-optimistic and reactive slope rules as it goes hell for leather on increases but much more slowly on decreases…</w:t>
      </w:r>
    </w:p>
  </w:comment>
  <w:comment w:id="20" w:author="Doug Butterworth" w:date="2015-01-13T14:52:00Z" w:initials="DS">
    <w:p w:rsidR="00B5497F" w:rsidRDefault="00B5497F">
      <w:pPr>
        <w:pStyle w:val="CommentText"/>
      </w:pPr>
      <w:r>
        <w:rPr>
          <w:rStyle w:val="CommentReference"/>
        </w:rPr>
        <w:annotationRef/>
      </w:r>
      <w:r>
        <w:t>I have partial sympathy with Rich, though would query whether the 3 is “that” large – remember that to achieve an equilibrium, such rules need these coefficients to exceed 1 – the SBT one is “acceptable” only because of the current situation and finite projection.</w:t>
      </w:r>
    </w:p>
    <w:p w:rsidR="00B5497F" w:rsidRDefault="00B5497F">
      <w:pPr>
        <w:pStyle w:val="CommentText"/>
      </w:pPr>
    </w:p>
    <w:p w:rsidR="00B5497F" w:rsidRDefault="00B5497F">
      <w:pPr>
        <w:pStyle w:val="CommentText"/>
      </w:pPr>
      <w:r>
        <w:t>Note also here my previous comment re Q’s rather than C’s on the RHS.</w:t>
      </w:r>
    </w:p>
    <w:p w:rsidR="006E18D7" w:rsidRDefault="006E18D7">
      <w:pPr>
        <w:pStyle w:val="CommentText"/>
      </w:pPr>
    </w:p>
    <w:p w:rsidR="006E18D7" w:rsidRDefault="006E18D7">
      <w:pPr>
        <w:pStyle w:val="CommentText"/>
      </w:pPr>
      <w:r>
        <w:t>TC: I’ve changed C’s to Q’s throughout</w:t>
      </w:r>
    </w:p>
  </w:comment>
  <w:comment w:id="27" w:author="Doug Butterworth" w:date="2015-01-13T14:52:00Z" w:initials="DS">
    <w:p w:rsidR="00B5497F" w:rsidRDefault="00B5497F">
      <w:pPr>
        <w:pStyle w:val="CommentText"/>
      </w:pPr>
      <w:r>
        <w:rPr>
          <w:rStyle w:val="CommentReference"/>
        </w:rPr>
        <w:annotationRef/>
      </w:r>
      <w:r>
        <w:t xml:space="preserve">Checking the associated G&amp;B paper, you may have </w:t>
      </w:r>
      <w:proofErr w:type="spellStart"/>
      <w:r>
        <w:t>glitched</w:t>
      </w:r>
      <w:proofErr w:type="spellEnd"/>
      <w:r>
        <w:t xml:space="preserve"> here, as the upper row corresponds to w=1 but the lower row to w=0.5. (</w:t>
      </w:r>
      <w:proofErr w:type="gramStart"/>
      <w:r>
        <w:t>note</w:t>
      </w:r>
      <w:proofErr w:type="gramEnd"/>
      <w:r>
        <w:t xml:space="preserve"> in </w:t>
      </w:r>
      <w:proofErr w:type="spellStart"/>
      <w:r>
        <w:t>Itarget</w:t>
      </w:r>
      <w:proofErr w:type="spellEnd"/>
      <w:r>
        <w:t xml:space="preserve"> 1 over the page you have used w=0.5 for both.</w:t>
      </w:r>
    </w:p>
    <w:p w:rsidR="00B5497F" w:rsidRDefault="00B5497F">
      <w:pPr>
        <w:pStyle w:val="CommentText"/>
      </w:pPr>
    </w:p>
    <w:p w:rsidR="00B5497F" w:rsidRDefault="00B5497F">
      <w:pPr>
        <w:pStyle w:val="CommentText"/>
      </w:pPr>
      <w:r>
        <w:t xml:space="preserve">More importantly, </w:t>
      </w:r>
      <w:proofErr w:type="spellStart"/>
      <w:r>
        <w:t>Itarg</w:t>
      </w:r>
      <w:proofErr w:type="spellEnd"/>
      <w:r>
        <w:t xml:space="preserve"> in the upper row has no y-dependence.</w:t>
      </w:r>
    </w:p>
    <w:p w:rsidR="00B5497F" w:rsidRDefault="00B5497F">
      <w:pPr>
        <w:pStyle w:val="CommentText"/>
      </w:pPr>
    </w:p>
    <w:p w:rsidR="00B5497F" w:rsidRDefault="00B5497F">
      <w:pPr>
        <w:pStyle w:val="CommentText"/>
      </w:pPr>
      <w:r>
        <w:t xml:space="preserve">There a need to specify how MSY and </w:t>
      </w:r>
      <w:proofErr w:type="spellStart"/>
      <w:r>
        <w:t>Itarg</w:t>
      </w:r>
      <w:proofErr w:type="spellEnd"/>
      <w:r>
        <w:t xml:space="preserve"> are calculated.</w:t>
      </w:r>
    </w:p>
    <w:p w:rsidR="006E18D7" w:rsidRDefault="006E18D7">
      <w:pPr>
        <w:pStyle w:val="CommentText"/>
      </w:pPr>
    </w:p>
    <w:p w:rsidR="006E18D7" w:rsidRDefault="006E18D7">
      <w:pPr>
        <w:pStyle w:val="CommentText"/>
      </w:pPr>
      <w:r>
        <w:t xml:space="preserve">TC: all changes made. </w:t>
      </w:r>
    </w:p>
  </w:comment>
  <w:comment w:id="29" w:author="Doug Butterworth" w:date="2015-01-13T14:52:00Z" w:initials="DS">
    <w:p w:rsidR="00B5497F" w:rsidRDefault="00B5497F">
      <w:pPr>
        <w:pStyle w:val="CommentText"/>
      </w:pPr>
      <w:r>
        <w:rPr>
          <w:rStyle w:val="CommentReference"/>
        </w:rPr>
        <w:annotationRef/>
      </w:r>
      <w:r>
        <w:t>Elsewhere – SA, Europe, many RFMOs, this cycle is annual, unlike the US.</w:t>
      </w:r>
      <w:r w:rsidR="00C253AC">
        <w:t xml:space="preserve"> </w:t>
      </w:r>
    </w:p>
    <w:p w:rsidR="00C253AC" w:rsidRDefault="00C253AC">
      <w:pPr>
        <w:pStyle w:val="CommentText"/>
      </w:pPr>
    </w:p>
    <w:p w:rsidR="00C253AC" w:rsidRDefault="006E18D7">
      <w:pPr>
        <w:pStyle w:val="CommentText"/>
      </w:pPr>
      <w:r>
        <w:t>TC</w:t>
      </w:r>
      <w:r w:rsidR="00C253AC">
        <w:t>: should I rerun the analysis for a 1 or 2 year update, or should I reword this?</w:t>
      </w:r>
    </w:p>
  </w:comment>
  <w:comment w:id="30" w:author="Doug Butterworth" w:date="2015-01-13T11:11:00Z" w:initials="DS">
    <w:p w:rsidR="00B5497F" w:rsidRDefault="00B5497F">
      <w:pPr>
        <w:pStyle w:val="CommentText"/>
      </w:pPr>
      <w:r>
        <w:rPr>
          <w:rStyle w:val="CommentReference"/>
        </w:rPr>
        <w:annotationRef/>
      </w:r>
      <w:r>
        <w:t>Note that you biases under data quality are ALL POSITIVE – which helps performance in risk terms as it will lead to lower TACs – BUT WHY necessarily assume this – some explanation needed.</w:t>
      </w:r>
    </w:p>
    <w:p w:rsidR="00C253AC" w:rsidRDefault="00C253AC">
      <w:pPr>
        <w:pStyle w:val="CommentText"/>
      </w:pPr>
    </w:p>
    <w:p w:rsidR="00C253AC" w:rsidRDefault="00C253AC">
      <w:pPr>
        <w:pStyle w:val="CommentText"/>
      </w:pPr>
      <w:r>
        <w:t xml:space="preserve">TC. Yes I see that this </w:t>
      </w:r>
      <w:r w:rsidR="007A6BA6">
        <w:t xml:space="preserve">is </w:t>
      </w:r>
      <w:r>
        <w:t>confusing. I’ve added text to clarify both here in the Table caption and in the main text. Does this help?</w:t>
      </w:r>
    </w:p>
  </w:comment>
  <w:comment w:id="31" w:author="Doug Butterworth" w:date="2015-01-13T14:55:00Z" w:initials="DS">
    <w:p w:rsidR="00B5497F" w:rsidRDefault="00B5497F">
      <w:pPr>
        <w:pStyle w:val="CommentText"/>
      </w:pPr>
      <w:r>
        <w:rPr>
          <w:rStyle w:val="CommentReference"/>
        </w:rPr>
        <w:annotationRef/>
      </w:r>
      <w:r>
        <w:t>If the mean is 1, how can there be bias?</w:t>
      </w:r>
    </w:p>
    <w:p w:rsidR="00B5497F" w:rsidRDefault="00B5497F">
      <w:pPr>
        <w:pStyle w:val="CommentText"/>
      </w:pPr>
    </w:p>
    <w:p w:rsidR="00B5497F" w:rsidRDefault="00B5497F">
      <w:pPr>
        <w:pStyle w:val="CommentText"/>
      </w:pPr>
      <w:r>
        <w:t>TC. I’ve reworded this for clarity. We sample bias among simulations from a lognormal distribution</w:t>
      </w:r>
      <w:r w:rsidR="006E18D7">
        <w:t xml:space="preserve"> with mean 1 and n SD that is user specified </w:t>
      </w:r>
      <w:r>
        <w:t xml:space="preserve">.e.g. 1.13 (upward bias) for all years of simulation 1, 0.82 (downward bias) for all years of simulation 2. </w:t>
      </w:r>
      <w:proofErr w:type="gramStart"/>
      <w:r>
        <w:t>etc</w:t>
      </w:r>
      <w:proofErr w:type="gramEnd"/>
      <w:r>
        <w:t xml:space="preserve">. </w:t>
      </w:r>
      <w:proofErr w:type="spellStart"/>
      <w:r>
        <w:t>Ie</w:t>
      </w:r>
      <w:proofErr w:type="spellEnd"/>
      <w:r>
        <w:t xml:space="preserve"> the CV sets the range of credible biases…</w:t>
      </w:r>
    </w:p>
  </w:comment>
  <w:comment w:id="32" w:author="Doug Butterworth" w:date="2015-01-13T11:02:00Z" w:initials="DS">
    <w:p w:rsidR="00B5497F" w:rsidRDefault="00B5497F">
      <w:pPr>
        <w:pStyle w:val="CommentText"/>
      </w:pPr>
      <w:r>
        <w:rPr>
          <w:rStyle w:val="CommentReference"/>
        </w:rPr>
        <w:annotationRef/>
      </w:r>
      <w:r>
        <w:t>This is the “Continuing Catch” performance statistic used in the IWC RMP development in the 1990s (though there for the last 10 of a 100 year projection), for exactly this reason. Do you want a reference to make the linkage?</w:t>
      </w:r>
    </w:p>
    <w:p w:rsidR="00B5497F" w:rsidRDefault="00B5497F">
      <w:pPr>
        <w:pStyle w:val="CommentText"/>
      </w:pPr>
    </w:p>
    <w:p w:rsidR="00B5497F" w:rsidRDefault="00B5497F">
      <w:pPr>
        <w:pStyle w:val="CommentText"/>
      </w:pPr>
      <w:r>
        <w:t>TC: Sure</w:t>
      </w:r>
      <w:r w:rsidR="00C253AC">
        <w:t xml:space="preserve"> -</w:t>
      </w:r>
      <w:r>
        <w:t xml:space="preserve"> what is a suitable reference?</w:t>
      </w:r>
    </w:p>
  </w:comment>
  <w:comment w:id="35" w:author="Doug Butterworth" w:date="2015-01-13T11:02:00Z" w:initials="DS">
    <w:p w:rsidR="00B5497F" w:rsidRDefault="00B5497F">
      <w:pPr>
        <w:pStyle w:val="CommentText"/>
      </w:pPr>
      <w:r>
        <w:rPr>
          <w:rStyle w:val="CommentReference"/>
        </w:rPr>
        <w:annotationRef/>
      </w:r>
      <w:r>
        <w:t>This worries me. This level is far lower than would be considered acceptable in most for a, and I worry that consequently a number of candidate MPs are appearing much better than they would be regarded in practice.</w:t>
      </w:r>
    </w:p>
    <w:p w:rsidR="00B5497F" w:rsidRDefault="00B5497F">
      <w:pPr>
        <w:pStyle w:val="CommentText"/>
      </w:pPr>
    </w:p>
    <w:p w:rsidR="00B5497F" w:rsidRDefault="00B5497F">
      <w:pPr>
        <w:pStyle w:val="CommentText"/>
      </w:pPr>
      <w:r>
        <w:t xml:space="preserve">I’m reluctant to suggest that you do more computations, but my guess is that 25% of </w:t>
      </w:r>
      <w:proofErr w:type="spellStart"/>
      <w:r>
        <w:t>Bmsy</w:t>
      </w:r>
      <w:proofErr w:type="spellEnd"/>
      <w:r>
        <w:t xml:space="preserve"> is about the lowest that could be defended.</w:t>
      </w:r>
    </w:p>
    <w:p w:rsidR="00B5497F" w:rsidRDefault="00B5497F">
      <w:pPr>
        <w:pStyle w:val="CommentText"/>
      </w:pPr>
    </w:p>
    <w:p w:rsidR="00B5497F" w:rsidRDefault="00B5497F">
      <w:pPr>
        <w:pStyle w:val="CommentText"/>
      </w:pPr>
      <w:r>
        <w:t>TC: no problem!</w:t>
      </w:r>
    </w:p>
    <w:p w:rsidR="00B5497F" w:rsidRDefault="00B5497F">
      <w:pPr>
        <w:pStyle w:val="CommentText"/>
      </w:pPr>
    </w:p>
    <w:p w:rsidR="00B5497F" w:rsidRDefault="00B5497F">
      <w:pPr>
        <w:pStyle w:val="CommentText"/>
      </w:pPr>
      <w:r>
        <w:t xml:space="preserve">It does though also raise a </w:t>
      </w:r>
      <w:proofErr w:type="spellStart"/>
      <w:r>
        <w:t>calculational</w:t>
      </w:r>
      <w:proofErr w:type="spellEnd"/>
      <w:r>
        <w:t xml:space="preserve"> “problem” – you need to exclude from such counts cases where even with zero catches the stock could not have recovered to this threshold. In IWC re use a “relative recovery” statistic, which scales abundance in terms of what it would have been in the absence of catches.</w:t>
      </w:r>
    </w:p>
    <w:p w:rsidR="00C253AC" w:rsidRDefault="00C253AC">
      <w:pPr>
        <w:pStyle w:val="CommentText"/>
      </w:pPr>
    </w:p>
    <w:p w:rsidR="00C253AC" w:rsidRDefault="00C253AC">
      <w:pPr>
        <w:pStyle w:val="CommentText"/>
      </w:pPr>
      <w:r>
        <w:t xml:space="preserve">TC: </w:t>
      </w:r>
      <w:proofErr w:type="spellStart"/>
      <w:r>
        <w:t>Its</w:t>
      </w:r>
      <w:proofErr w:type="spellEnd"/>
      <w:r>
        <w:t xml:space="preserve"> a good idea and one I’m using with SFU to evaluate rebuilding strategies. I’m not sure that its necessary here. </w:t>
      </w:r>
    </w:p>
  </w:comment>
  <w:comment w:id="36" w:author="Campbell Davies" w:date="2015-01-13T11:19:00Z" w:initials="CD">
    <w:p w:rsidR="00B5497F" w:rsidRDefault="00B5497F">
      <w:pPr>
        <w:pStyle w:val="CommentText"/>
      </w:pPr>
      <w:r>
        <w:rPr>
          <w:rStyle w:val="CommentReference"/>
        </w:rPr>
        <w:annotationRef/>
      </w:r>
      <w:r>
        <w:t xml:space="preserve">Yes, good pick up Doug, I missed this. In Oz the default limit reference </w:t>
      </w:r>
      <w:proofErr w:type="spellStart"/>
      <w:r>
        <w:t>pont</w:t>
      </w:r>
      <w:proofErr w:type="spellEnd"/>
      <w:r>
        <w:t xml:space="preserve"> (i.e. F=0) is ½ </w:t>
      </w:r>
      <w:proofErr w:type="spellStart"/>
      <w:r>
        <w:t>Bmsy</w:t>
      </w:r>
      <w:proofErr w:type="spellEnd"/>
      <w:r>
        <w:t xml:space="preserve"> or ~0.2 B0.</w:t>
      </w:r>
    </w:p>
    <w:p w:rsidR="00B5497F" w:rsidRDefault="00B5497F">
      <w:pPr>
        <w:pStyle w:val="CommentText"/>
      </w:pPr>
    </w:p>
    <w:p w:rsidR="00B5497F" w:rsidRDefault="00BF1087">
      <w:pPr>
        <w:pStyle w:val="CommentText"/>
      </w:pPr>
      <w:r>
        <w:t xml:space="preserve">TC: </w:t>
      </w:r>
      <w:r w:rsidR="00B5497F">
        <w:t xml:space="preserve">I’ve changed this to Doug’s suggested level of ¼ BMSY </w:t>
      </w:r>
    </w:p>
  </w:comment>
  <w:comment w:id="39" w:author="Doug Butterworth" w:date="2015-01-12T13:23:00Z" w:initials="DS">
    <w:p w:rsidR="00B5497F" w:rsidRDefault="00B5497F">
      <w:pPr>
        <w:pStyle w:val="CommentText"/>
      </w:pPr>
      <w:r>
        <w:rPr>
          <w:rStyle w:val="CommentReference"/>
        </w:rPr>
        <w:annotationRef/>
      </w:r>
      <w:r>
        <w:t xml:space="preserve">IF you are going to rerun results, in the interests of reducing the proliferation of performance statistics in such studies, could you change this to the standard AAV definition, which replaces the average you have in the denominator by </w:t>
      </w:r>
      <w:proofErr w:type="gramStart"/>
      <w:r>
        <w:t>C(</w:t>
      </w:r>
      <w:proofErr w:type="gramEnd"/>
      <w:r>
        <w:t xml:space="preserve">i-1) to get the relative change for the year concerned, which is then averaged over all the years? The only reason to prefer what you have would </w:t>
      </w:r>
      <w:proofErr w:type="gramStart"/>
      <w:r>
        <w:t>be  if</w:t>
      </w:r>
      <w:proofErr w:type="gramEnd"/>
      <w:r>
        <w:t xml:space="preserve"> you do have instances where the TAC goes to zero or close to that – otherwise the standard definition is more readily comprehended.</w:t>
      </w:r>
    </w:p>
    <w:p w:rsidR="00B5497F" w:rsidRDefault="00B5497F">
      <w:pPr>
        <w:pStyle w:val="CommentText"/>
      </w:pPr>
    </w:p>
    <w:p w:rsidR="00B5497F" w:rsidRDefault="00B5497F">
      <w:pPr>
        <w:pStyle w:val="CommentText"/>
      </w:pPr>
      <w:r>
        <w:t xml:space="preserve">Another important aspects is that usually this statistic is calculated starting the first summation from </w:t>
      </w:r>
      <w:proofErr w:type="spellStart"/>
      <w:r>
        <w:t>i</w:t>
      </w:r>
      <w:proofErr w:type="spellEnd"/>
      <w:r>
        <w:t xml:space="preserve">=1, so that the difference from the last pre-MP catch is also taken into account. This is important because otherwise rules that make a </w:t>
      </w:r>
      <w:proofErr w:type="gramStart"/>
      <w:r>
        <w:t>large  change</w:t>
      </w:r>
      <w:proofErr w:type="gramEnd"/>
      <w:r>
        <w:t xml:space="preserve"> for the first year and then stay fixed are not “penalised”. I suspect that such a change could see some of the CC candidates faring less well in the final comparisons.</w:t>
      </w:r>
    </w:p>
    <w:p w:rsidR="00B5497F" w:rsidRDefault="00B5497F">
      <w:pPr>
        <w:pStyle w:val="CommentText"/>
      </w:pPr>
    </w:p>
    <w:p w:rsidR="00B5497F" w:rsidRDefault="00B5497F">
      <w:pPr>
        <w:pStyle w:val="CommentText"/>
      </w:pPr>
      <w:r>
        <w:t xml:space="preserve">TC: I had to rerun everything for Laurie so I made these changes. – He now calculates these. </w:t>
      </w:r>
    </w:p>
  </w:comment>
  <w:comment w:id="40" w:author="TomFast" w:date="2015-01-14T09:50:00Z" w:initials="T">
    <w:p w:rsidR="00AB72C9" w:rsidRDefault="00AB72C9">
      <w:pPr>
        <w:pStyle w:val="CommentText"/>
      </w:pPr>
      <w:r>
        <w:rPr>
          <w:rStyle w:val="CommentReference"/>
        </w:rPr>
        <w:annotationRef/>
      </w:r>
      <w:r>
        <w:t xml:space="preserve">Results section will be rewritten following new Figures from Laurie and </w:t>
      </w:r>
      <w:proofErr w:type="spellStart"/>
      <w:r>
        <w:t>Polina</w:t>
      </w:r>
      <w:proofErr w:type="spellEnd"/>
    </w:p>
  </w:comment>
  <w:comment w:id="45" w:author="Doug Butterworth" w:date="2014-12-30T22:31:00Z" w:initials="DS">
    <w:p w:rsidR="00B5497F" w:rsidRDefault="00B5497F">
      <w:pPr>
        <w:pStyle w:val="CommentText"/>
      </w:pPr>
      <w:r>
        <w:rPr>
          <w:rStyle w:val="CommentReference"/>
        </w:rPr>
        <w:annotationRef/>
      </w:r>
      <w:r>
        <w:t xml:space="preserve">I guess my surprise is that </w:t>
      </w:r>
      <w:proofErr w:type="spellStart"/>
      <w:r>
        <w:t>Fratio</w:t>
      </w:r>
      <w:proofErr w:type="spellEnd"/>
      <w:r>
        <w:t>, which is a constant F strategy, does better (correct? – in risk terms?) than strategies that reduce F from that constant towards zero once abundance drops below some threshold.</w:t>
      </w:r>
    </w:p>
  </w:comment>
  <w:comment w:id="46" w:author="Doug Butterworth" w:date="2014-12-30T22:31:00Z" w:initials="DS">
    <w:p w:rsidR="00B5497F" w:rsidRDefault="00B5497F">
      <w:pPr>
        <w:pStyle w:val="CommentText"/>
      </w:pPr>
      <w:r>
        <w:rPr>
          <w:rStyle w:val="CommentReference"/>
        </w:rPr>
        <w:annotationRef/>
      </w:r>
      <w:r>
        <w:t>I wonder whether these results are rather a reflection of a more general issue – the bias-variance trade-off. In going to more complex methods to try to capture reality better, performance suffers because of the increased estimation variance. Worth a comment?</w:t>
      </w:r>
    </w:p>
  </w:comment>
  <w:comment w:id="49" w:author="Doug Butterworth" w:date="2014-12-30T22:31:00Z" w:initials="DS">
    <w:p w:rsidR="00B5497F" w:rsidRDefault="00B5497F">
      <w:pPr>
        <w:pStyle w:val="CommentText"/>
      </w:pPr>
      <w:r>
        <w:rPr>
          <w:rStyle w:val="CommentReference"/>
        </w:rPr>
        <w:annotationRef/>
      </w:r>
      <w:r>
        <w:t xml:space="preserve">This is the major surprise to me – not so much </w:t>
      </w:r>
      <w:proofErr w:type="spellStart"/>
      <w:r>
        <w:t>Ltarget</w:t>
      </w:r>
      <w:proofErr w:type="spellEnd"/>
      <w:r>
        <w:t xml:space="preserve"> per se, because length has limited information content – but more by way of comparison with the </w:t>
      </w:r>
      <w:proofErr w:type="spellStart"/>
      <w:r>
        <w:t>Islope</w:t>
      </w:r>
      <w:proofErr w:type="spellEnd"/>
      <w:r>
        <w:t xml:space="preserve"> results beating the I target ones. My experience has been that the two approaches behave about the same, BUT that the target ones beat the slope ones when it comes to TAC variability. </w:t>
      </w:r>
    </w:p>
    <w:p w:rsidR="00B5497F" w:rsidRDefault="00B5497F">
      <w:pPr>
        <w:pStyle w:val="CommentText"/>
      </w:pPr>
    </w:p>
    <w:p w:rsidR="00B5497F" w:rsidRDefault="00B5497F">
      <w:pPr>
        <w:pStyle w:val="CommentText"/>
      </w:pPr>
      <w:r>
        <w:t xml:space="preserve">So why this result? My concern is that it may be a reflection of the way MSY and </w:t>
      </w:r>
      <w:proofErr w:type="spellStart"/>
      <w:r>
        <w:t>Itarg</w:t>
      </w:r>
      <w:proofErr w:type="spellEnd"/>
      <w:r>
        <w:t xml:space="preserve"> have been set for the </w:t>
      </w:r>
      <w:proofErr w:type="spellStart"/>
      <w:r>
        <w:t>Itarget</w:t>
      </w:r>
      <w:proofErr w:type="spellEnd"/>
      <w:r>
        <w:t xml:space="preserve"> rules. Needs a bit more thought here I suspect.</w:t>
      </w:r>
    </w:p>
  </w:comment>
  <w:comment w:id="50" w:author="TomFast" w:date="2015-01-14T09:48:00Z" w:initials="T">
    <w:p w:rsidR="00AB72C9" w:rsidRDefault="00AB72C9">
      <w:pPr>
        <w:pStyle w:val="CommentText"/>
      </w:pPr>
      <w:r>
        <w:rPr>
          <w:rStyle w:val="CommentReference"/>
        </w:rPr>
        <w:annotationRef/>
      </w:r>
      <w:r>
        <w:t xml:space="preserve">New figures to come from Laurie and </w:t>
      </w:r>
      <w:proofErr w:type="spellStart"/>
      <w:r>
        <w:t>Polina</w:t>
      </w:r>
      <w:proofErr w:type="spellEnd"/>
    </w:p>
  </w:comment>
  <w:comment w:id="51" w:author="Doug Butterworth" w:date="2014-12-30T22:31:00Z" w:initials="DS">
    <w:p w:rsidR="00B5497F" w:rsidRDefault="00B5497F">
      <w:pPr>
        <w:pStyle w:val="CommentText"/>
      </w:pPr>
      <w:r>
        <w:rPr>
          <w:rStyle w:val="CommentReference"/>
        </w:rPr>
        <w:annotationRef/>
      </w:r>
      <w:r>
        <w:t>If you prefer this rewording, it would apply also to other Figs following here and in the Appendix.</w:t>
      </w:r>
    </w:p>
  </w:comment>
  <w:comment w:id="52" w:author="TomFast" w:date="2015-01-14T09:48:00Z" w:initials="T">
    <w:p w:rsidR="00AB72C9" w:rsidRDefault="00AB72C9">
      <w:pPr>
        <w:pStyle w:val="CommentText"/>
      </w:pPr>
      <w:r>
        <w:rPr>
          <w:rStyle w:val="CommentReference"/>
        </w:rPr>
        <w:annotationRef/>
      </w:r>
      <w:r>
        <w:t xml:space="preserve">New figures to come from Laurie and </w:t>
      </w:r>
      <w:proofErr w:type="spellStart"/>
      <w:r>
        <w:t>Polina</w:t>
      </w:r>
      <w:proofErr w:type="spellEnd"/>
    </w:p>
  </w:comment>
  <w:comment w:id="54" w:author="Doug Butterworth" w:date="2015-01-14T09:50:00Z" w:initials="DS">
    <w:p w:rsidR="00B5497F" w:rsidRDefault="00B5497F">
      <w:pPr>
        <w:pStyle w:val="CommentText"/>
      </w:pPr>
      <w:r>
        <w:rPr>
          <w:rStyle w:val="CommentReference"/>
        </w:rPr>
        <w:annotationRef/>
      </w:r>
      <w:r>
        <w:t>Am I correct that you don’t show any results from which one can infer these conclusions? Aren’t some needed?</w:t>
      </w:r>
    </w:p>
    <w:p w:rsidR="00AB72C9" w:rsidRDefault="00AB72C9">
      <w:pPr>
        <w:pStyle w:val="CommentText"/>
      </w:pPr>
    </w:p>
    <w:p w:rsidR="00AB72C9" w:rsidRDefault="00AB72C9">
      <w:pPr>
        <w:pStyle w:val="CommentText"/>
      </w:pPr>
      <w:r>
        <w:t xml:space="preserve">TC: Results section will be rewritten following new tables and figures by Laurie and </w:t>
      </w:r>
      <w:proofErr w:type="spellStart"/>
      <w:r>
        <w:t>Polina</w:t>
      </w:r>
      <w:proofErr w:type="spellEnd"/>
      <w:r>
        <w:t xml:space="preserve">. </w:t>
      </w:r>
    </w:p>
  </w:comment>
  <w:comment w:id="55" w:author="Doug Butterworth" w:date="2014-12-30T22:31:00Z" w:initials="DS">
    <w:p w:rsidR="00B5497F" w:rsidRDefault="00B5497F">
      <w:pPr>
        <w:pStyle w:val="CommentText"/>
      </w:pPr>
      <w:r>
        <w:rPr>
          <w:rStyle w:val="CommentReference"/>
        </w:rPr>
        <w:annotationRef/>
      </w:r>
      <w:r>
        <w:t>I’m not so sure about this. Wouldn’t you first have to factor out the catch/depletion risk trade-off? Aren’t many of the differences in these plots arising from the fact that the MPs as specified implicitly select different trade-offs in their targets?</w:t>
      </w:r>
    </w:p>
  </w:comment>
  <w:comment w:id="57" w:author="Doug Butterworth" w:date="2014-12-30T22:31:00Z" w:initials="DS">
    <w:p w:rsidR="00B5497F" w:rsidRDefault="00B5497F">
      <w:pPr>
        <w:pStyle w:val="CommentText"/>
      </w:pPr>
      <w:r>
        <w:rPr>
          <w:rStyle w:val="CommentReference"/>
        </w:rPr>
        <w:annotationRef/>
      </w:r>
      <w:r>
        <w:t>I’m worried that this might simply reflect the way bias has been increased in moving from perfect to poor information. Wouldn’t a better/”fairer” test here be to increase only variances?</w:t>
      </w:r>
    </w:p>
  </w:comment>
  <w:comment w:id="74" w:author="Doug Butterworth" w:date="2014-12-30T22:31:00Z" w:initials="DS">
    <w:p w:rsidR="00B5497F" w:rsidRDefault="00B5497F">
      <w:pPr>
        <w:pStyle w:val="CommentText"/>
      </w:pPr>
      <w:r>
        <w:rPr>
          <w:rStyle w:val="CommentReference"/>
        </w:rPr>
        <w:annotationRef/>
      </w:r>
      <w:r>
        <w:t>Isn’t use of the Greek kappa (κ) more conventional for this?</w:t>
      </w:r>
    </w:p>
  </w:comment>
  <w:comment w:id="76" w:author="Doug Butterworth" w:date="2014-12-30T22:31:00Z" w:initials="DS">
    <w:p w:rsidR="00B5497F" w:rsidRDefault="00B5497F">
      <w:pPr>
        <w:pStyle w:val="CommentText"/>
      </w:pPr>
      <w:r>
        <w:rPr>
          <w:rStyle w:val="CommentReference"/>
        </w:rPr>
        <w:annotationRef/>
      </w:r>
      <w:r>
        <w:t>My sense is that this result begs some further explanation in relation to primary cause.</w:t>
      </w:r>
    </w:p>
  </w:comment>
  <w:comment w:id="84" w:author="Doug Butterworth" w:date="2014-12-30T22:31:00Z" w:initials="DS">
    <w:p w:rsidR="00B5497F" w:rsidRDefault="00B5497F">
      <w:pPr>
        <w:pStyle w:val="CommentText"/>
      </w:pPr>
      <w:r>
        <w:rPr>
          <w:rStyle w:val="CommentReference"/>
        </w:rPr>
        <w:annotationRef/>
      </w:r>
      <w:r>
        <w:t>Unclear as to what “These” refers – the “certain” or the “other”?</w:t>
      </w:r>
    </w:p>
  </w:comment>
  <w:comment w:id="87" w:author="Doug Butterworth" w:date="2014-12-30T22:31:00Z" w:initials="DS">
    <w:p w:rsidR="00B5497F" w:rsidRDefault="00B5497F">
      <w:pPr>
        <w:pStyle w:val="CommentText"/>
      </w:pPr>
      <w:r>
        <w:rPr>
          <w:rStyle w:val="CommentReference"/>
        </w:rPr>
        <w:annotationRef/>
      </w:r>
      <w:r>
        <w:t>I find this written somewhat confusingly. Exactly what are you saying:</w:t>
      </w:r>
    </w:p>
    <w:p w:rsidR="00B5497F" w:rsidRDefault="00B5497F">
      <w:pPr>
        <w:pStyle w:val="CommentText"/>
      </w:pPr>
    </w:p>
    <w:p w:rsidR="00B5497F" w:rsidRDefault="00B5497F">
      <w:pPr>
        <w:pStyle w:val="CommentText"/>
      </w:pPr>
      <w:r>
        <w:t>That MPs which have good information available on current absolute abundance or depletion (and are able to input this) have quite different properties from those which don’t?</w:t>
      </w:r>
    </w:p>
  </w:comment>
  <w:comment w:id="88" w:author="Doug Butterworth" w:date="2014-12-30T22:31:00Z" w:initials="DS">
    <w:p w:rsidR="00B5497F" w:rsidRDefault="00B5497F">
      <w:pPr>
        <w:pStyle w:val="CommentText"/>
      </w:pPr>
      <w:r>
        <w:rPr>
          <w:rStyle w:val="CommentReference"/>
        </w:rPr>
        <w:annotationRef/>
      </w:r>
      <w:r>
        <w:t>A moment ago this was shorter-lived!! Maybe at first introduction refer to the three as longer-, medium and shorter-lived, and stick to that throughout.</w:t>
      </w:r>
    </w:p>
  </w:comment>
  <w:comment w:id="92" w:author="Doug Butterworth" w:date="2014-12-30T22:31:00Z" w:initials="DS">
    <w:p w:rsidR="00B5497F" w:rsidRDefault="00B5497F">
      <w:pPr>
        <w:pStyle w:val="CommentText"/>
      </w:pPr>
      <w:r>
        <w:rPr>
          <w:rStyle w:val="CommentReference"/>
        </w:rPr>
        <w:annotationRef/>
      </w:r>
      <w:r>
        <w:t>I’m looking to be more specific here – otherwise the danger is that short-lived is read as anchovy-like (for us max age of 2), which is not I think what you are getting at.</w:t>
      </w:r>
    </w:p>
  </w:comment>
  <w:comment w:id="96" w:author="Doug Butterworth" w:date="2014-12-30T22:31:00Z" w:initials="DS">
    <w:p w:rsidR="00B5497F" w:rsidRDefault="00B5497F">
      <w:pPr>
        <w:pStyle w:val="CommentText"/>
      </w:pPr>
      <w:r>
        <w:rPr>
          <w:rStyle w:val="CommentReference"/>
        </w:rPr>
        <w:annotationRef/>
      </w:r>
      <w:r>
        <w:t>Delete – this is true in actuality, surely?</w:t>
      </w:r>
    </w:p>
  </w:comment>
  <w:comment w:id="97" w:author="Doug Butterworth" w:date="2014-12-30T22:31:00Z" w:initials="DS">
    <w:p w:rsidR="00B5497F" w:rsidRDefault="00B5497F">
      <w:pPr>
        <w:pStyle w:val="CommentText"/>
      </w:pPr>
      <w:r>
        <w:rPr>
          <w:rStyle w:val="CommentReference"/>
        </w:rPr>
        <w:annotationRef/>
      </w:r>
      <w:r>
        <w:t>Perhaps be more explicit here. Isn’t what you are saying that AR1 processes, even with high auto-correlation, are not necessarily adequate bases to capture the implications of regime shifts?</w:t>
      </w:r>
    </w:p>
  </w:comment>
  <w:comment w:id="111" w:author="Doug Butterworth" w:date="2014-12-30T22:31:00Z" w:initials="DS">
    <w:p w:rsidR="00B5497F" w:rsidRDefault="00B5497F">
      <w:pPr>
        <w:pStyle w:val="CommentText"/>
      </w:pPr>
      <w:r>
        <w:rPr>
          <w:rStyle w:val="CommentReference"/>
        </w:rPr>
        <w:annotationRef/>
      </w:r>
      <w:r>
        <w:t xml:space="preserve">But do assessments manage that very well – isn’t that the main point of the results quoted in the </w:t>
      </w:r>
      <w:proofErr w:type="spellStart"/>
      <w:r>
        <w:t>Deroba</w:t>
      </w:r>
      <w:proofErr w:type="spellEnd"/>
      <w:r>
        <w:t xml:space="preserve"> et al. paper from the Boston WCFSA 18 months back?</w:t>
      </w:r>
    </w:p>
  </w:comment>
  <w:comment w:id="112" w:author="Doug Butterworth" w:date="2014-12-30T22:31:00Z" w:initials="DS">
    <w:p w:rsidR="00B5497F" w:rsidRDefault="00B5497F">
      <w:pPr>
        <w:pStyle w:val="CommentText"/>
      </w:pPr>
      <w:r>
        <w:rPr>
          <w:rStyle w:val="CommentReference"/>
        </w:rPr>
        <w:annotationRef/>
      </w:r>
      <w:r>
        <w:t>I think there’s room here to draw comparisons with the IWC’s RMP. There it was always something of a surprise that reasonable performance could be obtained from no more than an historical catch series plus fairly noisy surveys at 5 (or even 10) year intervals. An important part of the reason is that the surveys provide ABSOLUTE estimates of abundance.</w:t>
      </w:r>
    </w:p>
    <w:p w:rsidR="00B5497F" w:rsidRDefault="00B5497F">
      <w:pPr>
        <w:pStyle w:val="CommentText"/>
      </w:pPr>
    </w:p>
    <w:p w:rsidR="00B5497F" w:rsidRDefault="00B5497F">
      <w:pPr>
        <w:pStyle w:val="CommentText"/>
      </w:pPr>
      <w:r>
        <w:t>Let me know if you want to draft a brief piece (2-3 sentences) with a reference or two on that.</w:t>
      </w:r>
    </w:p>
  </w:comment>
  <w:comment w:id="121" w:author="Hillary, Rich (O&amp;A, Hobart)" w:date="2014-12-30T22:31:00Z" w:initials="hil32f ">
    <w:p w:rsidR="00B5497F" w:rsidRDefault="00B5497F">
      <w:pPr>
        <w:pStyle w:val="CommentText"/>
      </w:pPr>
      <w:r>
        <w:rPr>
          <w:rStyle w:val="CommentReference"/>
        </w:rPr>
        <w:annotationRef/>
      </w:r>
      <w:r>
        <w:t>I’m not sure I buy this – yep some folks might have extreme examples where assessment estimates varied more than this but honestly I don’t think that you can argue that many situations in data-rich circumstances could very often be out by a factor of 5 each way… ANY assessment that estimates overall exploitation rates greater than 0.2 is probably not going to be getting abundance negatively biased by a factor of 1/5 or it would all be gone… I’m no fan of stock assessments as a rule but let’s ease up the levels of self flagellation on this one!</w:t>
      </w:r>
    </w:p>
  </w:comment>
  <w:comment w:id="122" w:author="Doug Butterworth" w:date="2014-12-30T22:31:00Z" w:initials="DS">
    <w:p w:rsidR="00B5497F" w:rsidRDefault="00B5497F">
      <w:pPr>
        <w:pStyle w:val="CommentText"/>
      </w:pPr>
      <w:r>
        <w:rPr>
          <w:rStyle w:val="CommentReference"/>
        </w:rPr>
        <w:annotationRef/>
      </w:r>
      <w:r>
        <w:t>I tend to agree with Rich. If there’s a problem here, I’d suspect it has more to do with too extreme a definition of the severe depletion performance statistic.</w:t>
      </w:r>
    </w:p>
    <w:p w:rsidR="00B5497F" w:rsidRDefault="00B5497F">
      <w:pPr>
        <w:pStyle w:val="CommentText"/>
      </w:pPr>
    </w:p>
    <w:p w:rsidR="00B5497F" w:rsidRDefault="00B5497F">
      <w:pPr>
        <w:pStyle w:val="CommentText"/>
      </w:pPr>
      <w:r>
        <w:t>Also beware that trends in bias over time may be a more serious problem than the bias value itself.</w:t>
      </w:r>
    </w:p>
  </w:comment>
  <w:comment w:id="139" w:author="Doug Butterworth" w:date="2014-12-30T22:31:00Z" w:initials="DS">
    <w:p w:rsidR="00B5497F" w:rsidRDefault="00B5497F">
      <w:pPr>
        <w:pStyle w:val="CommentText"/>
      </w:pPr>
      <w:r>
        <w:rPr>
          <w:rStyle w:val="CommentReference"/>
        </w:rPr>
        <w:annotationRef/>
      </w:r>
      <w:r>
        <w:t>Must???</w:t>
      </w:r>
    </w:p>
  </w:comment>
  <w:comment w:id="150" w:author="Doug Butterworth" w:date="2014-12-30T22:31:00Z" w:initials="DS">
    <w:p w:rsidR="00B5497F" w:rsidRDefault="00B5497F">
      <w:pPr>
        <w:pStyle w:val="CommentText"/>
      </w:pPr>
      <w:r>
        <w:rPr>
          <w:rStyle w:val="CommentReference"/>
        </w:rPr>
        <w:annotationRef/>
      </w:r>
      <w:r>
        <w:t>I strongly agree with this insert, considering such tuning very important.</w:t>
      </w:r>
    </w:p>
    <w:p w:rsidR="00B5497F" w:rsidRDefault="00B5497F">
      <w:pPr>
        <w:pStyle w:val="CommentText"/>
      </w:pPr>
    </w:p>
    <w:p w:rsidR="00B5497F" w:rsidRDefault="00B5497F">
      <w:pPr>
        <w:pStyle w:val="CommentText"/>
      </w:pPr>
      <w:r>
        <w:t>But before confirming its inclusion here, perhaps more thought is needed as to where to place it in the context of the paper’s overall approach (which implicitly precludes/avoids such tuning..</w:t>
      </w:r>
    </w:p>
  </w:comment>
  <w:comment w:id="198" w:author="Doug Butterworth" w:date="2014-12-30T22:31:00Z" w:initials="DS">
    <w:p w:rsidR="00B5497F" w:rsidRDefault="00B5497F">
      <w:pPr>
        <w:pStyle w:val="CommentText"/>
      </w:pPr>
      <w:r>
        <w:rPr>
          <w:rStyle w:val="CommentReference"/>
        </w:rPr>
        <w:annotationRef/>
      </w:r>
      <w:r>
        <w:t>Defined earlier, I trust</w:t>
      </w:r>
    </w:p>
  </w:comment>
  <w:comment w:id="200" w:author="Doug Butterworth" w:date="2014-12-30T22:31:00Z" w:initials="DS">
    <w:p w:rsidR="00B5497F" w:rsidRDefault="00B5497F">
      <w:pPr>
        <w:pStyle w:val="CommentText"/>
      </w:pPr>
      <w:r>
        <w:rPr>
          <w:rStyle w:val="CommentReference"/>
        </w:rPr>
        <w:annotationRef/>
      </w:r>
      <w:r>
        <w:t>But don’t the candidate MPs considered which dropped F once abundance declines below some threshold already effectively do this?</w:t>
      </w:r>
    </w:p>
  </w:comment>
  <w:comment w:id="215" w:author="TomFast" w:date="2014-12-30T22:31:00Z" w:initials="T">
    <w:p w:rsidR="00B5497F" w:rsidRDefault="00B5497F">
      <w:pPr>
        <w:pStyle w:val="CommentText"/>
      </w:pPr>
      <w:r>
        <w:rPr>
          <w:rStyle w:val="CommentReference"/>
        </w:rPr>
        <w:annotationRef/>
      </w:r>
      <w:r>
        <w:t xml:space="preserve">This is going online as you read this.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497F" w:rsidRDefault="00B5497F">
      <w:pPr>
        <w:spacing w:after="0" w:line="240" w:lineRule="auto"/>
      </w:pPr>
      <w:r>
        <w:separator/>
      </w:r>
    </w:p>
  </w:endnote>
  <w:endnote w:type="continuationSeparator" w:id="0">
    <w:p w:rsidR="00B5497F" w:rsidRDefault="00B54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Droid Sans Fallback">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97F" w:rsidRDefault="00B5497F" w:rsidP="002F523A">
    <w:pPr>
      <w:pStyle w:val="Footer"/>
      <w:framePr w:wrap="around" w:vAnchor="text" w:hAnchor="margin" w:xAlign="center" w:y="1"/>
      <w:rPr>
        <w:rStyle w:val="PageNumber"/>
      </w:rPr>
    </w:pPr>
  </w:p>
  <w:p w:rsidR="00B5497F" w:rsidRDefault="00B5497F" w:rsidP="002F523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3626541"/>
      <w:docPartObj>
        <w:docPartGallery w:val="Page Numbers (Bottom of Page)"/>
        <w:docPartUnique/>
      </w:docPartObj>
    </w:sdtPr>
    <w:sdtEndPr>
      <w:rPr>
        <w:noProof/>
      </w:rPr>
    </w:sdtEndPr>
    <w:sdtContent>
      <w:p w:rsidR="00B5497F" w:rsidRDefault="00B5497F">
        <w:pPr>
          <w:pStyle w:val="Footer"/>
          <w:jc w:val="center"/>
        </w:pPr>
        <w:r>
          <w:fldChar w:fldCharType="begin"/>
        </w:r>
        <w:r>
          <w:instrText xml:space="preserve"> PAGE   \* MERGEFORMAT </w:instrText>
        </w:r>
        <w:r>
          <w:fldChar w:fldCharType="separate"/>
        </w:r>
        <w:r w:rsidR="00433FAC">
          <w:rPr>
            <w:noProof/>
          </w:rPr>
          <w:t>2</w:t>
        </w:r>
        <w:r>
          <w:rPr>
            <w:noProof/>
          </w:rPr>
          <w:fldChar w:fldCharType="end"/>
        </w:r>
      </w:p>
    </w:sdtContent>
  </w:sdt>
  <w:p w:rsidR="00B5497F" w:rsidRDefault="00B5497F" w:rsidP="002F523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497F" w:rsidRDefault="00B5497F">
      <w:pPr>
        <w:spacing w:after="0" w:line="240" w:lineRule="auto"/>
      </w:pPr>
      <w:r>
        <w:separator/>
      </w:r>
    </w:p>
  </w:footnote>
  <w:footnote w:type="continuationSeparator" w:id="0">
    <w:p w:rsidR="00B5497F" w:rsidRDefault="00B5497F">
      <w:pPr>
        <w:spacing w:after="0" w:line="240" w:lineRule="auto"/>
      </w:pPr>
      <w:r>
        <w:continuationSeparator/>
      </w:r>
    </w:p>
  </w:footnote>
  <w:footnote w:id="1">
    <w:p w:rsidR="00B5497F" w:rsidRDefault="00B5497F" w:rsidP="00BA66BA">
      <w:pPr>
        <w:pStyle w:val="FootnoteText"/>
        <w:keepLines/>
      </w:pPr>
      <w:r>
        <w:rPr>
          <w:rStyle w:val="FootnoteReference"/>
        </w:rPr>
        <w:footnoteRef/>
      </w:r>
      <w:r>
        <w:t xml:space="preserve"> We define ‘data-rich’ as situations where data are available to conduct a conventional stock assessment (Punt et al. 2011). This includes simple stock assessment methods that typically require more than 15 years of relative abundance or fishing effort data in addition to catch data. We define all other data situations under the heading ‘data-limited’ which includes ‘data-moderate’ and ‘data-poor’. Data-moderate situations have some form of current information about stock levels that may be absolute abundance, relative abundance or stock depletion. Data-poor refers here to situations where only historical catches and some life-history information are available.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466FD"/>
    <w:multiLevelType w:val="hybridMultilevel"/>
    <w:tmpl w:val="AABC7A2E"/>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122267D2"/>
    <w:multiLevelType w:val="hybridMultilevel"/>
    <w:tmpl w:val="F3C0D7C0"/>
    <w:lvl w:ilvl="0" w:tplc="9300EF9C">
      <w:start w:val="1"/>
      <w:numFmt w:val="decimal"/>
      <w:lvlText w:val="%1."/>
      <w:lvlJc w:val="left"/>
      <w:pPr>
        <w:tabs>
          <w:tab w:val="num" w:pos="360"/>
        </w:tabs>
        <w:ind w:left="360" w:hanging="360"/>
      </w:pPr>
      <w:rPr>
        <w:b w:val="0"/>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C1D2A4D"/>
    <w:multiLevelType w:val="hybridMultilevel"/>
    <w:tmpl w:val="49A00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C7E0DC1"/>
    <w:multiLevelType w:val="multilevel"/>
    <w:tmpl w:val="9F3E9C92"/>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405"/>
        </w:tabs>
        <w:ind w:left="405" w:hanging="4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30FC639C"/>
    <w:multiLevelType w:val="hybridMultilevel"/>
    <w:tmpl w:val="8ECCB37E"/>
    <w:lvl w:ilvl="0" w:tplc="8D7C66AE">
      <w:start w:val="2"/>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CFE0A16"/>
    <w:multiLevelType w:val="multilevel"/>
    <w:tmpl w:val="59B29B38"/>
    <w:lvl w:ilvl="0">
      <w:start w:val="8"/>
      <w:numFmt w:val="decimal"/>
      <w:lvlText w:val="%1"/>
      <w:lvlJc w:val="left"/>
      <w:pPr>
        <w:tabs>
          <w:tab w:val="num" w:pos="555"/>
        </w:tabs>
        <w:ind w:left="555" w:hanging="555"/>
      </w:pPr>
      <w:rPr>
        <w:rFonts w:hint="default"/>
      </w:rPr>
    </w:lvl>
    <w:lvl w:ilvl="1">
      <w:start w:val="7"/>
      <w:numFmt w:val="decimal"/>
      <w:lvlText w:val="%1.%2"/>
      <w:lvlJc w:val="left"/>
      <w:pPr>
        <w:tabs>
          <w:tab w:val="num" w:pos="555"/>
        </w:tabs>
        <w:ind w:left="555" w:hanging="555"/>
      </w:pPr>
      <w:rPr>
        <w:rFonts w:hint="default"/>
      </w:rPr>
    </w:lvl>
    <w:lvl w:ilvl="2">
      <w:start w:val="1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4E1F34D6"/>
    <w:multiLevelType w:val="hybridMultilevel"/>
    <w:tmpl w:val="E9B44D4E"/>
    <w:lvl w:ilvl="0" w:tplc="619AD47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59DA52DD"/>
    <w:multiLevelType w:val="hybridMultilevel"/>
    <w:tmpl w:val="92544DD4"/>
    <w:lvl w:ilvl="0" w:tplc="7D9C7186">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4D59DD"/>
    <w:multiLevelType w:val="hybridMultilevel"/>
    <w:tmpl w:val="E506C5F8"/>
    <w:lvl w:ilvl="0" w:tplc="F0407C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BA76919"/>
    <w:multiLevelType w:val="multilevel"/>
    <w:tmpl w:val="4DAAE52C"/>
    <w:lvl w:ilvl="0">
      <w:start w:val="8"/>
      <w:numFmt w:val="decimal"/>
      <w:lvlText w:val="%1"/>
      <w:lvlJc w:val="left"/>
      <w:pPr>
        <w:tabs>
          <w:tab w:val="num" w:pos="675"/>
        </w:tabs>
        <w:ind w:left="675" w:hanging="675"/>
      </w:pPr>
      <w:rPr>
        <w:rFonts w:hint="default"/>
      </w:rPr>
    </w:lvl>
    <w:lvl w:ilvl="1">
      <w:start w:val="7"/>
      <w:numFmt w:val="decimal"/>
      <w:lvlText w:val="%1.%2"/>
      <w:lvlJc w:val="left"/>
      <w:pPr>
        <w:tabs>
          <w:tab w:val="num" w:pos="675"/>
        </w:tabs>
        <w:ind w:left="675" w:hanging="675"/>
      </w:pPr>
      <w:rPr>
        <w:rFonts w:hint="default"/>
      </w:rPr>
    </w:lvl>
    <w:lvl w:ilvl="2">
      <w:start w:val="1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63B607C0"/>
    <w:multiLevelType w:val="hybridMultilevel"/>
    <w:tmpl w:val="3012B2D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D203984"/>
    <w:multiLevelType w:val="hybridMultilevel"/>
    <w:tmpl w:val="E1F40E2C"/>
    <w:lvl w:ilvl="0" w:tplc="AD8EA60E">
      <w:start w:val="5"/>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D4248B1"/>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7D5E5502"/>
    <w:multiLevelType w:val="hybridMultilevel"/>
    <w:tmpl w:val="EF868A1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9"/>
  </w:num>
  <w:num w:numId="4">
    <w:abstractNumId w:val="5"/>
  </w:num>
  <w:num w:numId="5">
    <w:abstractNumId w:val="12"/>
  </w:num>
  <w:num w:numId="6">
    <w:abstractNumId w:val="7"/>
  </w:num>
  <w:num w:numId="7">
    <w:abstractNumId w:val="11"/>
  </w:num>
  <w:num w:numId="8">
    <w:abstractNumId w:val="6"/>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3"/>
    </w:lvlOverride>
  </w:num>
  <w:num w:numId="11">
    <w:abstractNumId w:val="8"/>
  </w:num>
  <w:num w:numId="12">
    <w:abstractNumId w:val="13"/>
  </w:num>
  <w:num w:numId="13">
    <w:abstractNumId w:val="10"/>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949"/>
    <w:rsid w:val="00000B5A"/>
    <w:rsid w:val="00002548"/>
    <w:rsid w:val="000033F9"/>
    <w:rsid w:val="00006B84"/>
    <w:rsid w:val="00007EC1"/>
    <w:rsid w:val="00015E9F"/>
    <w:rsid w:val="000232CD"/>
    <w:rsid w:val="00023C3F"/>
    <w:rsid w:val="000275EC"/>
    <w:rsid w:val="00031783"/>
    <w:rsid w:val="000324AE"/>
    <w:rsid w:val="00032EFB"/>
    <w:rsid w:val="000530AF"/>
    <w:rsid w:val="00056180"/>
    <w:rsid w:val="000610A6"/>
    <w:rsid w:val="00061508"/>
    <w:rsid w:val="00061FDC"/>
    <w:rsid w:val="00071D10"/>
    <w:rsid w:val="0007602E"/>
    <w:rsid w:val="00076B47"/>
    <w:rsid w:val="00076E91"/>
    <w:rsid w:val="00094D92"/>
    <w:rsid w:val="00097AB0"/>
    <w:rsid w:val="000B2331"/>
    <w:rsid w:val="000B2A28"/>
    <w:rsid w:val="000B5EB5"/>
    <w:rsid w:val="000C3E1E"/>
    <w:rsid w:val="000C55E2"/>
    <w:rsid w:val="000C5D71"/>
    <w:rsid w:val="000C742A"/>
    <w:rsid w:val="000D0AC7"/>
    <w:rsid w:val="000D6620"/>
    <w:rsid w:val="000E0DF9"/>
    <w:rsid w:val="000E1E6C"/>
    <w:rsid w:val="000E48EF"/>
    <w:rsid w:val="000E5C9A"/>
    <w:rsid w:val="000F14A7"/>
    <w:rsid w:val="000F6A67"/>
    <w:rsid w:val="00100846"/>
    <w:rsid w:val="00104B41"/>
    <w:rsid w:val="001051DA"/>
    <w:rsid w:val="00106E8C"/>
    <w:rsid w:val="00131C2B"/>
    <w:rsid w:val="00132F81"/>
    <w:rsid w:val="00137404"/>
    <w:rsid w:val="001427C5"/>
    <w:rsid w:val="00147654"/>
    <w:rsid w:val="00151FCC"/>
    <w:rsid w:val="00152B6C"/>
    <w:rsid w:val="00164431"/>
    <w:rsid w:val="00165E49"/>
    <w:rsid w:val="001775AD"/>
    <w:rsid w:val="00181BEE"/>
    <w:rsid w:val="001840D6"/>
    <w:rsid w:val="001910BD"/>
    <w:rsid w:val="0019277E"/>
    <w:rsid w:val="00194E96"/>
    <w:rsid w:val="00197386"/>
    <w:rsid w:val="001A03CE"/>
    <w:rsid w:val="001D6367"/>
    <w:rsid w:val="001E4CA1"/>
    <w:rsid w:val="001E7577"/>
    <w:rsid w:val="00200C5B"/>
    <w:rsid w:val="00203433"/>
    <w:rsid w:val="00204825"/>
    <w:rsid w:val="00206D17"/>
    <w:rsid w:val="002079F8"/>
    <w:rsid w:val="0021403A"/>
    <w:rsid w:val="0021737E"/>
    <w:rsid w:val="00217FB2"/>
    <w:rsid w:val="002209E5"/>
    <w:rsid w:val="00221B3B"/>
    <w:rsid w:val="00226ACB"/>
    <w:rsid w:val="00232218"/>
    <w:rsid w:val="00233780"/>
    <w:rsid w:val="002449E4"/>
    <w:rsid w:val="002505A2"/>
    <w:rsid w:val="0025473E"/>
    <w:rsid w:val="0025694E"/>
    <w:rsid w:val="00264F6F"/>
    <w:rsid w:val="00276BC1"/>
    <w:rsid w:val="00281EC6"/>
    <w:rsid w:val="00290EAB"/>
    <w:rsid w:val="00295E54"/>
    <w:rsid w:val="002A2D56"/>
    <w:rsid w:val="002A5EF8"/>
    <w:rsid w:val="002B1E02"/>
    <w:rsid w:val="002B2A57"/>
    <w:rsid w:val="002B4931"/>
    <w:rsid w:val="002C0A74"/>
    <w:rsid w:val="002C4724"/>
    <w:rsid w:val="002C6E45"/>
    <w:rsid w:val="002C7546"/>
    <w:rsid w:val="002E22FF"/>
    <w:rsid w:val="002E2F00"/>
    <w:rsid w:val="002F1F3C"/>
    <w:rsid w:val="002F523A"/>
    <w:rsid w:val="002F6AC1"/>
    <w:rsid w:val="0030074D"/>
    <w:rsid w:val="003025A4"/>
    <w:rsid w:val="00305F9A"/>
    <w:rsid w:val="00313232"/>
    <w:rsid w:val="00313800"/>
    <w:rsid w:val="00322D50"/>
    <w:rsid w:val="00336550"/>
    <w:rsid w:val="00343E37"/>
    <w:rsid w:val="00350529"/>
    <w:rsid w:val="00356556"/>
    <w:rsid w:val="00357906"/>
    <w:rsid w:val="00360653"/>
    <w:rsid w:val="003639AE"/>
    <w:rsid w:val="00371D91"/>
    <w:rsid w:val="003740AD"/>
    <w:rsid w:val="00374542"/>
    <w:rsid w:val="00374C68"/>
    <w:rsid w:val="00376ED9"/>
    <w:rsid w:val="00380D8E"/>
    <w:rsid w:val="003816DA"/>
    <w:rsid w:val="003825A8"/>
    <w:rsid w:val="0039665B"/>
    <w:rsid w:val="003A41F0"/>
    <w:rsid w:val="003A7316"/>
    <w:rsid w:val="003C14F0"/>
    <w:rsid w:val="003C607E"/>
    <w:rsid w:val="003D49A5"/>
    <w:rsid w:val="003D5077"/>
    <w:rsid w:val="003D5856"/>
    <w:rsid w:val="003E01D9"/>
    <w:rsid w:val="003E1135"/>
    <w:rsid w:val="003E6FEC"/>
    <w:rsid w:val="003F4C70"/>
    <w:rsid w:val="00400435"/>
    <w:rsid w:val="00403A63"/>
    <w:rsid w:val="004241E9"/>
    <w:rsid w:val="00426C0D"/>
    <w:rsid w:val="00432380"/>
    <w:rsid w:val="00433C4E"/>
    <w:rsid w:val="00433FAC"/>
    <w:rsid w:val="00435463"/>
    <w:rsid w:val="00435489"/>
    <w:rsid w:val="0043696C"/>
    <w:rsid w:val="00442B66"/>
    <w:rsid w:val="00443E4A"/>
    <w:rsid w:val="00444D1A"/>
    <w:rsid w:val="00447DAF"/>
    <w:rsid w:val="00450A93"/>
    <w:rsid w:val="004578CE"/>
    <w:rsid w:val="00460327"/>
    <w:rsid w:val="004603E5"/>
    <w:rsid w:val="0046173B"/>
    <w:rsid w:val="004620E9"/>
    <w:rsid w:val="0046794C"/>
    <w:rsid w:val="0048259C"/>
    <w:rsid w:val="00486512"/>
    <w:rsid w:val="004901D8"/>
    <w:rsid w:val="0049771A"/>
    <w:rsid w:val="0049775F"/>
    <w:rsid w:val="004A13C5"/>
    <w:rsid w:val="004A49B9"/>
    <w:rsid w:val="004C3ED0"/>
    <w:rsid w:val="004D5BFF"/>
    <w:rsid w:val="004D66BA"/>
    <w:rsid w:val="004E1F4B"/>
    <w:rsid w:val="0050133E"/>
    <w:rsid w:val="005027BE"/>
    <w:rsid w:val="0051159A"/>
    <w:rsid w:val="00523BEC"/>
    <w:rsid w:val="005273D2"/>
    <w:rsid w:val="00537117"/>
    <w:rsid w:val="0054683A"/>
    <w:rsid w:val="005507B6"/>
    <w:rsid w:val="00551925"/>
    <w:rsid w:val="005558FB"/>
    <w:rsid w:val="005605B6"/>
    <w:rsid w:val="005735DB"/>
    <w:rsid w:val="00576D23"/>
    <w:rsid w:val="00585A11"/>
    <w:rsid w:val="0058725B"/>
    <w:rsid w:val="00591D7F"/>
    <w:rsid w:val="00595203"/>
    <w:rsid w:val="005A26B8"/>
    <w:rsid w:val="005B2B1C"/>
    <w:rsid w:val="005B5B4D"/>
    <w:rsid w:val="005C18C4"/>
    <w:rsid w:val="005D1A16"/>
    <w:rsid w:val="005D1CBC"/>
    <w:rsid w:val="005D3C97"/>
    <w:rsid w:val="005E0B71"/>
    <w:rsid w:val="005E1788"/>
    <w:rsid w:val="005E2D73"/>
    <w:rsid w:val="005E4900"/>
    <w:rsid w:val="005E7A41"/>
    <w:rsid w:val="005F4142"/>
    <w:rsid w:val="005F437F"/>
    <w:rsid w:val="006047F8"/>
    <w:rsid w:val="00611426"/>
    <w:rsid w:val="00613F96"/>
    <w:rsid w:val="00614A10"/>
    <w:rsid w:val="00625CE2"/>
    <w:rsid w:val="006316F8"/>
    <w:rsid w:val="00635F00"/>
    <w:rsid w:val="00646CCA"/>
    <w:rsid w:val="00646DFF"/>
    <w:rsid w:val="006520A7"/>
    <w:rsid w:val="00664912"/>
    <w:rsid w:val="00673B10"/>
    <w:rsid w:val="00674E90"/>
    <w:rsid w:val="0069303B"/>
    <w:rsid w:val="0069545C"/>
    <w:rsid w:val="006A5A08"/>
    <w:rsid w:val="006A69E9"/>
    <w:rsid w:val="006B166E"/>
    <w:rsid w:val="006B3F70"/>
    <w:rsid w:val="006B4868"/>
    <w:rsid w:val="006D542C"/>
    <w:rsid w:val="006D5761"/>
    <w:rsid w:val="006E18D7"/>
    <w:rsid w:val="006E1CF7"/>
    <w:rsid w:val="006E6454"/>
    <w:rsid w:val="00705D62"/>
    <w:rsid w:val="0072644A"/>
    <w:rsid w:val="00743FDC"/>
    <w:rsid w:val="00755FF4"/>
    <w:rsid w:val="00763DC3"/>
    <w:rsid w:val="00775019"/>
    <w:rsid w:val="00776000"/>
    <w:rsid w:val="00786621"/>
    <w:rsid w:val="007915AF"/>
    <w:rsid w:val="007935E8"/>
    <w:rsid w:val="00796645"/>
    <w:rsid w:val="007A0D43"/>
    <w:rsid w:val="007A1AEA"/>
    <w:rsid w:val="007A2EAE"/>
    <w:rsid w:val="007A3D08"/>
    <w:rsid w:val="007A65D0"/>
    <w:rsid w:val="007A6BA6"/>
    <w:rsid w:val="007B1949"/>
    <w:rsid w:val="007B284C"/>
    <w:rsid w:val="007B45CC"/>
    <w:rsid w:val="007B535B"/>
    <w:rsid w:val="007D2589"/>
    <w:rsid w:val="007D4176"/>
    <w:rsid w:val="007D5BBB"/>
    <w:rsid w:val="007D5F86"/>
    <w:rsid w:val="007D60E2"/>
    <w:rsid w:val="007E5881"/>
    <w:rsid w:val="007F4B4A"/>
    <w:rsid w:val="008025F4"/>
    <w:rsid w:val="008146F0"/>
    <w:rsid w:val="008233F7"/>
    <w:rsid w:val="00827D31"/>
    <w:rsid w:val="00830466"/>
    <w:rsid w:val="00832C53"/>
    <w:rsid w:val="00835D1F"/>
    <w:rsid w:val="008362DF"/>
    <w:rsid w:val="0083649D"/>
    <w:rsid w:val="00843A53"/>
    <w:rsid w:val="00846295"/>
    <w:rsid w:val="00853B80"/>
    <w:rsid w:val="00860210"/>
    <w:rsid w:val="00864B4B"/>
    <w:rsid w:val="0088402F"/>
    <w:rsid w:val="00886C48"/>
    <w:rsid w:val="008913B8"/>
    <w:rsid w:val="00894EA4"/>
    <w:rsid w:val="008A1334"/>
    <w:rsid w:val="008A5E5C"/>
    <w:rsid w:val="008B5536"/>
    <w:rsid w:val="008B79F1"/>
    <w:rsid w:val="008C71B2"/>
    <w:rsid w:val="008D30C3"/>
    <w:rsid w:val="008E0178"/>
    <w:rsid w:val="008E2CE4"/>
    <w:rsid w:val="008E651F"/>
    <w:rsid w:val="008F6EF4"/>
    <w:rsid w:val="008F6FB7"/>
    <w:rsid w:val="00905D5A"/>
    <w:rsid w:val="00915456"/>
    <w:rsid w:val="00916ED8"/>
    <w:rsid w:val="00920571"/>
    <w:rsid w:val="009241C0"/>
    <w:rsid w:val="00924283"/>
    <w:rsid w:val="00925EE9"/>
    <w:rsid w:val="00932B0F"/>
    <w:rsid w:val="00937705"/>
    <w:rsid w:val="00943751"/>
    <w:rsid w:val="00947B1A"/>
    <w:rsid w:val="0095014A"/>
    <w:rsid w:val="00960D31"/>
    <w:rsid w:val="00961DF1"/>
    <w:rsid w:val="00963BDA"/>
    <w:rsid w:val="00964424"/>
    <w:rsid w:val="00983934"/>
    <w:rsid w:val="0098592A"/>
    <w:rsid w:val="009860CE"/>
    <w:rsid w:val="00986C2C"/>
    <w:rsid w:val="00994F38"/>
    <w:rsid w:val="009A4817"/>
    <w:rsid w:val="009C1F8B"/>
    <w:rsid w:val="009C6903"/>
    <w:rsid w:val="009E6D77"/>
    <w:rsid w:val="00A04412"/>
    <w:rsid w:val="00A044E0"/>
    <w:rsid w:val="00A125E8"/>
    <w:rsid w:val="00A13286"/>
    <w:rsid w:val="00A35A0B"/>
    <w:rsid w:val="00A35DE1"/>
    <w:rsid w:val="00A42E7A"/>
    <w:rsid w:val="00A54F27"/>
    <w:rsid w:val="00A55494"/>
    <w:rsid w:val="00A74A6F"/>
    <w:rsid w:val="00A75B5C"/>
    <w:rsid w:val="00A842BB"/>
    <w:rsid w:val="00A85782"/>
    <w:rsid w:val="00A86D6D"/>
    <w:rsid w:val="00A97759"/>
    <w:rsid w:val="00A97A72"/>
    <w:rsid w:val="00AA1259"/>
    <w:rsid w:val="00AA18CF"/>
    <w:rsid w:val="00AA1A38"/>
    <w:rsid w:val="00AA6EE9"/>
    <w:rsid w:val="00AB0CFA"/>
    <w:rsid w:val="00AB2AB5"/>
    <w:rsid w:val="00AB72C9"/>
    <w:rsid w:val="00AC0FE4"/>
    <w:rsid w:val="00AC45EA"/>
    <w:rsid w:val="00AD1CFB"/>
    <w:rsid w:val="00AE12F6"/>
    <w:rsid w:val="00AE3540"/>
    <w:rsid w:val="00AE7D46"/>
    <w:rsid w:val="00AF08DA"/>
    <w:rsid w:val="00AF6E21"/>
    <w:rsid w:val="00AF7019"/>
    <w:rsid w:val="00B00002"/>
    <w:rsid w:val="00B01E1A"/>
    <w:rsid w:val="00B02F72"/>
    <w:rsid w:val="00B1209B"/>
    <w:rsid w:val="00B20497"/>
    <w:rsid w:val="00B26F6C"/>
    <w:rsid w:val="00B438F6"/>
    <w:rsid w:val="00B47DCD"/>
    <w:rsid w:val="00B512A9"/>
    <w:rsid w:val="00B5497F"/>
    <w:rsid w:val="00B6205E"/>
    <w:rsid w:val="00B63D1B"/>
    <w:rsid w:val="00B64393"/>
    <w:rsid w:val="00B73B64"/>
    <w:rsid w:val="00B772BC"/>
    <w:rsid w:val="00B83417"/>
    <w:rsid w:val="00B90480"/>
    <w:rsid w:val="00B92111"/>
    <w:rsid w:val="00BA664C"/>
    <w:rsid w:val="00BA66BA"/>
    <w:rsid w:val="00BB7AA6"/>
    <w:rsid w:val="00BC6671"/>
    <w:rsid w:val="00BE6E13"/>
    <w:rsid w:val="00BF1087"/>
    <w:rsid w:val="00BF4B13"/>
    <w:rsid w:val="00BF58D7"/>
    <w:rsid w:val="00C02430"/>
    <w:rsid w:val="00C075DB"/>
    <w:rsid w:val="00C10466"/>
    <w:rsid w:val="00C10DD5"/>
    <w:rsid w:val="00C14BB9"/>
    <w:rsid w:val="00C17B75"/>
    <w:rsid w:val="00C20D11"/>
    <w:rsid w:val="00C20FD4"/>
    <w:rsid w:val="00C253AC"/>
    <w:rsid w:val="00C25A84"/>
    <w:rsid w:val="00C35249"/>
    <w:rsid w:val="00C508F1"/>
    <w:rsid w:val="00C5179B"/>
    <w:rsid w:val="00C55C17"/>
    <w:rsid w:val="00C5700D"/>
    <w:rsid w:val="00C61B1B"/>
    <w:rsid w:val="00C623F3"/>
    <w:rsid w:val="00C65EC2"/>
    <w:rsid w:val="00C66452"/>
    <w:rsid w:val="00C67699"/>
    <w:rsid w:val="00C82243"/>
    <w:rsid w:val="00C85DEF"/>
    <w:rsid w:val="00C862CE"/>
    <w:rsid w:val="00C913BC"/>
    <w:rsid w:val="00CA245F"/>
    <w:rsid w:val="00CA5FFA"/>
    <w:rsid w:val="00CA61F1"/>
    <w:rsid w:val="00CB2163"/>
    <w:rsid w:val="00CB22D0"/>
    <w:rsid w:val="00CB2A9F"/>
    <w:rsid w:val="00CB4326"/>
    <w:rsid w:val="00CB74AC"/>
    <w:rsid w:val="00CB77C0"/>
    <w:rsid w:val="00CC2369"/>
    <w:rsid w:val="00CC46B4"/>
    <w:rsid w:val="00CC7550"/>
    <w:rsid w:val="00CC7982"/>
    <w:rsid w:val="00CC7A49"/>
    <w:rsid w:val="00CD14DF"/>
    <w:rsid w:val="00CD4DEA"/>
    <w:rsid w:val="00CD5044"/>
    <w:rsid w:val="00CD6023"/>
    <w:rsid w:val="00CD65DE"/>
    <w:rsid w:val="00CE1C0B"/>
    <w:rsid w:val="00CE4DB7"/>
    <w:rsid w:val="00CF4F1C"/>
    <w:rsid w:val="00D00442"/>
    <w:rsid w:val="00D04D7A"/>
    <w:rsid w:val="00D115F7"/>
    <w:rsid w:val="00D125E0"/>
    <w:rsid w:val="00D17F1E"/>
    <w:rsid w:val="00D2221D"/>
    <w:rsid w:val="00D32BE5"/>
    <w:rsid w:val="00D407D4"/>
    <w:rsid w:val="00D4175F"/>
    <w:rsid w:val="00D460AF"/>
    <w:rsid w:val="00D72A29"/>
    <w:rsid w:val="00D75A80"/>
    <w:rsid w:val="00D75B83"/>
    <w:rsid w:val="00D75E5B"/>
    <w:rsid w:val="00D8135B"/>
    <w:rsid w:val="00D85D77"/>
    <w:rsid w:val="00D91309"/>
    <w:rsid w:val="00D946E0"/>
    <w:rsid w:val="00DA36CA"/>
    <w:rsid w:val="00DC121E"/>
    <w:rsid w:val="00DD09DC"/>
    <w:rsid w:val="00DD51F5"/>
    <w:rsid w:val="00DE1D2D"/>
    <w:rsid w:val="00DF2A70"/>
    <w:rsid w:val="00DF6951"/>
    <w:rsid w:val="00E02E97"/>
    <w:rsid w:val="00E17085"/>
    <w:rsid w:val="00E2333A"/>
    <w:rsid w:val="00E352CA"/>
    <w:rsid w:val="00E408E9"/>
    <w:rsid w:val="00E43C54"/>
    <w:rsid w:val="00E503D0"/>
    <w:rsid w:val="00E534EE"/>
    <w:rsid w:val="00E55249"/>
    <w:rsid w:val="00E57123"/>
    <w:rsid w:val="00E6066A"/>
    <w:rsid w:val="00E658C0"/>
    <w:rsid w:val="00E67739"/>
    <w:rsid w:val="00E74704"/>
    <w:rsid w:val="00E77C87"/>
    <w:rsid w:val="00E8234C"/>
    <w:rsid w:val="00E851BE"/>
    <w:rsid w:val="00E9295D"/>
    <w:rsid w:val="00E931EE"/>
    <w:rsid w:val="00EA2111"/>
    <w:rsid w:val="00EA22EB"/>
    <w:rsid w:val="00EA7239"/>
    <w:rsid w:val="00EB0DE7"/>
    <w:rsid w:val="00EB160D"/>
    <w:rsid w:val="00EB295B"/>
    <w:rsid w:val="00EB6CF6"/>
    <w:rsid w:val="00EC12DA"/>
    <w:rsid w:val="00EC4998"/>
    <w:rsid w:val="00EC499C"/>
    <w:rsid w:val="00ED65F5"/>
    <w:rsid w:val="00EE46D8"/>
    <w:rsid w:val="00EF78E9"/>
    <w:rsid w:val="00F02048"/>
    <w:rsid w:val="00F06DB5"/>
    <w:rsid w:val="00F125AF"/>
    <w:rsid w:val="00F15B8C"/>
    <w:rsid w:val="00F161EF"/>
    <w:rsid w:val="00F202C9"/>
    <w:rsid w:val="00F300EB"/>
    <w:rsid w:val="00F369E3"/>
    <w:rsid w:val="00F377EE"/>
    <w:rsid w:val="00F44DC1"/>
    <w:rsid w:val="00F54632"/>
    <w:rsid w:val="00F56EBC"/>
    <w:rsid w:val="00F70FFD"/>
    <w:rsid w:val="00F73B4F"/>
    <w:rsid w:val="00F859B9"/>
    <w:rsid w:val="00F90CA2"/>
    <w:rsid w:val="00FA4679"/>
    <w:rsid w:val="00FB21DD"/>
    <w:rsid w:val="00FB47F1"/>
    <w:rsid w:val="00FC68BB"/>
    <w:rsid w:val="00FC7D44"/>
    <w:rsid w:val="00FD1DD1"/>
    <w:rsid w:val="00FE12EF"/>
    <w:rsid w:val="00FE35A9"/>
    <w:rsid w:val="00FE4FE9"/>
    <w:rsid w:val="00FE7832"/>
    <w:rsid w:val="00FF520A"/>
    <w:rsid w:val="00FF59E4"/>
    <w:rsid w:val="00FF6AB1"/>
    <w:rsid w:val="00FF6EA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8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line number"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F523A"/>
    <w:pPr>
      <w:keepNext/>
      <w:numPr>
        <w:numId w:val="5"/>
      </w:numPr>
      <w:spacing w:before="240" w:after="60" w:line="240" w:lineRule="auto"/>
      <w:outlineLvl w:val="0"/>
    </w:pPr>
    <w:rPr>
      <w:rFonts w:ascii="Times New Roman" w:eastAsia="Times New Roman" w:hAnsi="Times New Roman" w:cs="Arial"/>
      <w:b/>
      <w:bCs/>
      <w:kern w:val="32"/>
      <w:sz w:val="24"/>
      <w:szCs w:val="32"/>
      <w:lang w:eastAsia="en-CA"/>
    </w:rPr>
  </w:style>
  <w:style w:type="paragraph" w:styleId="Heading2">
    <w:name w:val="heading 2"/>
    <w:basedOn w:val="Normal"/>
    <w:next w:val="Normal"/>
    <w:link w:val="Heading2Char"/>
    <w:qFormat/>
    <w:rsid w:val="002F523A"/>
    <w:pPr>
      <w:keepNext/>
      <w:numPr>
        <w:ilvl w:val="1"/>
        <w:numId w:val="5"/>
      </w:numPr>
      <w:spacing w:before="240" w:after="60" w:line="240" w:lineRule="auto"/>
      <w:outlineLvl w:val="1"/>
    </w:pPr>
    <w:rPr>
      <w:rFonts w:ascii="Times New Roman" w:eastAsia="Times New Roman" w:hAnsi="Times New Roman" w:cs="Arial"/>
      <w:b/>
      <w:bCs/>
      <w:iCs/>
      <w:szCs w:val="28"/>
      <w:lang w:eastAsia="en-CA"/>
    </w:rPr>
  </w:style>
  <w:style w:type="paragraph" w:styleId="Heading3">
    <w:name w:val="heading 3"/>
    <w:basedOn w:val="Normal"/>
    <w:next w:val="Normal"/>
    <w:link w:val="Heading3Char"/>
    <w:qFormat/>
    <w:rsid w:val="002F523A"/>
    <w:pPr>
      <w:keepNext/>
      <w:numPr>
        <w:ilvl w:val="2"/>
        <w:numId w:val="5"/>
      </w:numPr>
      <w:spacing w:before="240" w:after="60" w:line="240" w:lineRule="auto"/>
      <w:outlineLvl w:val="2"/>
    </w:pPr>
    <w:rPr>
      <w:rFonts w:ascii="Times New Roman" w:eastAsia="Times New Roman" w:hAnsi="Times New Roman" w:cs="Arial"/>
      <w:b/>
      <w:bCs/>
      <w:i/>
      <w:szCs w:val="26"/>
      <w:lang w:eastAsia="en-CA"/>
    </w:rPr>
  </w:style>
  <w:style w:type="paragraph" w:styleId="Heading4">
    <w:name w:val="heading 4"/>
    <w:basedOn w:val="Normal"/>
    <w:next w:val="Normal"/>
    <w:link w:val="Heading4Char"/>
    <w:qFormat/>
    <w:rsid w:val="002F523A"/>
    <w:pPr>
      <w:keepNext/>
      <w:numPr>
        <w:ilvl w:val="3"/>
        <w:numId w:val="5"/>
      </w:numPr>
      <w:spacing w:before="240" w:after="60" w:line="240" w:lineRule="auto"/>
      <w:outlineLvl w:val="3"/>
    </w:pPr>
    <w:rPr>
      <w:rFonts w:ascii="Times New Roman" w:eastAsia="Times New Roman" w:hAnsi="Times New Roman" w:cs="Times New Roman"/>
      <w:b/>
      <w:bCs/>
      <w:sz w:val="28"/>
      <w:szCs w:val="28"/>
      <w:lang w:eastAsia="en-CA"/>
    </w:rPr>
  </w:style>
  <w:style w:type="paragraph" w:styleId="Heading5">
    <w:name w:val="heading 5"/>
    <w:basedOn w:val="Normal"/>
    <w:next w:val="Normal"/>
    <w:link w:val="Heading5Char"/>
    <w:qFormat/>
    <w:rsid w:val="002F523A"/>
    <w:pPr>
      <w:numPr>
        <w:ilvl w:val="4"/>
        <w:numId w:val="5"/>
      </w:numPr>
      <w:spacing w:before="240" w:after="60" w:line="240" w:lineRule="auto"/>
      <w:outlineLvl w:val="4"/>
    </w:pPr>
    <w:rPr>
      <w:rFonts w:ascii="Times New Roman" w:eastAsia="Times New Roman" w:hAnsi="Times New Roman" w:cs="Times New Roman"/>
      <w:b/>
      <w:bCs/>
      <w:i/>
      <w:iCs/>
      <w:sz w:val="26"/>
      <w:szCs w:val="26"/>
      <w:lang w:eastAsia="en-CA"/>
    </w:rPr>
  </w:style>
  <w:style w:type="paragraph" w:styleId="Heading6">
    <w:name w:val="heading 6"/>
    <w:basedOn w:val="Normal"/>
    <w:next w:val="Normal"/>
    <w:link w:val="Heading6Char"/>
    <w:qFormat/>
    <w:rsid w:val="002F523A"/>
    <w:pPr>
      <w:numPr>
        <w:ilvl w:val="5"/>
        <w:numId w:val="5"/>
      </w:numPr>
      <w:spacing w:before="240" w:after="60" w:line="240" w:lineRule="auto"/>
      <w:outlineLvl w:val="5"/>
    </w:pPr>
    <w:rPr>
      <w:rFonts w:ascii="Times New Roman" w:eastAsia="Times New Roman" w:hAnsi="Times New Roman" w:cs="Times New Roman"/>
      <w:b/>
      <w:bCs/>
      <w:lang w:eastAsia="en-CA"/>
    </w:rPr>
  </w:style>
  <w:style w:type="paragraph" w:styleId="Heading7">
    <w:name w:val="heading 7"/>
    <w:basedOn w:val="Normal"/>
    <w:next w:val="Normal"/>
    <w:link w:val="Heading7Char"/>
    <w:qFormat/>
    <w:rsid w:val="002F523A"/>
    <w:pPr>
      <w:numPr>
        <w:ilvl w:val="6"/>
        <w:numId w:val="5"/>
      </w:numPr>
      <w:spacing w:before="240" w:after="60" w:line="240" w:lineRule="auto"/>
      <w:outlineLvl w:val="6"/>
    </w:pPr>
    <w:rPr>
      <w:rFonts w:ascii="Times New Roman" w:eastAsia="Times New Roman" w:hAnsi="Times New Roman" w:cs="Times New Roman"/>
      <w:szCs w:val="24"/>
      <w:lang w:eastAsia="en-CA"/>
    </w:rPr>
  </w:style>
  <w:style w:type="paragraph" w:styleId="Heading8">
    <w:name w:val="heading 8"/>
    <w:basedOn w:val="Normal"/>
    <w:next w:val="Normal"/>
    <w:link w:val="Heading8Char"/>
    <w:qFormat/>
    <w:rsid w:val="002F523A"/>
    <w:pPr>
      <w:numPr>
        <w:ilvl w:val="7"/>
        <w:numId w:val="5"/>
      </w:numPr>
      <w:spacing w:before="240" w:after="60" w:line="240" w:lineRule="auto"/>
      <w:outlineLvl w:val="7"/>
    </w:pPr>
    <w:rPr>
      <w:rFonts w:ascii="Times New Roman" w:eastAsia="Times New Roman" w:hAnsi="Times New Roman" w:cs="Times New Roman"/>
      <w:i/>
      <w:iCs/>
      <w:szCs w:val="24"/>
      <w:lang w:eastAsia="en-CA"/>
    </w:rPr>
  </w:style>
  <w:style w:type="paragraph" w:styleId="Heading9">
    <w:name w:val="heading 9"/>
    <w:basedOn w:val="Normal"/>
    <w:next w:val="Normal"/>
    <w:link w:val="Heading9Char"/>
    <w:qFormat/>
    <w:rsid w:val="002F523A"/>
    <w:pPr>
      <w:numPr>
        <w:ilvl w:val="8"/>
        <w:numId w:val="5"/>
      </w:numPr>
      <w:spacing w:before="240" w:after="60" w:line="240" w:lineRule="auto"/>
      <w:outlineLvl w:val="8"/>
    </w:pPr>
    <w:rPr>
      <w:rFonts w:ascii="Arial" w:eastAsia="Times New Roman" w:hAnsi="Arial" w:cs="Arial"/>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523A"/>
    <w:rPr>
      <w:rFonts w:ascii="Times New Roman" w:eastAsia="Times New Roman" w:hAnsi="Times New Roman" w:cs="Arial"/>
      <w:b/>
      <w:bCs/>
      <w:kern w:val="32"/>
      <w:sz w:val="24"/>
      <w:szCs w:val="32"/>
      <w:lang w:eastAsia="en-CA"/>
    </w:rPr>
  </w:style>
  <w:style w:type="character" w:customStyle="1" w:styleId="Heading2Char">
    <w:name w:val="Heading 2 Char"/>
    <w:basedOn w:val="DefaultParagraphFont"/>
    <w:link w:val="Heading2"/>
    <w:rsid w:val="002F523A"/>
    <w:rPr>
      <w:rFonts w:ascii="Times New Roman" w:eastAsia="Times New Roman" w:hAnsi="Times New Roman" w:cs="Arial"/>
      <w:b/>
      <w:bCs/>
      <w:iCs/>
      <w:szCs w:val="28"/>
      <w:lang w:eastAsia="en-CA"/>
    </w:rPr>
  </w:style>
  <w:style w:type="character" w:customStyle="1" w:styleId="Heading3Char">
    <w:name w:val="Heading 3 Char"/>
    <w:basedOn w:val="DefaultParagraphFont"/>
    <w:link w:val="Heading3"/>
    <w:rsid w:val="002F523A"/>
    <w:rPr>
      <w:rFonts w:ascii="Times New Roman" w:eastAsia="Times New Roman" w:hAnsi="Times New Roman" w:cs="Arial"/>
      <w:b/>
      <w:bCs/>
      <w:i/>
      <w:szCs w:val="26"/>
      <w:lang w:eastAsia="en-CA"/>
    </w:rPr>
  </w:style>
  <w:style w:type="character" w:customStyle="1" w:styleId="Heading4Char">
    <w:name w:val="Heading 4 Char"/>
    <w:basedOn w:val="DefaultParagraphFont"/>
    <w:link w:val="Heading4"/>
    <w:rsid w:val="002F523A"/>
    <w:rPr>
      <w:rFonts w:ascii="Times New Roman" w:eastAsia="Times New Roman" w:hAnsi="Times New Roman" w:cs="Times New Roman"/>
      <w:b/>
      <w:bCs/>
      <w:sz w:val="28"/>
      <w:szCs w:val="28"/>
      <w:lang w:eastAsia="en-CA"/>
    </w:rPr>
  </w:style>
  <w:style w:type="character" w:customStyle="1" w:styleId="Heading5Char">
    <w:name w:val="Heading 5 Char"/>
    <w:basedOn w:val="DefaultParagraphFont"/>
    <w:link w:val="Heading5"/>
    <w:rsid w:val="002F523A"/>
    <w:rPr>
      <w:rFonts w:ascii="Times New Roman" w:eastAsia="Times New Roman" w:hAnsi="Times New Roman" w:cs="Times New Roman"/>
      <w:b/>
      <w:bCs/>
      <w:i/>
      <w:iCs/>
      <w:sz w:val="26"/>
      <w:szCs w:val="26"/>
      <w:lang w:eastAsia="en-CA"/>
    </w:rPr>
  </w:style>
  <w:style w:type="character" w:customStyle="1" w:styleId="Heading6Char">
    <w:name w:val="Heading 6 Char"/>
    <w:basedOn w:val="DefaultParagraphFont"/>
    <w:link w:val="Heading6"/>
    <w:rsid w:val="002F523A"/>
    <w:rPr>
      <w:rFonts w:ascii="Times New Roman" w:eastAsia="Times New Roman" w:hAnsi="Times New Roman" w:cs="Times New Roman"/>
      <w:b/>
      <w:bCs/>
      <w:lang w:eastAsia="en-CA"/>
    </w:rPr>
  </w:style>
  <w:style w:type="character" w:customStyle="1" w:styleId="Heading7Char">
    <w:name w:val="Heading 7 Char"/>
    <w:basedOn w:val="DefaultParagraphFont"/>
    <w:link w:val="Heading7"/>
    <w:rsid w:val="002F523A"/>
    <w:rPr>
      <w:rFonts w:ascii="Times New Roman" w:eastAsia="Times New Roman" w:hAnsi="Times New Roman" w:cs="Times New Roman"/>
      <w:szCs w:val="24"/>
      <w:lang w:eastAsia="en-CA"/>
    </w:rPr>
  </w:style>
  <w:style w:type="character" w:customStyle="1" w:styleId="Heading8Char">
    <w:name w:val="Heading 8 Char"/>
    <w:basedOn w:val="DefaultParagraphFont"/>
    <w:link w:val="Heading8"/>
    <w:rsid w:val="002F523A"/>
    <w:rPr>
      <w:rFonts w:ascii="Times New Roman" w:eastAsia="Times New Roman" w:hAnsi="Times New Roman" w:cs="Times New Roman"/>
      <w:i/>
      <w:iCs/>
      <w:szCs w:val="24"/>
      <w:lang w:eastAsia="en-CA"/>
    </w:rPr>
  </w:style>
  <w:style w:type="character" w:customStyle="1" w:styleId="Heading9Char">
    <w:name w:val="Heading 9 Char"/>
    <w:basedOn w:val="DefaultParagraphFont"/>
    <w:link w:val="Heading9"/>
    <w:rsid w:val="002F523A"/>
    <w:rPr>
      <w:rFonts w:ascii="Arial" w:eastAsia="Times New Roman" w:hAnsi="Arial" w:cs="Arial"/>
      <w:lang w:eastAsia="en-CA"/>
    </w:rPr>
  </w:style>
  <w:style w:type="paragraph" w:styleId="BalloonText">
    <w:name w:val="Balloon Text"/>
    <w:basedOn w:val="Normal"/>
    <w:link w:val="BalloonTextChar"/>
    <w:unhideWhenUsed/>
    <w:rsid w:val="002E22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E22FF"/>
    <w:rPr>
      <w:rFonts w:ascii="Tahoma" w:hAnsi="Tahoma" w:cs="Tahoma"/>
      <w:sz w:val="16"/>
      <w:szCs w:val="16"/>
    </w:rPr>
  </w:style>
  <w:style w:type="paragraph" w:styleId="ListParagraph">
    <w:name w:val="List Paragraph"/>
    <w:basedOn w:val="Normal"/>
    <w:uiPriority w:val="34"/>
    <w:qFormat/>
    <w:rsid w:val="00523BEC"/>
    <w:pPr>
      <w:ind w:left="720"/>
      <w:contextualSpacing/>
    </w:pPr>
  </w:style>
  <w:style w:type="character" w:styleId="LineNumber">
    <w:name w:val="line number"/>
    <w:basedOn w:val="DefaultParagraphFont"/>
    <w:unhideWhenUsed/>
    <w:rsid w:val="00FB21DD"/>
  </w:style>
  <w:style w:type="character" w:styleId="Hyperlink">
    <w:name w:val="Hyperlink"/>
    <w:basedOn w:val="DefaultParagraphFont"/>
    <w:uiPriority w:val="99"/>
    <w:unhideWhenUsed/>
    <w:rsid w:val="00C61B1B"/>
    <w:rPr>
      <w:color w:val="0000FF" w:themeColor="hyperlink"/>
      <w:u w:val="single"/>
    </w:rPr>
  </w:style>
  <w:style w:type="character" w:styleId="CommentReference">
    <w:name w:val="annotation reference"/>
    <w:basedOn w:val="DefaultParagraphFont"/>
    <w:unhideWhenUsed/>
    <w:rsid w:val="00360653"/>
    <w:rPr>
      <w:sz w:val="16"/>
      <w:szCs w:val="16"/>
    </w:rPr>
  </w:style>
  <w:style w:type="paragraph" w:styleId="CommentText">
    <w:name w:val="annotation text"/>
    <w:basedOn w:val="Normal"/>
    <w:link w:val="CommentTextChar"/>
    <w:unhideWhenUsed/>
    <w:rsid w:val="00360653"/>
    <w:pPr>
      <w:spacing w:line="240" w:lineRule="auto"/>
    </w:pPr>
    <w:rPr>
      <w:sz w:val="20"/>
      <w:szCs w:val="20"/>
    </w:rPr>
  </w:style>
  <w:style w:type="character" w:customStyle="1" w:styleId="CommentTextChar">
    <w:name w:val="Comment Text Char"/>
    <w:basedOn w:val="DefaultParagraphFont"/>
    <w:link w:val="CommentText"/>
    <w:rsid w:val="00360653"/>
    <w:rPr>
      <w:sz w:val="20"/>
      <w:szCs w:val="20"/>
    </w:rPr>
  </w:style>
  <w:style w:type="paragraph" w:styleId="CommentSubject">
    <w:name w:val="annotation subject"/>
    <w:basedOn w:val="CommentText"/>
    <w:next w:val="CommentText"/>
    <w:link w:val="CommentSubjectChar"/>
    <w:unhideWhenUsed/>
    <w:rsid w:val="00360653"/>
    <w:rPr>
      <w:b/>
      <w:bCs/>
    </w:rPr>
  </w:style>
  <w:style w:type="character" w:customStyle="1" w:styleId="CommentSubjectChar">
    <w:name w:val="Comment Subject Char"/>
    <w:basedOn w:val="CommentTextChar"/>
    <w:link w:val="CommentSubject"/>
    <w:rsid w:val="00360653"/>
    <w:rPr>
      <w:b/>
      <w:bCs/>
      <w:sz w:val="20"/>
      <w:szCs w:val="20"/>
    </w:rPr>
  </w:style>
  <w:style w:type="table" w:styleId="TableGrid">
    <w:name w:val="Table Grid"/>
    <w:basedOn w:val="TableNormal"/>
    <w:rsid w:val="00360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60653"/>
    <w:rPr>
      <w:color w:val="808080"/>
    </w:rPr>
  </w:style>
  <w:style w:type="paragraph" w:styleId="FootnoteText">
    <w:name w:val="footnote text"/>
    <w:basedOn w:val="Normal"/>
    <w:link w:val="FootnoteTextChar"/>
    <w:rsid w:val="002F523A"/>
    <w:pPr>
      <w:spacing w:after="0" w:line="240" w:lineRule="auto"/>
    </w:pPr>
    <w:rPr>
      <w:rFonts w:ascii="Times New Roman" w:eastAsia="Times New Roman" w:hAnsi="Times New Roman" w:cs="Times New Roman"/>
      <w:sz w:val="20"/>
      <w:szCs w:val="20"/>
      <w:lang w:eastAsia="en-CA"/>
    </w:rPr>
  </w:style>
  <w:style w:type="character" w:customStyle="1" w:styleId="FootnoteTextChar">
    <w:name w:val="Footnote Text Char"/>
    <w:basedOn w:val="DefaultParagraphFont"/>
    <w:link w:val="FootnoteText"/>
    <w:rsid w:val="002F523A"/>
    <w:rPr>
      <w:rFonts w:ascii="Times New Roman" w:eastAsia="Times New Roman" w:hAnsi="Times New Roman" w:cs="Times New Roman"/>
      <w:sz w:val="20"/>
      <w:szCs w:val="20"/>
      <w:lang w:eastAsia="en-CA"/>
    </w:rPr>
  </w:style>
  <w:style w:type="character" w:styleId="FootnoteReference">
    <w:name w:val="footnote reference"/>
    <w:rsid w:val="002F523A"/>
    <w:rPr>
      <w:vertAlign w:val="superscript"/>
    </w:rPr>
  </w:style>
  <w:style w:type="paragraph" w:styleId="Footer">
    <w:name w:val="footer"/>
    <w:basedOn w:val="Normal"/>
    <w:link w:val="FooterChar"/>
    <w:uiPriority w:val="99"/>
    <w:rsid w:val="002F523A"/>
    <w:pPr>
      <w:tabs>
        <w:tab w:val="center" w:pos="4320"/>
        <w:tab w:val="right" w:pos="8640"/>
      </w:tabs>
      <w:spacing w:after="0" w:line="240" w:lineRule="auto"/>
    </w:pPr>
    <w:rPr>
      <w:rFonts w:ascii="Times New Roman" w:eastAsia="Times New Roman" w:hAnsi="Times New Roman" w:cs="Times New Roman"/>
      <w:szCs w:val="24"/>
      <w:lang w:val="x-none" w:eastAsia="x-none"/>
    </w:rPr>
  </w:style>
  <w:style w:type="character" w:customStyle="1" w:styleId="FooterChar">
    <w:name w:val="Footer Char"/>
    <w:basedOn w:val="DefaultParagraphFont"/>
    <w:link w:val="Footer"/>
    <w:uiPriority w:val="99"/>
    <w:rsid w:val="002F523A"/>
    <w:rPr>
      <w:rFonts w:ascii="Times New Roman" w:eastAsia="Times New Roman" w:hAnsi="Times New Roman" w:cs="Times New Roman"/>
      <w:szCs w:val="24"/>
      <w:lang w:val="x-none" w:eastAsia="x-none"/>
    </w:rPr>
  </w:style>
  <w:style w:type="character" w:styleId="PageNumber">
    <w:name w:val="page number"/>
    <w:basedOn w:val="DefaultParagraphFont"/>
    <w:rsid w:val="002F523A"/>
  </w:style>
  <w:style w:type="character" w:customStyle="1" w:styleId="apple-converted-space">
    <w:name w:val="apple-converted-space"/>
    <w:basedOn w:val="DefaultParagraphFont"/>
    <w:rsid w:val="002F523A"/>
  </w:style>
  <w:style w:type="paragraph" w:styleId="Caption">
    <w:name w:val="caption"/>
    <w:basedOn w:val="Normal"/>
    <w:next w:val="Normal"/>
    <w:qFormat/>
    <w:rsid w:val="002F523A"/>
    <w:pPr>
      <w:spacing w:after="0" w:line="240" w:lineRule="auto"/>
    </w:pPr>
    <w:rPr>
      <w:rFonts w:ascii="Times New Roman" w:eastAsia="Times New Roman" w:hAnsi="Times New Roman" w:cs="Times New Roman"/>
      <w:bCs/>
      <w:szCs w:val="20"/>
      <w:lang w:eastAsia="en-CA"/>
    </w:rPr>
  </w:style>
  <w:style w:type="paragraph" w:styleId="TOC1">
    <w:name w:val="toc 1"/>
    <w:basedOn w:val="Normal"/>
    <w:next w:val="Normal"/>
    <w:autoRedefine/>
    <w:uiPriority w:val="39"/>
    <w:rsid w:val="002F523A"/>
    <w:pPr>
      <w:spacing w:after="0" w:line="240" w:lineRule="auto"/>
    </w:pPr>
    <w:rPr>
      <w:rFonts w:ascii="Times New Roman" w:eastAsia="Times New Roman" w:hAnsi="Times New Roman" w:cs="Times New Roman"/>
      <w:b/>
      <w:sz w:val="20"/>
      <w:szCs w:val="24"/>
      <w:lang w:eastAsia="en-CA"/>
    </w:rPr>
  </w:style>
  <w:style w:type="paragraph" w:styleId="TOC2">
    <w:name w:val="toc 2"/>
    <w:basedOn w:val="Normal"/>
    <w:next w:val="Normal"/>
    <w:autoRedefine/>
    <w:uiPriority w:val="39"/>
    <w:rsid w:val="002F523A"/>
    <w:pPr>
      <w:spacing w:after="0" w:line="240" w:lineRule="auto"/>
      <w:ind w:left="220"/>
    </w:pPr>
    <w:rPr>
      <w:rFonts w:ascii="Times New Roman" w:eastAsia="Times New Roman" w:hAnsi="Times New Roman" w:cs="Times New Roman"/>
      <w:sz w:val="20"/>
      <w:szCs w:val="24"/>
      <w:lang w:eastAsia="en-CA"/>
    </w:rPr>
  </w:style>
  <w:style w:type="paragraph" w:styleId="TOC3">
    <w:name w:val="toc 3"/>
    <w:basedOn w:val="Normal"/>
    <w:next w:val="Normal"/>
    <w:autoRedefine/>
    <w:uiPriority w:val="39"/>
    <w:rsid w:val="002F523A"/>
    <w:pPr>
      <w:spacing w:after="0" w:line="240" w:lineRule="auto"/>
      <w:ind w:left="440"/>
    </w:pPr>
    <w:rPr>
      <w:rFonts w:ascii="Times New Roman" w:eastAsia="Times New Roman" w:hAnsi="Times New Roman" w:cs="Times New Roman"/>
      <w:i/>
      <w:sz w:val="20"/>
      <w:szCs w:val="24"/>
      <w:lang w:eastAsia="en-CA"/>
    </w:rPr>
  </w:style>
  <w:style w:type="paragraph" w:styleId="Header">
    <w:name w:val="header"/>
    <w:basedOn w:val="Normal"/>
    <w:link w:val="HeaderChar"/>
    <w:rsid w:val="002F523A"/>
    <w:pPr>
      <w:tabs>
        <w:tab w:val="center" w:pos="4680"/>
        <w:tab w:val="right" w:pos="9360"/>
      </w:tabs>
      <w:spacing w:after="0" w:line="240" w:lineRule="auto"/>
    </w:pPr>
    <w:rPr>
      <w:rFonts w:ascii="Times New Roman" w:eastAsia="Times New Roman" w:hAnsi="Times New Roman" w:cs="Times New Roman"/>
      <w:szCs w:val="24"/>
      <w:lang w:val="x-none" w:eastAsia="x-none"/>
    </w:rPr>
  </w:style>
  <w:style w:type="character" w:customStyle="1" w:styleId="HeaderChar">
    <w:name w:val="Header Char"/>
    <w:basedOn w:val="DefaultParagraphFont"/>
    <w:link w:val="Header"/>
    <w:rsid w:val="002F523A"/>
    <w:rPr>
      <w:rFonts w:ascii="Times New Roman" w:eastAsia="Times New Roman" w:hAnsi="Times New Roman" w:cs="Times New Roman"/>
      <w:szCs w:val="24"/>
      <w:lang w:val="x-none" w:eastAsia="x-none"/>
    </w:rPr>
  </w:style>
  <w:style w:type="paragraph" w:styleId="NormalWeb">
    <w:name w:val="Normal (Web)"/>
    <w:basedOn w:val="Normal"/>
    <w:uiPriority w:val="99"/>
    <w:unhideWhenUsed/>
    <w:rsid w:val="002F523A"/>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IntenseQuote">
    <w:name w:val="Intense Quote"/>
    <w:basedOn w:val="Normal"/>
    <w:next w:val="Normal"/>
    <w:link w:val="IntenseQuoteChar"/>
    <w:uiPriority w:val="30"/>
    <w:qFormat/>
    <w:rsid w:val="002F523A"/>
    <w:pPr>
      <w:spacing w:after="0" w:line="240" w:lineRule="auto"/>
      <w:ind w:left="720" w:right="720"/>
    </w:pPr>
    <w:rPr>
      <w:rFonts w:cs="Times New Roman"/>
      <w:b/>
      <w:i/>
      <w:sz w:val="24"/>
      <w:lang w:val="en-US" w:bidi="en-US"/>
    </w:rPr>
  </w:style>
  <w:style w:type="character" w:customStyle="1" w:styleId="IntenseQuoteChar">
    <w:name w:val="Intense Quote Char"/>
    <w:basedOn w:val="DefaultParagraphFont"/>
    <w:link w:val="IntenseQuote"/>
    <w:uiPriority w:val="30"/>
    <w:rsid w:val="002F523A"/>
    <w:rPr>
      <w:rFonts w:cs="Times New Roman"/>
      <w:b/>
      <w:i/>
      <w:sz w:val="24"/>
      <w:lang w:val="en-US" w:bidi="en-US"/>
    </w:rPr>
  </w:style>
  <w:style w:type="paragraph" w:customStyle="1" w:styleId="Standard">
    <w:name w:val="Standard"/>
    <w:rsid w:val="00CE4DB7"/>
    <w:pPr>
      <w:suppressAutoHyphens/>
      <w:overflowPunct w:val="0"/>
      <w:autoSpaceDN w:val="0"/>
      <w:textAlignment w:val="baseline"/>
    </w:pPr>
    <w:rPr>
      <w:rFonts w:ascii="Calibri" w:eastAsia="Droid Sans Fallback" w:hAnsi="Calibri" w:cs="Calibri"/>
      <w:color w:val="00000A"/>
      <w:kern w:val="3"/>
    </w:rPr>
  </w:style>
  <w:style w:type="paragraph" w:styleId="Revision">
    <w:name w:val="Revision"/>
    <w:hidden/>
    <w:uiPriority w:val="99"/>
    <w:semiHidden/>
    <w:rsid w:val="003A41F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line number"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F523A"/>
    <w:pPr>
      <w:keepNext/>
      <w:numPr>
        <w:numId w:val="5"/>
      </w:numPr>
      <w:spacing w:before="240" w:after="60" w:line="240" w:lineRule="auto"/>
      <w:outlineLvl w:val="0"/>
    </w:pPr>
    <w:rPr>
      <w:rFonts w:ascii="Times New Roman" w:eastAsia="Times New Roman" w:hAnsi="Times New Roman" w:cs="Arial"/>
      <w:b/>
      <w:bCs/>
      <w:kern w:val="32"/>
      <w:sz w:val="24"/>
      <w:szCs w:val="32"/>
      <w:lang w:eastAsia="en-CA"/>
    </w:rPr>
  </w:style>
  <w:style w:type="paragraph" w:styleId="Heading2">
    <w:name w:val="heading 2"/>
    <w:basedOn w:val="Normal"/>
    <w:next w:val="Normal"/>
    <w:link w:val="Heading2Char"/>
    <w:qFormat/>
    <w:rsid w:val="002F523A"/>
    <w:pPr>
      <w:keepNext/>
      <w:numPr>
        <w:ilvl w:val="1"/>
        <w:numId w:val="5"/>
      </w:numPr>
      <w:spacing w:before="240" w:after="60" w:line="240" w:lineRule="auto"/>
      <w:outlineLvl w:val="1"/>
    </w:pPr>
    <w:rPr>
      <w:rFonts w:ascii="Times New Roman" w:eastAsia="Times New Roman" w:hAnsi="Times New Roman" w:cs="Arial"/>
      <w:b/>
      <w:bCs/>
      <w:iCs/>
      <w:szCs w:val="28"/>
      <w:lang w:eastAsia="en-CA"/>
    </w:rPr>
  </w:style>
  <w:style w:type="paragraph" w:styleId="Heading3">
    <w:name w:val="heading 3"/>
    <w:basedOn w:val="Normal"/>
    <w:next w:val="Normal"/>
    <w:link w:val="Heading3Char"/>
    <w:qFormat/>
    <w:rsid w:val="002F523A"/>
    <w:pPr>
      <w:keepNext/>
      <w:numPr>
        <w:ilvl w:val="2"/>
        <w:numId w:val="5"/>
      </w:numPr>
      <w:spacing w:before="240" w:after="60" w:line="240" w:lineRule="auto"/>
      <w:outlineLvl w:val="2"/>
    </w:pPr>
    <w:rPr>
      <w:rFonts w:ascii="Times New Roman" w:eastAsia="Times New Roman" w:hAnsi="Times New Roman" w:cs="Arial"/>
      <w:b/>
      <w:bCs/>
      <w:i/>
      <w:szCs w:val="26"/>
      <w:lang w:eastAsia="en-CA"/>
    </w:rPr>
  </w:style>
  <w:style w:type="paragraph" w:styleId="Heading4">
    <w:name w:val="heading 4"/>
    <w:basedOn w:val="Normal"/>
    <w:next w:val="Normal"/>
    <w:link w:val="Heading4Char"/>
    <w:qFormat/>
    <w:rsid w:val="002F523A"/>
    <w:pPr>
      <w:keepNext/>
      <w:numPr>
        <w:ilvl w:val="3"/>
        <w:numId w:val="5"/>
      </w:numPr>
      <w:spacing w:before="240" w:after="60" w:line="240" w:lineRule="auto"/>
      <w:outlineLvl w:val="3"/>
    </w:pPr>
    <w:rPr>
      <w:rFonts w:ascii="Times New Roman" w:eastAsia="Times New Roman" w:hAnsi="Times New Roman" w:cs="Times New Roman"/>
      <w:b/>
      <w:bCs/>
      <w:sz w:val="28"/>
      <w:szCs w:val="28"/>
      <w:lang w:eastAsia="en-CA"/>
    </w:rPr>
  </w:style>
  <w:style w:type="paragraph" w:styleId="Heading5">
    <w:name w:val="heading 5"/>
    <w:basedOn w:val="Normal"/>
    <w:next w:val="Normal"/>
    <w:link w:val="Heading5Char"/>
    <w:qFormat/>
    <w:rsid w:val="002F523A"/>
    <w:pPr>
      <w:numPr>
        <w:ilvl w:val="4"/>
        <w:numId w:val="5"/>
      </w:numPr>
      <w:spacing w:before="240" w:after="60" w:line="240" w:lineRule="auto"/>
      <w:outlineLvl w:val="4"/>
    </w:pPr>
    <w:rPr>
      <w:rFonts w:ascii="Times New Roman" w:eastAsia="Times New Roman" w:hAnsi="Times New Roman" w:cs="Times New Roman"/>
      <w:b/>
      <w:bCs/>
      <w:i/>
      <w:iCs/>
      <w:sz w:val="26"/>
      <w:szCs w:val="26"/>
      <w:lang w:eastAsia="en-CA"/>
    </w:rPr>
  </w:style>
  <w:style w:type="paragraph" w:styleId="Heading6">
    <w:name w:val="heading 6"/>
    <w:basedOn w:val="Normal"/>
    <w:next w:val="Normal"/>
    <w:link w:val="Heading6Char"/>
    <w:qFormat/>
    <w:rsid w:val="002F523A"/>
    <w:pPr>
      <w:numPr>
        <w:ilvl w:val="5"/>
        <w:numId w:val="5"/>
      </w:numPr>
      <w:spacing w:before="240" w:after="60" w:line="240" w:lineRule="auto"/>
      <w:outlineLvl w:val="5"/>
    </w:pPr>
    <w:rPr>
      <w:rFonts w:ascii="Times New Roman" w:eastAsia="Times New Roman" w:hAnsi="Times New Roman" w:cs="Times New Roman"/>
      <w:b/>
      <w:bCs/>
      <w:lang w:eastAsia="en-CA"/>
    </w:rPr>
  </w:style>
  <w:style w:type="paragraph" w:styleId="Heading7">
    <w:name w:val="heading 7"/>
    <w:basedOn w:val="Normal"/>
    <w:next w:val="Normal"/>
    <w:link w:val="Heading7Char"/>
    <w:qFormat/>
    <w:rsid w:val="002F523A"/>
    <w:pPr>
      <w:numPr>
        <w:ilvl w:val="6"/>
        <w:numId w:val="5"/>
      </w:numPr>
      <w:spacing w:before="240" w:after="60" w:line="240" w:lineRule="auto"/>
      <w:outlineLvl w:val="6"/>
    </w:pPr>
    <w:rPr>
      <w:rFonts w:ascii="Times New Roman" w:eastAsia="Times New Roman" w:hAnsi="Times New Roman" w:cs="Times New Roman"/>
      <w:szCs w:val="24"/>
      <w:lang w:eastAsia="en-CA"/>
    </w:rPr>
  </w:style>
  <w:style w:type="paragraph" w:styleId="Heading8">
    <w:name w:val="heading 8"/>
    <w:basedOn w:val="Normal"/>
    <w:next w:val="Normal"/>
    <w:link w:val="Heading8Char"/>
    <w:qFormat/>
    <w:rsid w:val="002F523A"/>
    <w:pPr>
      <w:numPr>
        <w:ilvl w:val="7"/>
        <w:numId w:val="5"/>
      </w:numPr>
      <w:spacing w:before="240" w:after="60" w:line="240" w:lineRule="auto"/>
      <w:outlineLvl w:val="7"/>
    </w:pPr>
    <w:rPr>
      <w:rFonts w:ascii="Times New Roman" w:eastAsia="Times New Roman" w:hAnsi="Times New Roman" w:cs="Times New Roman"/>
      <w:i/>
      <w:iCs/>
      <w:szCs w:val="24"/>
      <w:lang w:eastAsia="en-CA"/>
    </w:rPr>
  </w:style>
  <w:style w:type="paragraph" w:styleId="Heading9">
    <w:name w:val="heading 9"/>
    <w:basedOn w:val="Normal"/>
    <w:next w:val="Normal"/>
    <w:link w:val="Heading9Char"/>
    <w:qFormat/>
    <w:rsid w:val="002F523A"/>
    <w:pPr>
      <w:numPr>
        <w:ilvl w:val="8"/>
        <w:numId w:val="5"/>
      </w:numPr>
      <w:spacing w:before="240" w:after="60" w:line="240" w:lineRule="auto"/>
      <w:outlineLvl w:val="8"/>
    </w:pPr>
    <w:rPr>
      <w:rFonts w:ascii="Arial" w:eastAsia="Times New Roman" w:hAnsi="Arial" w:cs="Arial"/>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523A"/>
    <w:rPr>
      <w:rFonts w:ascii="Times New Roman" w:eastAsia="Times New Roman" w:hAnsi="Times New Roman" w:cs="Arial"/>
      <w:b/>
      <w:bCs/>
      <w:kern w:val="32"/>
      <w:sz w:val="24"/>
      <w:szCs w:val="32"/>
      <w:lang w:eastAsia="en-CA"/>
    </w:rPr>
  </w:style>
  <w:style w:type="character" w:customStyle="1" w:styleId="Heading2Char">
    <w:name w:val="Heading 2 Char"/>
    <w:basedOn w:val="DefaultParagraphFont"/>
    <w:link w:val="Heading2"/>
    <w:rsid w:val="002F523A"/>
    <w:rPr>
      <w:rFonts w:ascii="Times New Roman" w:eastAsia="Times New Roman" w:hAnsi="Times New Roman" w:cs="Arial"/>
      <w:b/>
      <w:bCs/>
      <w:iCs/>
      <w:szCs w:val="28"/>
      <w:lang w:eastAsia="en-CA"/>
    </w:rPr>
  </w:style>
  <w:style w:type="character" w:customStyle="1" w:styleId="Heading3Char">
    <w:name w:val="Heading 3 Char"/>
    <w:basedOn w:val="DefaultParagraphFont"/>
    <w:link w:val="Heading3"/>
    <w:rsid w:val="002F523A"/>
    <w:rPr>
      <w:rFonts w:ascii="Times New Roman" w:eastAsia="Times New Roman" w:hAnsi="Times New Roman" w:cs="Arial"/>
      <w:b/>
      <w:bCs/>
      <w:i/>
      <w:szCs w:val="26"/>
      <w:lang w:eastAsia="en-CA"/>
    </w:rPr>
  </w:style>
  <w:style w:type="character" w:customStyle="1" w:styleId="Heading4Char">
    <w:name w:val="Heading 4 Char"/>
    <w:basedOn w:val="DefaultParagraphFont"/>
    <w:link w:val="Heading4"/>
    <w:rsid w:val="002F523A"/>
    <w:rPr>
      <w:rFonts w:ascii="Times New Roman" w:eastAsia="Times New Roman" w:hAnsi="Times New Roman" w:cs="Times New Roman"/>
      <w:b/>
      <w:bCs/>
      <w:sz w:val="28"/>
      <w:szCs w:val="28"/>
      <w:lang w:eastAsia="en-CA"/>
    </w:rPr>
  </w:style>
  <w:style w:type="character" w:customStyle="1" w:styleId="Heading5Char">
    <w:name w:val="Heading 5 Char"/>
    <w:basedOn w:val="DefaultParagraphFont"/>
    <w:link w:val="Heading5"/>
    <w:rsid w:val="002F523A"/>
    <w:rPr>
      <w:rFonts w:ascii="Times New Roman" w:eastAsia="Times New Roman" w:hAnsi="Times New Roman" w:cs="Times New Roman"/>
      <w:b/>
      <w:bCs/>
      <w:i/>
      <w:iCs/>
      <w:sz w:val="26"/>
      <w:szCs w:val="26"/>
      <w:lang w:eastAsia="en-CA"/>
    </w:rPr>
  </w:style>
  <w:style w:type="character" w:customStyle="1" w:styleId="Heading6Char">
    <w:name w:val="Heading 6 Char"/>
    <w:basedOn w:val="DefaultParagraphFont"/>
    <w:link w:val="Heading6"/>
    <w:rsid w:val="002F523A"/>
    <w:rPr>
      <w:rFonts w:ascii="Times New Roman" w:eastAsia="Times New Roman" w:hAnsi="Times New Roman" w:cs="Times New Roman"/>
      <w:b/>
      <w:bCs/>
      <w:lang w:eastAsia="en-CA"/>
    </w:rPr>
  </w:style>
  <w:style w:type="character" w:customStyle="1" w:styleId="Heading7Char">
    <w:name w:val="Heading 7 Char"/>
    <w:basedOn w:val="DefaultParagraphFont"/>
    <w:link w:val="Heading7"/>
    <w:rsid w:val="002F523A"/>
    <w:rPr>
      <w:rFonts w:ascii="Times New Roman" w:eastAsia="Times New Roman" w:hAnsi="Times New Roman" w:cs="Times New Roman"/>
      <w:szCs w:val="24"/>
      <w:lang w:eastAsia="en-CA"/>
    </w:rPr>
  </w:style>
  <w:style w:type="character" w:customStyle="1" w:styleId="Heading8Char">
    <w:name w:val="Heading 8 Char"/>
    <w:basedOn w:val="DefaultParagraphFont"/>
    <w:link w:val="Heading8"/>
    <w:rsid w:val="002F523A"/>
    <w:rPr>
      <w:rFonts w:ascii="Times New Roman" w:eastAsia="Times New Roman" w:hAnsi="Times New Roman" w:cs="Times New Roman"/>
      <w:i/>
      <w:iCs/>
      <w:szCs w:val="24"/>
      <w:lang w:eastAsia="en-CA"/>
    </w:rPr>
  </w:style>
  <w:style w:type="character" w:customStyle="1" w:styleId="Heading9Char">
    <w:name w:val="Heading 9 Char"/>
    <w:basedOn w:val="DefaultParagraphFont"/>
    <w:link w:val="Heading9"/>
    <w:rsid w:val="002F523A"/>
    <w:rPr>
      <w:rFonts w:ascii="Arial" w:eastAsia="Times New Roman" w:hAnsi="Arial" w:cs="Arial"/>
      <w:lang w:eastAsia="en-CA"/>
    </w:rPr>
  </w:style>
  <w:style w:type="paragraph" w:styleId="BalloonText">
    <w:name w:val="Balloon Text"/>
    <w:basedOn w:val="Normal"/>
    <w:link w:val="BalloonTextChar"/>
    <w:unhideWhenUsed/>
    <w:rsid w:val="002E22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E22FF"/>
    <w:rPr>
      <w:rFonts w:ascii="Tahoma" w:hAnsi="Tahoma" w:cs="Tahoma"/>
      <w:sz w:val="16"/>
      <w:szCs w:val="16"/>
    </w:rPr>
  </w:style>
  <w:style w:type="paragraph" w:styleId="ListParagraph">
    <w:name w:val="List Paragraph"/>
    <w:basedOn w:val="Normal"/>
    <w:uiPriority w:val="34"/>
    <w:qFormat/>
    <w:rsid w:val="00523BEC"/>
    <w:pPr>
      <w:ind w:left="720"/>
      <w:contextualSpacing/>
    </w:pPr>
  </w:style>
  <w:style w:type="character" w:styleId="LineNumber">
    <w:name w:val="line number"/>
    <w:basedOn w:val="DefaultParagraphFont"/>
    <w:unhideWhenUsed/>
    <w:rsid w:val="00FB21DD"/>
  </w:style>
  <w:style w:type="character" w:styleId="Hyperlink">
    <w:name w:val="Hyperlink"/>
    <w:basedOn w:val="DefaultParagraphFont"/>
    <w:uiPriority w:val="99"/>
    <w:unhideWhenUsed/>
    <w:rsid w:val="00C61B1B"/>
    <w:rPr>
      <w:color w:val="0000FF" w:themeColor="hyperlink"/>
      <w:u w:val="single"/>
    </w:rPr>
  </w:style>
  <w:style w:type="character" w:styleId="CommentReference">
    <w:name w:val="annotation reference"/>
    <w:basedOn w:val="DefaultParagraphFont"/>
    <w:unhideWhenUsed/>
    <w:rsid w:val="00360653"/>
    <w:rPr>
      <w:sz w:val="16"/>
      <w:szCs w:val="16"/>
    </w:rPr>
  </w:style>
  <w:style w:type="paragraph" w:styleId="CommentText">
    <w:name w:val="annotation text"/>
    <w:basedOn w:val="Normal"/>
    <w:link w:val="CommentTextChar"/>
    <w:unhideWhenUsed/>
    <w:rsid w:val="00360653"/>
    <w:pPr>
      <w:spacing w:line="240" w:lineRule="auto"/>
    </w:pPr>
    <w:rPr>
      <w:sz w:val="20"/>
      <w:szCs w:val="20"/>
    </w:rPr>
  </w:style>
  <w:style w:type="character" w:customStyle="1" w:styleId="CommentTextChar">
    <w:name w:val="Comment Text Char"/>
    <w:basedOn w:val="DefaultParagraphFont"/>
    <w:link w:val="CommentText"/>
    <w:rsid w:val="00360653"/>
    <w:rPr>
      <w:sz w:val="20"/>
      <w:szCs w:val="20"/>
    </w:rPr>
  </w:style>
  <w:style w:type="paragraph" w:styleId="CommentSubject">
    <w:name w:val="annotation subject"/>
    <w:basedOn w:val="CommentText"/>
    <w:next w:val="CommentText"/>
    <w:link w:val="CommentSubjectChar"/>
    <w:unhideWhenUsed/>
    <w:rsid w:val="00360653"/>
    <w:rPr>
      <w:b/>
      <w:bCs/>
    </w:rPr>
  </w:style>
  <w:style w:type="character" w:customStyle="1" w:styleId="CommentSubjectChar">
    <w:name w:val="Comment Subject Char"/>
    <w:basedOn w:val="CommentTextChar"/>
    <w:link w:val="CommentSubject"/>
    <w:rsid w:val="00360653"/>
    <w:rPr>
      <w:b/>
      <w:bCs/>
      <w:sz w:val="20"/>
      <w:szCs w:val="20"/>
    </w:rPr>
  </w:style>
  <w:style w:type="table" w:styleId="TableGrid">
    <w:name w:val="Table Grid"/>
    <w:basedOn w:val="TableNormal"/>
    <w:rsid w:val="00360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60653"/>
    <w:rPr>
      <w:color w:val="808080"/>
    </w:rPr>
  </w:style>
  <w:style w:type="paragraph" w:styleId="FootnoteText">
    <w:name w:val="footnote text"/>
    <w:basedOn w:val="Normal"/>
    <w:link w:val="FootnoteTextChar"/>
    <w:rsid w:val="002F523A"/>
    <w:pPr>
      <w:spacing w:after="0" w:line="240" w:lineRule="auto"/>
    </w:pPr>
    <w:rPr>
      <w:rFonts w:ascii="Times New Roman" w:eastAsia="Times New Roman" w:hAnsi="Times New Roman" w:cs="Times New Roman"/>
      <w:sz w:val="20"/>
      <w:szCs w:val="20"/>
      <w:lang w:eastAsia="en-CA"/>
    </w:rPr>
  </w:style>
  <w:style w:type="character" w:customStyle="1" w:styleId="FootnoteTextChar">
    <w:name w:val="Footnote Text Char"/>
    <w:basedOn w:val="DefaultParagraphFont"/>
    <w:link w:val="FootnoteText"/>
    <w:rsid w:val="002F523A"/>
    <w:rPr>
      <w:rFonts w:ascii="Times New Roman" w:eastAsia="Times New Roman" w:hAnsi="Times New Roman" w:cs="Times New Roman"/>
      <w:sz w:val="20"/>
      <w:szCs w:val="20"/>
      <w:lang w:eastAsia="en-CA"/>
    </w:rPr>
  </w:style>
  <w:style w:type="character" w:styleId="FootnoteReference">
    <w:name w:val="footnote reference"/>
    <w:rsid w:val="002F523A"/>
    <w:rPr>
      <w:vertAlign w:val="superscript"/>
    </w:rPr>
  </w:style>
  <w:style w:type="paragraph" w:styleId="Footer">
    <w:name w:val="footer"/>
    <w:basedOn w:val="Normal"/>
    <w:link w:val="FooterChar"/>
    <w:uiPriority w:val="99"/>
    <w:rsid w:val="002F523A"/>
    <w:pPr>
      <w:tabs>
        <w:tab w:val="center" w:pos="4320"/>
        <w:tab w:val="right" w:pos="8640"/>
      </w:tabs>
      <w:spacing w:after="0" w:line="240" w:lineRule="auto"/>
    </w:pPr>
    <w:rPr>
      <w:rFonts w:ascii="Times New Roman" w:eastAsia="Times New Roman" w:hAnsi="Times New Roman" w:cs="Times New Roman"/>
      <w:szCs w:val="24"/>
      <w:lang w:val="x-none" w:eastAsia="x-none"/>
    </w:rPr>
  </w:style>
  <w:style w:type="character" w:customStyle="1" w:styleId="FooterChar">
    <w:name w:val="Footer Char"/>
    <w:basedOn w:val="DefaultParagraphFont"/>
    <w:link w:val="Footer"/>
    <w:uiPriority w:val="99"/>
    <w:rsid w:val="002F523A"/>
    <w:rPr>
      <w:rFonts w:ascii="Times New Roman" w:eastAsia="Times New Roman" w:hAnsi="Times New Roman" w:cs="Times New Roman"/>
      <w:szCs w:val="24"/>
      <w:lang w:val="x-none" w:eastAsia="x-none"/>
    </w:rPr>
  </w:style>
  <w:style w:type="character" w:styleId="PageNumber">
    <w:name w:val="page number"/>
    <w:basedOn w:val="DefaultParagraphFont"/>
    <w:rsid w:val="002F523A"/>
  </w:style>
  <w:style w:type="character" w:customStyle="1" w:styleId="apple-converted-space">
    <w:name w:val="apple-converted-space"/>
    <w:basedOn w:val="DefaultParagraphFont"/>
    <w:rsid w:val="002F523A"/>
  </w:style>
  <w:style w:type="paragraph" w:styleId="Caption">
    <w:name w:val="caption"/>
    <w:basedOn w:val="Normal"/>
    <w:next w:val="Normal"/>
    <w:qFormat/>
    <w:rsid w:val="002F523A"/>
    <w:pPr>
      <w:spacing w:after="0" w:line="240" w:lineRule="auto"/>
    </w:pPr>
    <w:rPr>
      <w:rFonts w:ascii="Times New Roman" w:eastAsia="Times New Roman" w:hAnsi="Times New Roman" w:cs="Times New Roman"/>
      <w:bCs/>
      <w:szCs w:val="20"/>
      <w:lang w:eastAsia="en-CA"/>
    </w:rPr>
  </w:style>
  <w:style w:type="paragraph" w:styleId="TOC1">
    <w:name w:val="toc 1"/>
    <w:basedOn w:val="Normal"/>
    <w:next w:val="Normal"/>
    <w:autoRedefine/>
    <w:uiPriority w:val="39"/>
    <w:rsid w:val="002F523A"/>
    <w:pPr>
      <w:spacing w:after="0" w:line="240" w:lineRule="auto"/>
    </w:pPr>
    <w:rPr>
      <w:rFonts w:ascii="Times New Roman" w:eastAsia="Times New Roman" w:hAnsi="Times New Roman" w:cs="Times New Roman"/>
      <w:b/>
      <w:sz w:val="20"/>
      <w:szCs w:val="24"/>
      <w:lang w:eastAsia="en-CA"/>
    </w:rPr>
  </w:style>
  <w:style w:type="paragraph" w:styleId="TOC2">
    <w:name w:val="toc 2"/>
    <w:basedOn w:val="Normal"/>
    <w:next w:val="Normal"/>
    <w:autoRedefine/>
    <w:uiPriority w:val="39"/>
    <w:rsid w:val="002F523A"/>
    <w:pPr>
      <w:spacing w:after="0" w:line="240" w:lineRule="auto"/>
      <w:ind w:left="220"/>
    </w:pPr>
    <w:rPr>
      <w:rFonts w:ascii="Times New Roman" w:eastAsia="Times New Roman" w:hAnsi="Times New Roman" w:cs="Times New Roman"/>
      <w:sz w:val="20"/>
      <w:szCs w:val="24"/>
      <w:lang w:eastAsia="en-CA"/>
    </w:rPr>
  </w:style>
  <w:style w:type="paragraph" w:styleId="TOC3">
    <w:name w:val="toc 3"/>
    <w:basedOn w:val="Normal"/>
    <w:next w:val="Normal"/>
    <w:autoRedefine/>
    <w:uiPriority w:val="39"/>
    <w:rsid w:val="002F523A"/>
    <w:pPr>
      <w:spacing w:after="0" w:line="240" w:lineRule="auto"/>
      <w:ind w:left="440"/>
    </w:pPr>
    <w:rPr>
      <w:rFonts w:ascii="Times New Roman" w:eastAsia="Times New Roman" w:hAnsi="Times New Roman" w:cs="Times New Roman"/>
      <w:i/>
      <w:sz w:val="20"/>
      <w:szCs w:val="24"/>
      <w:lang w:eastAsia="en-CA"/>
    </w:rPr>
  </w:style>
  <w:style w:type="paragraph" w:styleId="Header">
    <w:name w:val="header"/>
    <w:basedOn w:val="Normal"/>
    <w:link w:val="HeaderChar"/>
    <w:rsid w:val="002F523A"/>
    <w:pPr>
      <w:tabs>
        <w:tab w:val="center" w:pos="4680"/>
        <w:tab w:val="right" w:pos="9360"/>
      </w:tabs>
      <w:spacing w:after="0" w:line="240" w:lineRule="auto"/>
    </w:pPr>
    <w:rPr>
      <w:rFonts w:ascii="Times New Roman" w:eastAsia="Times New Roman" w:hAnsi="Times New Roman" w:cs="Times New Roman"/>
      <w:szCs w:val="24"/>
      <w:lang w:val="x-none" w:eastAsia="x-none"/>
    </w:rPr>
  </w:style>
  <w:style w:type="character" w:customStyle="1" w:styleId="HeaderChar">
    <w:name w:val="Header Char"/>
    <w:basedOn w:val="DefaultParagraphFont"/>
    <w:link w:val="Header"/>
    <w:rsid w:val="002F523A"/>
    <w:rPr>
      <w:rFonts w:ascii="Times New Roman" w:eastAsia="Times New Roman" w:hAnsi="Times New Roman" w:cs="Times New Roman"/>
      <w:szCs w:val="24"/>
      <w:lang w:val="x-none" w:eastAsia="x-none"/>
    </w:rPr>
  </w:style>
  <w:style w:type="paragraph" w:styleId="NormalWeb">
    <w:name w:val="Normal (Web)"/>
    <w:basedOn w:val="Normal"/>
    <w:uiPriority w:val="99"/>
    <w:unhideWhenUsed/>
    <w:rsid w:val="002F523A"/>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IntenseQuote">
    <w:name w:val="Intense Quote"/>
    <w:basedOn w:val="Normal"/>
    <w:next w:val="Normal"/>
    <w:link w:val="IntenseQuoteChar"/>
    <w:uiPriority w:val="30"/>
    <w:qFormat/>
    <w:rsid w:val="002F523A"/>
    <w:pPr>
      <w:spacing w:after="0" w:line="240" w:lineRule="auto"/>
      <w:ind w:left="720" w:right="720"/>
    </w:pPr>
    <w:rPr>
      <w:rFonts w:cs="Times New Roman"/>
      <w:b/>
      <w:i/>
      <w:sz w:val="24"/>
      <w:lang w:val="en-US" w:bidi="en-US"/>
    </w:rPr>
  </w:style>
  <w:style w:type="character" w:customStyle="1" w:styleId="IntenseQuoteChar">
    <w:name w:val="Intense Quote Char"/>
    <w:basedOn w:val="DefaultParagraphFont"/>
    <w:link w:val="IntenseQuote"/>
    <w:uiPriority w:val="30"/>
    <w:rsid w:val="002F523A"/>
    <w:rPr>
      <w:rFonts w:cs="Times New Roman"/>
      <w:b/>
      <w:i/>
      <w:sz w:val="24"/>
      <w:lang w:val="en-US" w:bidi="en-US"/>
    </w:rPr>
  </w:style>
  <w:style w:type="paragraph" w:customStyle="1" w:styleId="Standard">
    <w:name w:val="Standard"/>
    <w:rsid w:val="00CE4DB7"/>
    <w:pPr>
      <w:suppressAutoHyphens/>
      <w:overflowPunct w:val="0"/>
      <w:autoSpaceDN w:val="0"/>
      <w:textAlignment w:val="baseline"/>
    </w:pPr>
    <w:rPr>
      <w:rFonts w:ascii="Calibri" w:eastAsia="Droid Sans Fallback" w:hAnsi="Calibri" w:cs="Calibri"/>
      <w:color w:val="00000A"/>
      <w:kern w:val="3"/>
    </w:rPr>
  </w:style>
  <w:style w:type="paragraph" w:styleId="Revision">
    <w:name w:val="Revision"/>
    <w:hidden/>
    <w:uiPriority w:val="99"/>
    <w:semiHidden/>
    <w:rsid w:val="003A41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375440">
      <w:bodyDiv w:val="1"/>
      <w:marLeft w:val="0"/>
      <w:marRight w:val="0"/>
      <w:marTop w:val="0"/>
      <w:marBottom w:val="0"/>
      <w:divBdr>
        <w:top w:val="none" w:sz="0" w:space="0" w:color="auto"/>
        <w:left w:val="none" w:sz="0" w:space="0" w:color="auto"/>
        <w:bottom w:val="none" w:sz="0" w:space="0" w:color="auto"/>
        <w:right w:val="none" w:sz="0" w:space="0" w:color="auto"/>
      </w:divBdr>
    </w:div>
    <w:div w:id="131132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oleObject" Target="embeddings/oleObject47.bin"/><Relationship Id="rId21" Type="http://schemas.openxmlformats.org/officeDocument/2006/relationships/hyperlink" Target="http://www.iccat.int/Documents/Meetings/Docs/2012_BFT_ASSESS.pdf" TargetMode="External"/><Relationship Id="rId42" Type="http://schemas.openxmlformats.org/officeDocument/2006/relationships/oleObject" Target="embeddings/oleObject10.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image" Target="media/image51.wmf"/><Relationship Id="rId133" Type="http://schemas.openxmlformats.org/officeDocument/2006/relationships/oleObject" Target="embeddings/oleObject55.bin"/><Relationship Id="rId138" Type="http://schemas.openxmlformats.org/officeDocument/2006/relationships/image" Target="media/image64.wmf"/><Relationship Id="rId16" Type="http://schemas.openxmlformats.org/officeDocument/2006/relationships/image" Target="media/image5.jpeg"/><Relationship Id="rId107" Type="http://schemas.openxmlformats.org/officeDocument/2006/relationships/oleObject" Target="embeddings/oleObject42.bin"/><Relationship Id="rId11" Type="http://schemas.openxmlformats.org/officeDocument/2006/relationships/footer" Target="footer2.xml"/><Relationship Id="rId32" Type="http://schemas.openxmlformats.org/officeDocument/2006/relationships/oleObject" Target="embeddings/oleObject5.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40.bin"/><Relationship Id="rId123" Type="http://schemas.openxmlformats.org/officeDocument/2006/relationships/oleObject" Target="embeddings/oleObject50.bin"/><Relationship Id="rId128" Type="http://schemas.openxmlformats.org/officeDocument/2006/relationships/image" Target="media/image59.wmf"/><Relationship Id="rId144" Type="http://schemas.openxmlformats.org/officeDocument/2006/relationships/image" Target="media/image67.wmf"/><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oleObject" Target="embeddings/oleObject34.bin"/><Relationship Id="rId95" Type="http://schemas.openxmlformats.org/officeDocument/2006/relationships/image" Target="media/image42.wmf"/><Relationship Id="rId22" Type="http://schemas.openxmlformats.org/officeDocument/2006/relationships/hyperlink" Target="http://www.iattc.org/Meetings/Meetings2014/MAYSAC/PDFs/SAC-05-10b-Management-Strategy-Evaluation.pdf" TargetMode="External"/><Relationship Id="rId27" Type="http://schemas.openxmlformats.org/officeDocument/2006/relationships/oleObject" Target="embeddings/oleObject2.bin"/><Relationship Id="rId43" Type="http://schemas.openxmlformats.org/officeDocument/2006/relationships/image" Target="media/image16.w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29.wmf"/><Relationship Id="rId113" Type="http://schemas.openxmlformats.org/officeDocument/2006/relationships/oleObject" Target="embeddings/oleObject45.bin"/><Relationship Id="rId118" Type="http://schemas.openxmlformats.org/officeDocument/2006/relationships/image" Target="media/image54.wmf"/><Relationship Id="rId134" Type="http://schemas.openxmlformats.org/officeDocument/2006/relationships/image" Target="media/image62.wmf"/><Relationship Id="rId139" Type="http://schemas.openxmlformats.org/officeDocument/2006/relationships/oleObject" Target="embeddings/oleObject58.bin"/><Relationship Id="rId80" Type="http://schemas.openxmlformats.org/officeDocument/2006/relationships/oleObject" Target="embeddings/oleObject29.bin"/><Relationship Id="rId85"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emf"/><Relationship Id="rId25" Type="http://schemas.openxmlformats.org/officeDocument/2006/relationships/image" Target="media/image8.wmf"/><Relationship Id="rId33" Type="http://schemas.openxmlformats.org/officeDocument/2006/relationships/image" Target="media/image11.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4.wmf"/><Relationship Id="rId67" Type="http://schemas.openxmlformats.org/officeDocument/2006/relationships/image" Target="media/image28.wmf"/><Relationship Id="rId103" Type="http://schemas.openxmlformats.org/officeDocument/2006/relationships/image" Target="media/image46.wmf"/><Relationship Id="rId108" Type="http://schemas.openxmlformats.org/officeDocument/2006/relationships/image" Target="media/image49.wmf"/><Relationship Id="rId116" Type="http://schemas.openxmlformats.org/officeDocument/2006/relationships/image" Target="media/image53.wmf"/><Relationship Id="rId124" Type="http://schemas.openxmlformats.org/officeDocument/2006/relationships/image" Target="media/image57.wmf"/><Relationship Id="rId129" Type="http://schemas.openxmlformats.org/officeDocument/2006/relationships/oleObject" Target="embeddings/oleObject53.bin"/><Relationship Id="rId137" Type="http://schemas.openxmlformats.org/officeDocument/2006/relationships/oleObject" Target="embeddings/oleObject57.bin"/><Relationship Id="rId20" Type="http://schemas.openxmlformats.org/officeDocument/2006/relationships/hyperlink" Target="http://www.dfo-mpo.gc.ca/csas-sccs/Publications/SAR-AS/2012/2012_062-eng.pdf" TargetMode="External"/><Relationship Id="rId41" Type="http://schemas.openxmlformats.org/officeDocument/2006/relationships/image" Target="media/image15.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2.wmf"/><Relationship Id="rId83" Type="http://schemas.openxmlformats.org/officeDocument/2006/relationships/image" Target="media/image36.wmf"/><Relationship Id="rId88" Type="http://schemas.openxmlformats.org/officeDocument/2006/relationships/oleObject" Target="embeddings/oleObject33.bin"/><Relationship Id="rId91" Type="http://schemas.openxmlformats.org/officeDocument/2006/relationships/image" Target="media/image40.wmf"/><Relationship Id="rId96" Type="http://schemas.openxmlformats.org/officeDocument/2006/relationships/oleObject" Target="embeddings/oleObject37.bin"/><Relationship Id="rId111" Type="http://schemas.openxmlformats.org/officeDocument/2006/relationships/oleObject" Target="embeddings/oleObject44.bin"/><Relationship Id="rId132" Type="http://schemas.openxmlformats.org/officeDocument/2006/relationships/image" Target="media/image61.wmf"/><Relationship Id="rId140" Type="http://schemas.openxmlformats.org/officeDocument/2006/relationships/image" Target="media/image65.wmf"/><Relationship Id="rId145" Type="http://schemas.openxmlformats.org/officeDocument/2006/relationships/oleObject" Target="embeddings/oleObject6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afsc.noaa.gov/refm/stocks/assessments.htm" TargetMode="External"/><Relationship Id="rId28" Type="http://schemas.openxmlformats.org/officeDocument/2006/relationships/image" Target="media/image9.wmf"/><Relationship Id="rId36" Type="http://schemas.openxmlformats.org/officeDocument/2006/relationships/oleObject" Target="embeddings/oleObject7.bin"/><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image" Target="media/image48.wmf"/><Relationship Id="rId114" Type="http://schemas.openxmlformats.org/officeDocument/2006/relationships/image" Target="media/image52.wmf"/><Relationship Id="rId119" Type="http://schemas.openxmlformats.org/officeDocument/2006/relationships/oleObject" Target="embeddings/oleObject48.bin"/><Relationship Id="rId127" Type="http://schemas.openxmlformats.org/officeDocument/2006/relationships/oleObject" Target="embeddings/oleObject52.bin"/><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oleObject" Target="embeddings/oleObject28.bin"/><Relationship Id="rId81" Type="http://schemas.openxmlformats.org/officeDocument/2006/relationships/image" Target="media/image35.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6.wmf"/><Relationship Id="rId130" Type="http://schemas.openxmlformats.org/officeDocument/2006/relationships/image" Target="media/image60.wmf"/><Relationship Id="rId135" Type="http://schemas.openxmlformats.org/officeDocument/2006/relationships/oleObject" Target="embeddings/oleObject56.bin"/><Relationship Id="rId143" Type="http://schemas.openxmlformats.org/officeDocument/2006/relationships/oleObject" Target="embeddings/oleObject60.bin"/><Relationship Id="rId148"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14.wmf"/><Relationship Id="rId109" Type="http://schemas.openxmlformats.org/officeDocument/2006/relationships/oleObject" Target="embeddings/oleObject43.bin"/><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image" Target="media/image43.wmf"/><Relationship Id="rId104" Type="http://schemas.openxmlformats.org/officeDocument/2006/relationships/oleObject" Target="embeddings/oleObject41.bin"/><Relationship Id="rId120" Type="http://schemas.openxmlformats.org/officeDocument/2006/relationships/image" Target="media/image55.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68.emf"/><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hyperlink" Target="http://www.R-project.org" TargetMode="External"/><Relationship Id="rId40" Type="http://schemas.openxmlformats.org/officeDocument/2006/relationships/oleObject" Target="embeddings/oleObject9.bin"/><Relationship Id="rId45" Type="http://schemas.openxmlformats.org/officeDocument/2006/relationships/image" Target="media/image17.wmf"/><Relationship Id="rId66" Type="http://schemas.openxmlformats.org/officeDocument/2006/relationships/oleObject" Target="embeddings/oleObject22.bin"/><Relationship Id="rId87" Type="http://schemas.openxmlformats.org/officeDocument/2006/relationships/image" Target="media/image38.wmf"/><Relationship Id="rId110" Type="http://schemas.openxmlformats.org/officeDocument/2006/relationships/image" Target="media/image50.wmf"/><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image" Target="media/image63.wmf"/><Relationship Id="rId61" Type="http://schemas.openxmlformats.org/officeDocument/2006/relationships/image" Target="media/image25.wmf"/><Relationship Id="rId82" Type="http://schemas.openxmlformats.org/officeDocument/2006/relationships/oleObject" Target="embeddings/oleObject30.bin"/><Relationship Id="rId19" Type="http://schemas.openxmlformats.org/officeDocument/2006/relationships/hyperlink" Target="http://www.ccsbt.org/userfiles/file/docs_english/meetings/meeting_reports/ccsbt_18/report_of_SC16.pdf" TargetMode="External"/><Relationship Id="rId14"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12.wmf"/><Relationship Id="rId56" Type="http://schemas.openxmlformats.org/officeDocument/2006/relationships/oleObject" Target="embeddings/oleObject17.bin"/><Relationship Id="rId77" Type="http://schemas.openxmlformats.org/officeDocument/2006/relationships/image" Target="media/image33.wmf"/><Relationship Id="rId100" Type="http://schemas.openxmlformats.org/officeDocument/2006/relationships/oleObject" Target="embeddings/oleObject39.bin"/><Relationship Id="rId105" Type="http://schemas.openxmlformats.org/officeDocument/2006/relationships/image" Target="media/image47.emf"/><Relationship Id="rId126" Type="http://schemas.openxmlformats.org/officeDocument/2006/relationships/image" Target="media/image58.wmf"/><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98" Type="http://schemas.openxmlformats.org/officeDocument/2006/relationships/oleObject" Target="embeddings/oleObject38.bin"/><Relationship Id="rId121" Type="http://schemas.openxmlformats.org/officeDocument/2006/relationships/oleObject" Target="embeddings/oleObject49.bin"/><Relationship Id="rId142" Type="http://schemas.openxmlformats.org/officeDocument/2006/relationships/image" Target="media/image66.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Droid Sans Fallback">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457"/>
    <w:rsid w:val="006934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345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34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A3FE4-F35D-443A-ACC2-F0E73DBDB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45</Pages>
  <Words>11077</Words>
  <Characters>63141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74070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TomFast</cp:lastModifiedBy>
  <cp:revision>4</cp:revision>
  <cp:lastPrinted>2014-11-25T08:09:00Z</cp:lastPrinted>
  <dcterms:created xsi:type="dcterms:W3CDTF">2015-01-13T22:49:00Z</dcterms:created>
  <dcterms:modified xsi:type="dcterms:W3CDTF">2015-01-14T19:13:00Z</dcterms:modified>
</cp:coreProperties>
</file>