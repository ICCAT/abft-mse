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8F33F7">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8F33F7">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8F33F7">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w:t>
      </w:r>
      <w:proofErr w:type="gramEnd"/>
      <w:r>
        <w:rPr>
          <w:rFonts w:ascii="Times New Roman" w:hAnsi="Times New Roman" w:cs="Times New Roman"/>
          <w:sz w:val="24"/>
          <w:szCs w:val="24"/>
        </w:rPr>
        <w:t xml:space="preserve">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ins w:id="3" w:author="Doug Butterworth" w:date="2016-10-31T09:39:00Z">
        <w:r w:rsidR="0029590E">
          <w:rPr>
            <w:rFonts w:ascii="Times New Roman" w:hAnsi="Times New Roman" w:cs="Times New Roman"/>
            <w:sz w:val="24"/>
            <w:szCs w:val="24"/>
          </w:rPr>
          <w:t>ern</w:t>
        </w:r>
      </w:ins>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022D4933" w:rsidR="00CC223C" w:rsidRDefault="00987C9A" w:rsidP="001B61C4">
      <w:pPr>
        <w:pStyle w:val="Heading4"/>
        <w:ind w:left="0"/>
      </w:pPr>
      <w:bookmarkStart w:id="4" w:name="_Toc465365277"/>
      <w:r>
        <w:t xml:space="preserve">Alternative </w:t>
      </w:r>
      <w:commentRangeStart w:id="5"/>
      <w:r>
        <w:t>options</w:t>
      </w:r>
      <w:bookmarkEnd w:id="4"/>
      <w:commentRangeEnd w:id="5"/>
      <w:r w:rsidR="008E2327">
        <w:rPr>
          <w:rStyle w:val="CommentReference"/>
          <w:rFonts w:asciiTheme="minorHAnsi" w:eastAsiaTheme="minorHAnsi" w:hAnsiTheme="minorHAnsi" w:cstheme="minorBidi"/>
          <w:bCs w:val="0"/>
          <w:iCs w:val="0"/>
          <w:color w:val="auto"/>
          <w:u w:val="none"/>
          <w:lang w:eastAsia="en-US"/>
        </w:rPr>
        <w:commentReference w:id="5"/>
      </w:r>
      <w:ins w:id="6" w:author="Doug Butterworth" w:date="2016-10-31T09:40:00Z">
        <w:r w:rsidR="0029590E">
          <w:t xml:space="preserve">  </w:t>
        </w:r>
        <w:r w:rsidR="0029590E" w:rsidRPr="0029590E">
          <w:rPr>
            <w:b/>
            <w:i/>
            <w:u w:val="none"/>
            <w:rPrChange w:id="7" w:author="Doug Butterworth" w:date="2016-10-31T09:42:00Z">
              <w:rPr/>
            </w:rPrChange>
          </w:rPr>
          <w:t xml:space="preserve">[Needs consideration of </w:t>
        </w:r>
      </w:ins>
      <w:ins w:id="8" w:author="Doug Butterworth" w:date="2016-10-31T09:41:00Z">
        <w:r w:rsidR="0029590E" w:rsidRPr="0029590E">
          <w:rPr>
            <w:b/>
            <w:i/>
            <w:u w:val="none"/>
            <w:rPrChange w:id="9" w:author="Doug Butterworth" w:date="2016-10-31T09:42:00Z">
              <w:rPr/>
            </w:rPrChange>
          </w:rPr>
          <w:t>whether these alternatives</w:t>
        </w:r>
      </w:ins>
      <w:ins w:id="10" w:author="Doug Butterworth" w:date="2016-10-31T09:42:00Z">
        <w:r w:rsidR="0029590E" w:rsidRPr="0029590E">
          <w:rPr>
            <w:b/>
            <w:i/>
            <w:u w:val="none"/>
            <w:rPrChange w:id="11" w:author="Doug Butterworth" w:date="2016-10-31T09:42:00Z">
              <w:rPr/>
            </w:rPrChange>
          </w:rPr>
          <w:t xml:space="preserve"> </w:t>
        </w:r>
      </w:ins>
      <w:ins w:id="12" w:author="Doug Butterworth" w:date="2016-10-31T09:41:00Z">
        <w:r w:rsidR="0029590E" w:rsidRPr="0029590E">
          <w:rPr>
            <w:b/>
            <w:i/>
            <w:u w:val="none"/>
            <w:rPrChange w:id="13" w:author="Doug Butterworth" w:date="2016-10-31T09:42:00Z">
              <w:rPr/>
            </w:rPrChange>
          </w:rPr>
          <w:t>should remain</w:t>
        </w:r>
      </w:ins>
      <w:ins w:id="14" w:author="Doug Butterworth" w:date="2016-10-31T09:42:00Z">
        <w:r w:rsidR="0029590E" w:rsidRPr="0029590E">
          <w:rPr>
            <w:b/>
            <w:i/>
            <w:u w:val="none"/>
            <w:rPrChange w:id="15" w:author="Doug Butterworth" w:date="2016-10-31T09:42:00Z">
              <w:rPr/>
            </w:rPrChange>
          </w:rPr>
          <w:t>]</w:t>
        </w:r>
      </w:ins>
    </w:p>
    <w:p w14:paraId="5C2DDC82" w14:textId="77777777" w:rsidR="00987C9A" w:rsidRDefault="00987C9A" w:rsidP="001B61C4">
      <w:pPr>
        <w:pStyle w:val="ListParagraph"/>
        <w:ind w:left="0"/>
        <w:jc w:val="both"/>
        <w:rPr>
          <w:rFonts w:ascii="Times New Roman" w:hAnsi="Times New Roman" w:cs="Times New Roman"/>
          <w:sz w:val="24"/>
          <w:szCs w:val="24"/>
        </w:rPr>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21B0CAC5" w:rsidR="00987C9A" w:rsidRDefault="00161309"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del w:id="16" w:author="Doug Butterworth" w:date="2016-10-31T09:42:00Z">
        <w:r w:rsidR="00987C9A" w:rsidDel="00D16417">
          <w:rPr>
            <w:rFonts w:ascii="Times New Roman" w:hAnsi="Times New Roman" w:cs="Times New Roman"/>
            <w:sz w:val="24"/>
            <w:szCs w:val="24"/>
          </w:rPr>
          <w:delText>A</w:delText>
        </w:r>
      </w:del>
      <w:r w:rsidR="00987C9A">
        <w:rPr>
          <w:rFonts w:ascii="Times New Roman" w:hAnsi="Times New Roman" w:cs="Times New Roman"/>
          <w:sz w:val="24"/>
          <w:szCs w:val="24"/>
        </w:rPr>
        <w:t xml:space="preserve"> but simplified such that the Central Atlantic is merged with the Western Atlantic</w:t>
      </w:r>
      <w:del w:id="17" w:author="Doug Butterworth" w:date="2016-10-31T09:44:00Z">
        <w:r w:rsidR="00987C9A" w:rsidDel="00D16417">
          <w:rPr>
            <w:rFonts w:ascii="Times New Roman" w:hAnsi="Times New Roman" w:cs="Times New Roman"/>
            <w:sz w:val="24"/>
            <w:szCs w:val="24"/>
          </w:rPr>
          <w:delText xml:space="preserve"> and there is no division of the Mediterranean</w:delText>
        </w:r>
      </w:del>
      <w:r w:rsidR="00987C9A">
        <w:rPr>
          <w:rFonts w:ascii="Times New Roman" w:hAnsi="Times New Roman" w:cs="Times New Roman"/>
          <w:sz w:val="24"/>
          <w:szCs w:val="24"/>
        </w:rPr>
        <w:t>.</w:t>
      </w:r>
      <w:proofErr w:type="gramEnd"/>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18" w:name="_Toc465365278"/>
      <w:r>
        <w:t>Temporal strata</w:t>
      </w:r>
      <w:bookmarkEnd w:id="18"/>
      <w:ins w:id="19" w:author="Doug Butterworth" w:date="2016-10-31T09:46:00Z">
        <w:r w:rsidR="00D16417">
          <w:t xml:space="preserve">     </w:t>
        </w:r>
        <w:r w:rsidR="00D16417" w:rsidRPr="00D16417">
          <w:rPr>
            <w:b/>
            <w:rPrChange w:id="20" w:author="Doug Butterworth" w:date="2016-10-31T09:46:00Z">
              <w:rPr/>
            </w:rPrChange>
          </w:rPr>
          <w:t>[Need 6-monthly temporal strata also be considered?]</w:t>
        </w:r>
      </w:ins>
    </w:p>
    <w:p w14:paraId="339698C8" w14:textId="77777777" w:rsidR="00987C9A" w:rsidRDefault="00987C9A" w:rsidP="001B61C4">
      <w:pPr>
        <w:jc w:val="both"/>
        <w:rPr>
          <w:rFonts w:ascii="Times New Roman" w:hAnsi="Times New Roman" w:cs="Times New Roman"/>
          <w:i/>
          <w:sz w:val="24"/>
          <w:szCs w:val="24"/>
        </w:rPr>
      </w:pPr>
    </w:p>
    <w:p w14:paraId="6261910B" w14:textId="498AB6CD" w:rsidR="00C80707" w:rsidRPr="00D16417" w:rsidRDefault="00936DEB">
      <w:pPr>
        <w:jc w:val="both"/>
        <w:rPr>
          <w:rFonts w:ascii="Times New Roman" w:hAnsi="Times New Roman" w:cs="Times New Roman"/>
          <w:sz w:val="24"/>
          <w:szCs w:val="24"/>
        </w:rPr>
        <w:pPrChange w:id="21" w:author="Doug Butterworth" w:date="2016-10-31T09:46:00Z">
          <w:pPr/>
        </w:pPrChange>
      </w:pPr>
      <w:r>
        <w:rPr>
          <w:rFonts w:ascii="Times New Roman" w:hAnsi="Times New Roman" w:cs="Times New Roman"/>
          <w:sz w:val="24"/>
          <w:szCs w:val="24"/>
        </w:rPr>
        <w:t xml:space="preserve">Since the catch and effort data are </w:t>
      </w:r>
      <w:del w:id="22" w:author="Doug Butterworth" w:date="2016-10-31T09:45:00Z">
        <w:r w:rsidDel="00D16417">
          <w:rPr>
            <w:rFonts w:ascii="Times New Roman" w:hAnsi="Times New Roman" w:cs="Times New Roman"/>
            <w:sz w:val="24"/>
            <w:szCs w:val="24"/>
          </w:rPr>
          <w:delText xml:space="preserve">only </w:delText>
        </w:r>
      </w:del>
      <w:r>
        <w:rPr>
          <w:rFonts w:ascii="Times New Roman" w:hAnsi="Times New Roman" w:cs="Times New Roman"/>
          <w:sz w:val="24"/>
          <w:szCs w:val="24"/>
        </w:rPr>
        <w:t xml:space="preserve">available </w:t>
      </w:r>
      <w:ins w:id="23" w:author="Doug Butterworth" w:date="2016-10-31T09:45:00Z">
        <w:r w:rsidR="00D16417">
          <w:rPr>
            <w:rFonts w:ascii="Times New Roman" w:hAnsi="Times New Roman" w:cs="Times New Roman"/>
            <w:sz w:val="24"/>
            <w:szCs w:val="24"/>
          </w:rPr>
          <w:t xml:space="preserve">only </w:t>
        </w:r>
      </w:ins>
      <w:r>
        <w:rPr>
          <w:rFonts w:ascii="Times New Roman" w:hAnsi="Times New Roman" w:cs="Times New Roman"/>
          <w:sz w:val="24"/>
          <w:szCs w:val="24"/>
        </w:rPr>
        <w:t xml:space="preserve">at a quarterly resolution (Jan-Mar,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24" w:name="_Toc465365279"/>
      <w:r w:rsidRPr="00273D1A">
        <w:t>Mixing hypotheses</w:t>
      </w:r>
      <w:bookmarkEnd w:id="24"/>
      <w:ins w:id="25" w:author="Doug Butterworth" w:date="2016-10-31T09:47:00Z">
        <w:r w:rsidR="00D16417">
          <w:t xml:space="preserve">   </w:t>
        </w:r>
        <w:r w:rsidR="00D16417" w:rsidRPr="00D17E2D">
          <w:rPr>
            <w:b/>
            <w:rPrChange w:id="26" w:author="Doug Butterworth" w:date="2016-10-31T09:48:00Z">
              <w:rPr/>
            </w:rPrChange>
          </w:rPr>
          <w:t>[Need to consider simplifying</w:t>
        </w:r>
        <w:r w:rsidR="00D17E2D" w:rsidRPr="00D17E2D">
          <w:rPr>
            <w:b/>
            <w:rPrChange w:id="27" w:author="Doug Butterworth" w:date="2016-10-31T09:48:00Z">
              <w:rPr/>
            </w:rPrChange>
          </w:rPr>
          <w:t>, for example towards</w:t>
        </w:r>
      </w:ins>
      <w:ins w:id="28" w:author="Doug Butterworth" w:date="2016-10-31T09:48:00Z">
        <w:r w:rsidR="00D17E2D" w:rsidRPr="00D17E2D">
          <w:rPr>
            <w:b/>
            <w:rPrChange w:id="29" w:author="Doug Butterworth" w:date="2016-10-31T09:48:00Z">
              <w:rPr/>
            </w:rPrChange>
          </w:rPr>
          <w:t xml:space="preserve"> </w:t>
        </w:r>
      </w:ins>
      <w:ins w:id="30" w:author="Doug Butterworth" w:date="2016-10-31T09:47:00Z">
        <w:r w:rsidR="00D17E2D" w:rsidRPr="00D17E2D">
          <w:rPr>
            <w:b/>
            <w:rPrChange w:id="31" w:author="Doug Butterworth" w:date="2016-10-31T09:48:00Z">
              <w:rPr/>
            </w:rPrChange>
          </w:rPr>
          <w:t>simpler Mediterranean structure.]</w:t>
        </w:r>
      </w:ins>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8F33F7" w:rsidRPr="00A71A7A" w:rsidRDefault="008F33F7"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8F33F7" w:rsidRPr="00A71A7A" w:rsidRDefault="008F33F7"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8F33F7" w:rsidRPr="00A71A7A" w:rsidRDefault="008F33F7"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8F33F7" w:rsidRPr="00A71A7A" w:rsidRDefault="008F33F7"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8F33F7" w:rsidRPr="00A71A7A" w:rsidRDefault="008F33F7"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8F33F7" w:rsidRPr="00A71A7A" w:rsidRDefault="008F33F7"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F33F7" w:rsidRPr="00EA538E"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F33F7" w:rsidRPr="00EA538E"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32" w:name="_Toc465365280"/>
      <w:r w:rsidRPr="008E1D5C">
        <w:t>Baseline</w:t>
      </w:r>
      <w:bookmarkEnd w:id="32"/>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roofErr w:type="gramEnd"/>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33" w:name="_Toc465365281"/>
      <w:r>
        <w:t>Alternative options</w:t>
      </w:r>
      <w:bookmarkEnd w:id="33"/>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5F301EE2" w:rsidR="00987C9A" w:rsidRPr="006A2A03" w:rsidRDefault="00987C9A" w:rsidP="001B61C4">
      <w:pPr>
        <w:pStyle w:val="ListParagraph"/>
        <w:ind w:left="0"/>
        <w:jc w:val="both"/>
        <w:rPr>
          <w:rFonts w:ascii="Times New Roman" w:hAnsi="Times New Roman" w:cs="Times New Roman"/>
          <w:b/>
          <w:i/>
          <w:sz w:val="24"/>
          <w:szCs w:val="24"/>
          <w:rPrChange w:id="34" w:author="Doug Butterworth" w:date="2016-10-31T09:49:00Z">
            <w:rPr>
              <w:rFonts w:ascii="Times New Roman" w:hAnsi="Times New Roman" w:cs="Times New Roman"/>
              <w:sz w:val="24"/>
              <w:szCs w:val="24"/>
            </w:rPr>
          </w:rPrChange>
        </w:rPr>
      </w:pPr>
      <w:proofErr w:type="gramStart"/>
      <w:r>
        <w:rPr>
          <w:rFonts w:ascii="Times New Roman" w:hAnsi="Times New Roman" w:cs="Times New Roman"/>
          <w:sz w:val="24"/>
          <w:szCs w:val="24"/>
        </w:rPr>
        <w:t>A three-stock model with western and eastern Mediterranean stocks.</w:t>
      </w:r>
      <w:proofErr w:type="gramEnd"/>
      <w:r>
        <w:rPr>
          <w:rFonts w:ascii="Times New Roman" w:hAnsi="Times New Roman" w:cs="Times New Roman"/>
          <w:sz w:val="24"/>
          <w:szCs w:val="24"/>
        </w:rPr>
        <w:t xml:space="preserve"> </w:t>
      </w:r>
      <w:ins w:id="35" w:author="Doug Butterworth" w:date="2016-10-31T09:49:00Z">
        <w:r w:rsidR="006A2A03">
          <w:rPr>
            <w:rFonts w:ascii="Times New Roman" w:hAnsi="Times New Roman" w:cs="Times New Roman"/>
            <w:sz w:val="24"/>
            <w:szCs w:val="24"/>
          </w:rPr>
          <w:t xml:space="preserve"> </w:t>
        </w:r>
        <w:r w:rsidR="006A2A03" w:rsidRPr="006A2A03">
          <w:rPr>
            <w:rFonts w:ascii="Times New Roman" w:hAnsi="Times New Roman" w:cs="Times New Roman"/>
            <w:b/>
            <w:i/>
            <w:sz w:val="24"/>
            <w:szCs w:val="24"/>
            <w:rPrChange w:id="36" w:author="Doug Butterworth" w:date="2016-10-31T09:49:00Z">
              <w:rPr>
                <w:rFonts w:ascii="Times New Roman" w:hAnsi="Times New Roman" w:cs="Times New Roman"/>
                <w:sz w:val="24"/>
                <w:szCs w:val="24"/>
              </w:rPr>
            </w:rPrChange>
          </w:rPr>
          <w:t>[Should this be deleted?]</w:t>
        </w:r>
      </w:ins>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37" w:name="_Toc465365282"/>
      <w:r w:rsidRPr="005255F2">
        <w:lastRenderedPageBreak/>
        <w:t xml:space="preserve">PAST DATA </w:t>
      </w:r>
      <w:r w:rsidRPr="00EB4092">
        <w:t>AVAILABLE</w:t>
      </w:r>
      <w:bookmarkEnd w:id="3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38" w:name="_Toc465365283"/>
      <w:r w:rsidRPr="00B24664">
        <w:t>Raw data</w:t>
      </w:r>
      <w:bookmarkEnd w:id="3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gramStart"/>
      <w:r>
        <w:rPr>
          <w:rFonts w:ascii="Times New Roman" w:hAnsi="Times New Roman" w:cs="Times New Roman"/>
          <w:sz w:val="24"/>
          <w:szCs w:val="24"/>
        </w:rPr>
        <w:t>GBYP</w:t>
      </w:r>
      <w:proofErr w:type="gramEnd"/>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w:t>
      </w:r>
      <w:proofErr w:type="gramStart"/>
      <w:r>
        <w:rPr>
          <w:rFonts w:ascii="Times New Roman" w:hAnsi="Times New Roman" w:cs="Times New Roman"/>
          <w:sz w:val="24"/>
          <w:szCs w:val="24"/>
        </w:rPr>
        <w:t>stock of origin data are</w:t>
      </w:r>
      <w:proofErr w:type="gramEnd"/>
      <w:r>
        <w:rPr>
          <w:rFonts w:ascii="Times New Roman" w:hAnsi="Times New Roman" w:cs="Times New Roman"/>
          <w:sz w:val="24"/>
          <w:szCs w:val="24"/>
        </w:rPr>
        <w:t xml:space="preserv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39" w:name="_Toc465365284"/>
      <w:r>
        <w:t>Analysed data</w:t>
      </w:r>
      <w:bookmarkEnd w:id="3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8F33F7"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0F6EDB4F" w:rsidR="00FF004E" w:rsidRPr="006A2A03" w:rsidRDefault="00FF004E" w:rsidP="006A2A03">
      <w:pPr>
        <w:keepNext/>
        <w:keepLines/>
        <w:jc w:val="both"/>
        <w:rPr>
          <w:rFonts w:ascii="Times New Roman" w:hAnsi="Times New Roman" w:cs="Times New Roman"/>
          <w:b/>
          <w:i/>
          <w:sz w:val="24"/>
          <w:szCs w:val="24"/>
          <w:rPrChange w:id="40" w:author="Doug Butterworth" w:date="2016-10-31T09:53:00Z">
            <w:rPr>
              <w:rFonts w:ascii="Times New Roman" w:hAnsi="Times New Roman" w:cs="Times New Roman"/>
              <w:sz w:val="24"/>
              <w:szCs w:val="24"/>
            </w:rPr>
          </w:rPrChange>
        </w:rPr>
      </w:pPr>
      <w:proofErr w:type="gramStart"/>
      <w:r>
        <w:rPr>
          <w:rFonts w:ascii="Times New Roman" w:hAnsi="Times New Roman" w:cs="Times New Roman"/>
          <w:sz w:val="24"/>
          <w:szCs w:val="24"/>
        </w:rPr>
        <w:lastRenderedPageBreak/>
        <w:t>Table 2.2.</w:t>
      </w:r>
      <w:proofErr w:type="gramEnd"/>
      <w:r>
        <w:rPr>
          <w:rFonts w:ascii="Times New Roman" w:hAnsi="Times New Roman" w:cs="Times New Roman"/>
          <w:sz w:val="24"/>
          <w:szCs w:val="24"/>
        </w:rPr>
        <w:t xml:space="preserve">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ins w:id="41" w:author="Doug Butterworth" w:date="2016-10-31T09:52:00Z">
        <w:r w:rsidR="006A2A03">
          <w:rPr>
            <w:rFonts w:ascii="Times New Roman" w:hAnsi="Times New Roman" w:cs="Times New Roman"/>
            <w:sz w:val="24"/>
            <w:szCs w:val="24"/>
          </w:rPr>
          <w:t xml:space="preserve">  </w:t>
        </w:r>
        <w:r w:rsidR="006A2A03" w:rsidRPr="006A2A03">
          <w:rPr>
            <w:rFonts w:ascii="Times New Roman" w:hAnsi="Times New Roman" w:cs="Times New Roman"/>
            <w:b/>
            <w:i/>
            <w:sz w:val="24"/>
            <w:szCs w:val="24"/>
            <w:rPrChange w:id="42" w:author="Doug Butterworth" w:date="2016-10-31T09:53:00Z">
              <w:rPr>
                <w:rFonts w:ascii="Times New Roman" w:hAnsi="Times New Roman" w:cs="Times New Roman"/>
                <w:sz w:val="24"/>
                <w:szCs w:val="24"/>
              </w:rPr>
            </w:rPrChange>
          </w:rPr>
          <w:t xml:space="preserve">[These are new and need to be reviewed and </w:t>
        </w:r>
        <w:commentRangeStart w:id="43"/>
        <w:r w:rsidR="006A2A03" w:rsidRPr="006A2A03">
          <w:rPr>
            <w:rFonts w:ascii="Times New Roman" w:hAnsi="Times New Roman" w:cs="Times New Roman"/>
            <w:b/>
            <w:i/>
            <w:sz w:val="24"/>
            <w:szCs w:val="24"/>
            <w:rPrChange w:id="44" w:author="Doug Butterworth" w:date="2016-10-31T09:53:00Z">
              <w:rPr>
                <w:rFonts w:ascii="Times New Roman" w:hAnsi="Times New Roman" w:cs="Times New Roman"/>
                <w:sz w:val="24"/>
                <w:szCs w:val="24"/>
              </w:rPr>
            </w:rPrChange>
          </w:rPr>
          <w:t>accepted</w:t>
        </w:r>
      </w:ins>
      <w:commentRangeEnd w:id="43"/>
      <w:ins w:id="45" w:author="Doug Butterworth" w:date="2016-10-31T09:53:00Z">
        <w:r w:rsidR="00A23DD4">
          <w:rPr>
            <w:rStyle w:val="CommentReference"/>
          </w:rPr>
          <w:commentReference w:id="43"/>
        </w:r>
      </w:ins>
      <w:ins w:id="46" w:author="Doug Butterworth" w:date="2016-10-31T09:52:00Z">
        <w:r w:rsidR="006A2A03" w:rsidRPr="006A2A03">
          <w:rPr>
            <w:rFonts w:ascii="Times New Roman" w:hAnsi="Times New Roman" w:cs="Times New Roman"/>
            <w:b/>
            <w:i/>
            <w:sz w:val="24"/>
            <w:szCs w:val="24"/>
            <w:rPrChange w:id="47" w:author="Doug Butterworth" w:date="2016-10-31T09:53:00Z">
              <w:rPr>
                <w:rFonts w:ascii="Times New Roman" w:hAnsi="Times New Roman" w:cs="Times New Roman"/>
                <w:sz w:val="24"/>
                <w:szCs w:val="24"/>
              </w:rPr>
            </w:rPrChange>
          </w:rPr>
          <w:t>.]</w:t>
        </w:r>
      </w:ins>
    </w:p>
    <w:p w14:paraId="59787EC7" w14:textId="493ED3A1" w:rsidR="00FF004E" w:rsidRDefault="00FF004E" w:rsidP="006A2A03">
      <w:pPr>
        <w:keepNext/>
        <w:keepLines/>
        <w:jc w:val="both"/>
        <w:rPr>
          <w:rFonts w:ascii="Times New Roman" w:hAnsi="Times New Roman" w:cs="Times New Roman"/>
          <w:sz w:val="24"/>
          <w:szCs w:val="24"/>
        </w:rPr>
      </w:pPr>
      <w:del w:id="48" w:author="Tom Carruthers" w:date="2016-11-01T02:17:00Z">
        <w:r w:rsidRPr="00FF004E" w:rsidDel="008F33F7">
          <w:rPr>
            <w:noProof/>
            <w:lang w:val="en-CA" w:eastAsia="en-CA"/>
          </w:rPr>
          <w:drawing>
            <wp:inline distT="0" distB="0" distL="0" distR="0" wp14:anchorId="6D0A6ADD" wp14:editId="65B19FA0">
              <wp:extent cx="2359479" cy="16573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3914" cy="1660465"/>
                      </a:xfrm>
                      <a:prstGeom prst="rect">
                        <a:avLst/>
                      </a:prstGeom>
                      <a:noFill/>
                      <a:ln>
                        <a:noFill/>
                      </a:ln>
                    </pic:spPr>
                  </pic:pic>
                </a:graphicData>
              </a:graphic>
            </wp:inline>
          </w:drawing>
        </w:r>
      </w:del>
      <w:ins w:id="49" w:author="Tom Carruthers" w:date="2016-11-01T02:17:00Z">
        <w:r w:rsidR="008F33F7" w:rsidRPr="008F33F7">
          <w:rPr>
            <w:rFonts w:ascii="Times New Roman" w:hAnsi="Times New Roman" w:cs="Times New Roman"/>
            <w:sz w:val="24"/>
            <w:szCs w:val="24"/>
          </w:rPr>
          <w:t xml:space="preserve"> </w:t>
        </w:r>
      </w:ins>
      <w:ins w:id="50" w:author="Tom Carruthers" w:date="2016-11-01T02:19:00Z">
        <w:r w:rsidR="008F33F7" w:rsidRPr="008F33F7">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ins>
    </w:p>
    <w:p w14:paraId="7EA482FD" w14:textId="77777777" w:rsidR="00FF004E" w:rsidRDefault="00FF004E" w:rsidP="001B61C4">
      <w:pPr>
        <w:jc w:val="both"/>
        <w:rPr>
          <w:ins w:id="51" w:author="Thomas" w:date="2016-10-27T15:09:00Z"/>
          <w:rFonts w:ascii="Times New Roman" w:hAnsi="Times New Roman" w:cs="Times New Roman"/>
          <w:sz w:val="24"/>
          <w:szCs w:val="24"/>
        </w:rPr>
      </w:pPr>
    </w:p>
    <w:p w14:paraId="011D1E6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proofErr w:type="gramStart"/>
      <w:r w:rsidR="00A93B41">
        <w:rPr>
          <w:rFonts w:ascii="Times New Roman" w:hAnsi="Times New Roman" w:cs="Times New Roman"/>
          <w:sz w:val="24"/>
          <w:szCs w:val="24"/>
        </w:rPr>
        <w:t>these stock</w:t>
      </w:r>
      <w:proofErr w:type="gramEnd"/>
      <w:r w:rsidR="00A93B41">
        <w:rPr>
          <w:rFonts w:ascii="Times New Roman" w:hAnsi="Times New Roman" w:cs="Times New Roman"/>
          <w:sz w:val="24"/>
          <w:szCs w:val="24"/>
        </w:rPr>
        <w:t xml:space="preserve">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52" w:name="_Toc465365285"/>
      <w:r>
        <w:lastRenderedPageBreak/>
        <w:t>Assumptions</w:t>
      </w:r>
      <w:bookmarkEnd w:id="52"/>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2C11300C" w:rsidR="009D089A" w:rsidRPr="009D089A" w:rsidRDefault="00987C9A" w:rsidP="009D089A">
      <w:pPr>
        <w:pStyle w:val="CommentText"/>
        <w:rPr>
          <w:ins w:id="53" w:author="Doug Butterworth" w:date="2016-10-31T09:58:00Z"/>
          <w:rFonts w:ascii="Times New Roman" w:hAnsi="Times New Roman" w:cs="Times New Roman"/>
          <w:b/>
          <w:i/>
          <w:sz w:val="24"/>
          <w:szCs w:val="24"/>
          <w:rPrChange w:id="54" w:author="Doug Butterworth" w:date="2016-10-31T09:59:00Z">
            <w:rPr>
              <w:ins w:id="55" w:author="Doug Butterworth" w:date="2016-10-31T09:58:00Z"/>
            </w:rPr>
          </w:rPrChange>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An overview of the data that may be used to inform operating models for Atlantic bluefin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6" w:history="1">
        <w:r w:rsidR="001B2B5E" w:rsidRPr="001B2B5E">
          <w:rPr>
            <w:rStyle w:val="Hyperlink"/>
            <w:rFonts w:ascii="Times New Roman" w:hAnsi="Times New Roman" w:cs="Times New Roman"/>
            <w:sz w:val="24"/>
            <w:szCs w:val="24"/>
          </w:rPr>
          <w:t>https://docs.google.com/spreadsheets/d/13pFaM3BTnzQ1BNQGoYn4O2n1IeD18V3VTbN9Hv7139U/edit#gid=1352276725</w:t>
        </w:r>
      </w:hyperlink>
      <w:r>
        <w:rPr>
          <w:rFonts w:ascii="Times New Roman" w:hAnsi="Times New Roman" w:cs="Times New Roman"/>
          <w:sz w:val="24"/>
          <w:szCs w:val="24"/>
        </w:rPr>
        <w:t xml:space="preserve">. </w:t>
      </w:r>
      <w:ins w:id="56" w:author="Doug Butterworth" w:date="2016-10-31T09:57:00Z">
        <w:r w:rsidR="00A23DD4">
          <w:rPr>
            <w:rFonts w:ascii="Times New Roman" w:hAnsi="Times New Roman" w:cs="Times New Roman"/>
            <w:sz w:val="24"/>
            <w:szCs w:val="24"/>
          </w:rPr>
          <w:t xml:space="preserve"> </w:t>
        </w:r>
      </w:ins>
      <w:ins w:id="57" w:author="Doug Butterworth" w:date="2016-10-31T09:59:00Z">
        <w:r w:rsidR="009D089A">
          <w:rPr>
            <w:rFonts w:ascii="Times New Roman" w:hAnsi="Times New Roman" w:cs="Times New Roman"/>
            <w:sz w:val="24"/>
            <w:szCs w:val="24"/>
          </w:rPr>
          <w:t xml:space="preserve">   </w:t>
        </w:r>
      </w:ins>
      <w:ins w:id="58" w:author="Doug Butterworth" w:date="2016-10-31T09:57:00Z">
        <w:r w:rsidR="00A23DD4" w:rsidRPr="009D089A">
          <w:rPr>
            <w:rFonts w:ascii="Times New Roman" w:hAnsi="Times New Roman" w:cs="Times New Roman"/>
            <w:b/>
            <w:i/>
            <w:sz w:val="24"/>
            <w:szCs w:val="24"/>
            <w:rPrChange w:id="59" w:author="Doug Butterworth" w:date="2016-10-31T09:59:00Z">
              <w:rPr>
                <w:rFonts w:ascii="Times New Roman" w:hAnsi="Times New Roman" w:cs="Times New Roman"/>
                <w:sz w:val="24"/>
                <w:szCs w:val="24"/>
              </w:rPr>
            </w:rPrChange>
          </w:rPr>
          <w:t xml:space="preserve">[Below has been updated since the last meeting; but there remains </w:t>
        </w:r>
      </w:ins>
      <w:ins w:id="60" w:author="Doug Butterworth" w:date="2016-10-31T09:58:00Z">
        <w:r w:rsidR="00A23DD4" w:rsidRPr="009D089A">
          <w:rPr>
            <w:rFonts w:ascii="Times New Roman" w:hAnsi="Times New Roman" w:cs="Times New Roman"/>
            <w:b/>
            <w:i/>
            <w:sz w:val="24"/>
            <w:szCs w:val="24"/>
            <w:rPrChange w:id="61" w:author="Doug Butterworth" w:date="2016-10-31T09:59:00Z">
              <w:rPr>
                <w:rFonts w:ascii="Times New Roman" w:hAnsi="Times New Roman" w:cs="Times New Roman"/>
                <w:sz w:val="24"/>
                <w:szCs w:val="24"/>
              </w:rPr>
            </w:rPrChange>
          </w:rPr>
          <w:t>no acknowledgement</w:t>
        </w:r>
        <w:r w:rsidR="009D089A" w:rsidRPr="009D089A">
          <w:rPr>
            <w:rFonts w:ascii="Times New Roman" w:hAnsi="Times New Roman" w:cs="Times New Roman"/>
            <w:b/>
            <w:i/>
            <w:sz w:val="24"/>
            <w:szCs w:val="24"/>
            <w:rPrChange w:id="62" w:author="Doug Butterworth" w:date="2016-10-31T09:59:00Z">
              <w:rPr/>
            </w:rPrChange>
          </w:rPr>
          <w:t xml:space="preserve"> that SOO and electronic tagging data can be assigned to age class  using size data or covariate otoliths etc. ]</w:t>
        </w:r>
      </w:ins>
    </w:p>
    <w:p w14:paraId="50474E35" w14:textId="50763043" w:rsidR="00987C9A" w:rsidRDefault="00987C9A" w:rsidP="001B61C4">
      <w:pPr>
        <w:keepNext/>
        <w:keepLines/>
        <w:spacing w:after="120"/>
        <w:jc w:val="both"/>
        <w:rPr>
          <w:rFonts w:ascii="Times New Roman" w:hAnsi="Times New Roman" w:cs="Times New Roman"/>
          <w:sz w:val="24"/>
          <w:szCs w:val="24"/>
        </w:rPr>
      </w:pPr>
    </w:p>
    <w:p w14:paraId="5A9037F2" w14:textId="53FBD37D" w:rsidR="00987C9A" w:rsidRDefault="00987C9A" w:rsidP="001B61C4">
      <w:pPr>
        <w:keepNext/>
        <w:keepLines/>
        <w:jc w:val="both"/>
        <w:rPr>
          <w:rFonts w:ascii="Times New Roman" w:hAnsi="Times New Roman" w:cs="Times New Roman"/>
          <w:sz w:val="24"/>
          <w:szCs w:val="24"/>
        </w:rPr>
      </w:pPr>
    </w:p>
    <w:p w14:paraId="69BF1FF2" w14:textId="04F6F66A" w:rsidR="00987C9A" w:rsidRDefault="001B2B5E" w:rsidP="001B61C4">
      <w:pPr>
        <w:jc w:val="both"/>
        <w:rPr>
          <w:rFonts w:ascii="Times New Roman" w:hAnsi="Times New Roman" w:cs="Times New Roman"/>
          <w:sz w:val="24"/>
          <w:szCs w:val="24"/>
        </w:rPr>
      </w:pPr>
      <w:r>
        <w:rPr>
          <w:noProof/>
          <w:lang w:val="en-CA" w:eastAsia="en-CA"/>
        </w:rPr>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09795"/>
                    </a:xfrm>
                    <a:prstGeom prst="rect">
                      <a:avLst/>
                    </a:prstGeom>
                  </pic:spPr>
                </pic:pic>
              </a:graphicData>
            </a:graphic>
          </wp:inline>
        </w:drawing>
      </w: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7EED4AC8" w:rsidR="00987C9A" w:rsidRDefault="001B2B5E" w:rsidP="001B61C4">
      <w:pPr>
        <w:keepNext/>
        <w:keepLines/>
        <w:jc w:val="both"/>
        <w:rPr>
          <w:rFonts w:ascii="Times New Roman" w:hAnsi="Times New Roman" w:cs="Times New Roman"/>
          <w:sz w:val="24"/>
          <w:szCs w:val="24"/>
        </w:rPr>
      </w:pPr>
      <w:r>
        <w:rPr>
          <w:noProof/>
          <w:lang w:val="en-CA" w:eastAsia="en-CA"/>
        </w:rPr>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70725"/>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CA" w:eastAsia="en-CA"/>
        </w:rPr>
        <w:lastRenderedPageBreak/>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00A81115">
        <w:rPr>
          <w:rFonts w:ascii="Times New Roman" w:hAnsi="Times New Roman" w:cs="Times New Roman"/>
          <w:sz w:val="24"/>
          <w:szCs w:val="24"/>
        </w:rPr>
        <w:t>The two preliminary ‘master indices’.</w:t>
      </w:r>
      <w:proofErr w:type="gramEnd"/>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w:t>
      </w:r>
      <w:commentRangeStart w:id="63"/>
      <w:r w:rsidR="007D2E3B">
        <w:rPr>
          <w:rFonts w:ascii="Times New Roman" w:hAnsi="Times New Roman" w:cs="Times New Roman"/>
          <w:sz w:val="24"/>
          <w:szCs w:val="24"/>
        </w:rPr>
        <w:t>1</w:t>
      </w:r>
      <w:commentRangeEnd w:id="63"/>
      <w:r w:rsidR="007E79E4">
        <w:rPr>
          <w:rStyle w:val="CommentReference"/>
        </w:rPr>
        <w:commentReference w:id="63"/>
      </w:r>
      <w:r>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52A3EE53" w:rsidR="00987C9A" w:rsidRDefault="00987C9A" w:rsidP="001B61C4">
      <w:pPr>
        <w:keepNext/>
        <w:keepLines/>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proofErr w:type="gramEnd"/>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ins w:id="64" w:author="Doug Butterworth" w:date="2016-10-31T10:01:00Z">
        <w:r w:rsidR="009D089A">
          <w:rPr>
            <w:rFonts w:ascii="Times New Roman" w:hAnsi="Times New Roman" w:cs="Times New Roman"/>
            <w:sz w:val="24"/>
            <w:szCs w:val="24"/>
          </w:rPr>
          <w:t xml:space="preserve">   </w:t>
        </w:r>
        <w:proofErr w:type="gramStart"/>
        <w:r w:rsidR="009D089A" w:rsidRPr="009D089A">
          <w:rPr>
            <w:rFonts w:ascii="Times New Roman" w:hAnsi="Times New Roman" w:cs="Times New Roman"/>
            <w:b/>
            <w:i/>
            <w:sz w:val="24"/>
            <w:szCs w:val="24"/>
            <w:rPrChange w:id="65" w:author="Doug Butterworth" w:date="2016-10-31T10:02:00Z">
              <w:rPr>
                <w:rFonts w:ascii="Times New Roman" w:hAnsi="Times New Roman" w:cs="Times New Roman"/>
                <w:sz w:val="24"/>
                <w:szCs w:val="24"/>
              </w:rPr>
            </w:rPrChange>
          </w:rPr>
          <w:t xml:space="preserve">[Updated since last </w:t>
        </w:r>
      </w:ins>
      <w:ins w:id="66" w:author="Doug Butterworth" w:date="2016-10-31T10:02:00Z">
        <w:r w:rsidR="009D089A" w:rsidRPr="009D089A">
          <w:rPr>
            <w:rFonts w:ascii="Times New Roman" w:hAnsi="Times New Roman" w:cs="Times New Roman"/>
            <w:b/>
            <w:i/>
            <w:sz w:val="24"/>
            <w:szCs w:val="24"/>
            <w:rPrChange w:id="67" w:author="Doug Butterworth" w:date="2016-10-31T10:02:00Z">
              <w:rPr>
                <w:rFonts w:ascii="Times New Roman" w:hAnsi="Times New Roman" w:cs="Times New Roman"/>
                <w:sz w:val="24"/>
                <w:szCs w:val="24"/>
              </w:rPr>
            </w:rPrChange>
          </w:rPr>
          <w:t xml:space="preserve">meeting </w:t>
        </w:r>
      </w:ins>
      <w:ins w:id="68" w:author="Doug Butterworth" w:date="2016-10-31T10:01:00Z">
        <w:r w:rsidR="009D089A" w:rsidRPr="009D089A">
          <w:rPr>
            <w:rFonts w:ascii="Times New Roman" w:hAnsi="Times New Roman" w:cs="Times New Roman"/>
            <w:b/>
            <w:i/>
            <w:sz w:val="24"/>
            <w:szCs w:val="24"/>
            <w:rPrChange w:id="69" w:author="Doug Butterworth" w:date="2016-10-31T10:02:00Z">
              <w:rPr>
                <w:rFonts w:ascii="Times New Roman" w:hAnsi="Times New Roman" w:cs="Times New Roman"/>
                <w:sz w:val="24"/>
                <w:szCs w:val="24"/>
              </w:rPr>
            </w:rPrChange>
          </w:rPr>
          <w:t>to show the transition of elec</w:t>
        </w:r>
      </w:ins>
      <w:ins w:id="70" w:author="Doug Butterworth" w:date="2016-10-31T10:02:00Z">
        <w:r w:rsidR="009D089A" w:rsidRPr="009D089A">
          <w:rPr>
            <w:rFonts w:ascii="Times New Roman" w:hAnsi="Times New Roman" w:cs="Times New Roman"/>
            <w:b/>
            <w:i/>
            <w:sz w:val="24"/>
            <w:szCs w:val="24"/>
            <w:rPrChange w:id="71" w:author="Doug Butterworth" w:date="2016-10-31T10:02:00Z">
              <w:rPr>
                <w:rFonts w:ascii="Times New Roman" w:hAnsi="Times New Roman" w:cs="Times New Roman"/>
                <w:sz w:val="24"/>
                <w:szCs w:val="24"/>
              </w:rPr>
            </w:rPrChange>
          </w:rPr>
          <w:t>tronic tags of known stock of origin.]</w:t>
        </w:r>
      </w:ins>
      <w:proofErr w:type="gramEnd"/>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proofErr w:type="gramEnd"/>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72" w:name="_Toc465365286"/>
      <w:r w:rsidRPr="00465C7D">
        <w:t xml:space="preserve">BASIC </w:t>
      </w:r>
      <w:commentRangeStart w:id="73"/>
      <w:r w:rsidRPr="00EB4092">
        <w:t>DYNAMI</w:t>
      </w:r>
      <w:r w:rsidR="00303ADC">
        <w:t>CS</w:t>
      </w:r>
      <w:bookmarkEnd w:id="72"/>
      <w:commentRangeEnd w:id="73"/>
      <w:r w:rsidR="007E79E4">
        <w:rPr>
          <w:rStyle w:val="CommentReference"/>
          <w:rFonts w:asciiTheme="minorHAnsi" w:eastAsiaTheme="minorHAnsi" w:hAnsiTheme="minorHAnsi" w:cstheme="minorBidi"/>
          <w:b w:val="0"/>
          <w:bCs w:val="0"/>
          <w:lang w:val="en-ZA"/>
        </w:rPr>
        <w:commentReference w:id="73"/>
      </w:r>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75" w:name="_Toc465365287"/>
      <w:r w:rsidRPr="00987C9A">
        <w:t>Overview</w:t>
      </w:r>
      <w:bookmarkEnd w:id="75"/>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76" w:name="_Toc465365288"/>
      <w:r w:rsidRPr="00987C9A">
        <w:rPr>
          <w:rFonts w:eastAsiaTheme="minorEastAsia"/>
        </w:rPr>
        <w:t>Equations</w:t>
      </w:r>
      <w:bookmarkEnd w:id="76"/>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subyear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07A04CE5" w:rsidR="007E218D" w:rsidRDefault="008F33F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proofErr w:type="gramStart"/>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proofErr w:type="gramEnd"/>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8F33F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proofErr w:type="gramStart"/>
      <w:r w:rsidRPr="00987C9A">
        <w:rPr>
          <w:rFonts w:ascii="Times New Roman" w:eastAsiaTheme="minorEastAsia" w:hAnsi="Times New Roman" w:cs="Times New Roman"/>
          <w:i/>
          <w:sz w:val="24"/>
          <w:szCs w:val="24"/>
          <w:lang w:val="en-CA"/>
        </w:rPr>
        <w:t>rs</w:t>
      </w:r>
      <w:proofErr w:type="gramEnd"/>
      <w:r w:rsidRPr="00987C9A">
        <w:rPr>
          <w:rFonts w:ascii="Times New Roman" w:eastAsiaTheme="minorEastAsia" w:hAnsi="Times New Roman" w:cs="Times New Roman"/>
          <w:sz w:val="24"/>
          <w:szCs w:val="24"/>
          <w:lang w:val="en-CA"/>
        </w:rPr>
        <w:t xml:space="preserve">. Recruitment is assumed to follow a Beverton-Holt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subyear prior to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in spawning area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and</w:t>
      </w:r>
      <w:proofErr w:type="gramEnd"/>
      <w:r w:rsidRPr="00987C9A">
        <w:rPr>
          <w:rFonts w:ascii="Times New Roman" w:eastAsiaTheme="minorEastAsia" w:hAnsi="Times New Roman" w:cs="Times New Roman"/>
          <w:sz w:val="24"/>
          <w:szCs w:val="24"/>
          <w:lang w:val="en-CA"/>
        </w:rPr>
        <w:t xml:space="preserve">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8F33F7"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each subyear,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m:rPr>
                    <m:sty m:val="p"/>
                  </m:rPr>
                  <w:rPr>
                    <w:rStyle w:val="CommentReference"/>
                  </w:rPr>
                  <w:annotationRef/>
                </m:r>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r w:rsidRPr="00987C9A">
        <w:rPr>
          <w:rFonts w:ascii="Times New Roman" w:eastAsiaTheme="minorEastAsia" w:hAnsi="Times New Roman" w:cs="Times New Roman"/>
          <w:i/>
          <w:sz w:val="24"/>
          <w:szCs w:val="24"/>
          <w:lang w:val="en-CA"/>
        </w:rPr>
        <w:t>lnmov</w:t>
      </w:r>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8F33F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m:t>
                  </m:r>
                  <m:r>
                    <w:rPr>
                      <w:rFonts w:ascii="Cambria Math" w:eastAsiaTheme="minorEastAsia" w:hAnsi="Cambria Math" w:cs="Times New Roman"/>
                      <w:sz w:val="24"/>
                      <w:szCs w:val="24"/>
                      <w:lang w:val="en-CA"/>
                    </w:rPr>
                    <m:t>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D7D20CB"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subyears.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77" w:name="_Toc465365289"/>
      <w:r w:rsidRPr="00987C9A">
        <w:t>Baseline</w:t>
      </w:r>
      <w:bookmarkEnd w:id="77"/>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Beverton-</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Markov movement matrix by subyear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78" w:name="_Toc465365290"/>
      <w:r w:rsidRPr="00987C9A">
        <w:t>Alternative options</w:t>
      </w:r>
      <w:bookmarkEnd w:id="78"/>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proofErr w:type="gramStart"/>
      <w:r w:rsidRPr="00987C9A">
        <w:rPr>
          <w:rFonts w:ascii="Times New Roman" w:hAnsi="Times New Roman" w:cs="Times New Roman"/>
          <w:sz w:val="24"/>
          <w:szCs w:val="24"/>
        </w:rPr>
        <w:t>Hockey stick</w:t>
      </w:r>
      <w:proofErr w:type="gramEnd"/>
      <w:r w:rsidRPr="00987C9A">
        <w:rPr>
          <w:rFonts w:ascii="Times New Roman" w:hAnsi="Times New Roman" w:cs="Times New Roman"/>
          <w:sz w:val="24"/>
          <w:szCs w:val="24"/>
        </w:rPr>
        <w:t xml:space="preserve">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79" w:name="_Toc465365291"/>
      <w:r w:rsidRPr="00987C9A">
        <w:t>Fleet structure and exploitation history</w:t>
      </w:r>
      <w:bookmarkEnd w:id="79"/>
    </w:p>
    <w:p w14:paraId="00CE1238" w14:textId="77777777" w:rsidR="007E218D" w:rsidRPr="00406114" w:rsidRDefault="007E218D" w:rsidP="00406114">
      <w:pPr>
        <w:rPr>
          <w:lang w:val="en-CA"/>
        </w:rPr>
      </w:pPr>
    </w:p>
    <w:p w14:paraId="7C9D98F9" w14:textId="2C0AE354" w:rsidR="007E218D" w:rsidRDefault="007E35E6" w:rsidP="00406114">
      <w:pPr>
        <w:keepNext/>
        <w:keepLines/>
        <w:spacing w:after="120"/>
        <w:jc w:val="both"/>
        <w:rPr>
          <w:rFonts w:ascii="Times New Roman" w:hAnsi="Times New Roman" w:cs="Times New Roman"/>
          <w:sz w:val="24"/>
          <w:szCs w:val="24"/>
        </w:rPr>
      </w:pPr>
      <w:proofErr w:type="gramStart"/>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w:t>
      </w:r>
      <w:proofErr w:type="gramEnd"/>
      <w:r w:rsidRPr="00987C9A">
        <w:rPr>
          <w:rFonts w:ascii="Times New Roman" w:hAnsi="Times New Roman" w:cs="Times New Roman"/>
          <w:sz w:val="24"/>
          <w:szCs w:val="24"/>
        </w:rPr>
        <w:t xml:space="preserve"> Fleet definitions </w:t>
      </w:r>
    </w:p>
    <w:p w14:paraId="45029639" w14:textId="38BFE9C1" w:rsidR="007E218D" w:rsidRDefault="000B2E29" w:rsidP="00406114">
      <w:pPr>
        <w:keepNext/>
        <w:keepLines/>
        <w:jc w:val="both"/>
        <w:rPr>
          <w:rFonts w:ascii="Times New Roman" w:hAnsi="Times New Roman" w:cs="Times New Roman"/>
          <w:sz w:val="24"/>
          <w:szCs w:val="24"/>
        </w:rPr>
      </w:pPr>
      <w:r w:rsidRPr="000B2E29">
        <w:rPr>
          <w:noProof/>
          <w:lang w:val="en-CA" w:eastAsia="en-CA"/>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80" w:name="_Toc465365292"/>
      <w:r w:rsidRPr="00987C9A">
        <w:t>Baseline</w:t>
      </w:r>
      <w:bookmarkEnd w:id="80"/>
    </w:p>
    <w:p w14:paraId="649956C3" w14:textId="77777777" w:rsidR="007E218D" w:rsidRDefault="007E218D" w:rsidP="00406114">
      <w:pPr>
        <w:jc w:val="both"/>
        <w:rPr>
          <w:rFonts w:ascii="Times New Roman" w:hAnsi="Times New Roman" w:cs="Times New Roman"/>
          <w:sz w:val="24"/>
          <w:szCs w:val="24"/>
        </w:rPr>
      </w:pPr>
    </w:p>
    <w:p w14:paraId="69A264AF" w14:textId="1526E38D" w:rsidR="007E218D" w:rsidDel="00E14D46" w:rsidRDefault="007E35E6" w:rsidP="00406114">
      <w:pPr>
        <w:jc w:val="both"/>
        <w:rPr>
          <w:del w:id="81" w:author="Doug Butterworth" w:date="2016-10-31T10:30:00Z"/>
          <w:rFonts w:ascii="Times New Roman" w:hAnsi="Times New Roman" w:cs="Times New Roman"/>
          <w:sz w:val="24"/>
          <w:szCs w:val="24"/>
        </w:rPr>
      </w:pPr>
      <w:r w:rsidRPr="00987C9A">
        <w:rPr>
          <w:rFonts w:ascii="Times New Roman" w:hAnsi="Times New Roman" w:cs="Times New Roman"/>
          <w:sz w:val="24"/>
          <w:szCs w:val="24"/>
        </w:rPr>
        <w:t>A 6 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ins w:id="82" w:author="Doug Butterworth" w:date="2016-10-31T10:30:00Z">
        <w:r w:rsidR="00E14D46">
          <w:rPr>
            <w:rFonts w:ascii="Times New Roman" w:hAnsi="Times New Roman" w:cs="Times New Roman"/>
            <w:sz w:val="24"/>
            <w:szCs w:val="24"/>
          </w:rPr>
          <w:t xml:space="preserve">    </w:t>
        </w:r>
      </w:ins>
    </w:p>
    <w:p w14:paraId="6B8E042F" w14:textId="5838C693" w:rsidR="00BD0C59" w:rsidRPr="00E14D46" w:rsidRDefault="00E14D46" w:rsidP="00406114">
      <w:pPr>
        <w:jc w:val="both"/>
        <w:rPr>
          <w:rFonts w:ascii="Times New Roman" w:hAnsi="Times New Roman" w:cs="Times New Roman"/>
          <w:b/>
          <w:i/>
          <w:sz w:val="24"/>
          <w:szCs w:val="24"/>
          <w:rPrChange w:id="83" w:author="Doug Butterworth" w:date="2016-10-31T10:30:00Z">
            <w:rPr>
              <w:rFonts w:ascii="Times New Roman" w:hAnsi="Times New Roman" w:cs="Times New Roman"/>
              <w:sz w:val="24"/>
              <w:szCs w:val="24"/>
            </w:rPr>
          </w:rPrChange>
        </w:rPr>
      </w:pPr>
      <w:ins w:id="84" w:author="Doug Butterworth" w:date="2016-07-16T20:54:00Z">
        <w:r w:rsidRPr="00E14D46">
          <w:rPr>
            <w:rFonts w:ascii="Times New Roman" w:hAnsi="Times New Roman" w:cs="Times New Roman"/>
            <w:b/>
            <w:i/>
            <w:sz w:val="24"/>
            <w:szCs w:val="24"/>
            <w:rPrChange w:id="85" w:author="Doug Butterworth" w:date="2016-10-31T10:30:00Z">
              <w:rPr>
                <w:rFonts w:ascii="Times New Roman" w:hAnsi="Times New Roman" w:cs="Times New Roman"/>
                <w:sz w:val="24"/>
                <w:szCs w:val="24"/>
              </w:rPr>
            </w:rPrChange>
          </w:rPr>
          <w:t>[</w:t>
        </w:r>
        <w:r w:rsidR="00BD0C59" w:rsidRPr="00E14D46">
          <w:rPr>
            <w:rFonts w:ascii="Times New Roman" w:hAnsi="Times New Roman" w:cs="Times New Roman"/>
            <w:b/>
            <w:i/>
            <w:sz w:val="24"/>
            <w:szCs w:val="24"/>
            <w:rPrChange w:id="86" w:author="Doug Butterworth" w:date="2016-10-31T10:30:00Z">
              <w:rPr>
                <w:rFonts w:ascii="Times New Roman" w:hAnsi="Times New Roman" w:cs="Times New Roman"/>
                <w:sz w:val="24"/>
                <w:szCs w:val="24"/>
              </w:rPr>
            </w:rPrChange>
          </w:rPr>
          <w:t>This suggestion might need review</w:t>
        </w:r>
      </w:ins>
      <w:ins w:id="87" w:author="Doug Butterworth" w:date="2016-07-16T20:55:00Z">
        <w:r w:rsidR="00BD0C59" w:rsidRPr="00E14D46">
          <w:rPr>
            <w:rFonts w:ascii="Times New Roman" w:hAnsi="Times New Roman" w:cs="Times New Roman"/>
            <w:b/>
            <w:i/>
            <w:sz w:val="24"/>
            <w:szCs w:val="24"/>
            <w:rPrChange w:id="88" w:author="Doug Butterworth" w:date="2016-10-31T10:30:00Z">
              <w:rPr>
                <w:rFonts w:ascii="Times New Roman" w:hAnsi="Times New Roman" w:cs="Times New Roman"/>
                <w:sz w:val="24"/>
                <w:szCs w:val="24"/>
              </w:rPr>
            </w:rPrChange>
          </w:rPr>
          <w:t xml:space="preserve"> to allow for temporal shifts in targeting particular size classes.]</w:t>
        </w:r>
      </w:ins>
    </w:p>
    <w:p w14:paraId="3718CC4D" w14:textId="77777777" w:rsidR="007E218D" w:rsidRDefault="007E35E6" w:rsidP="00406114">
      <w:pPr>
        <w:pStyle w:val="Heading4"/>
        <w:ind w:left="0"/>
      </w:pPr>
      <w:bookmarkStart w:id="89" w:name="_Toc465365293"/>
      <w:r w:rsidRPr="00987C9A">
        <w:t>Alternative options</w:t>
      </w:r>
      <w:bookmarkEnd w:id="89"/>
    </w:p>
    <w:p w14:paraId="4D626523" w14:textId="77777777" w:rsidR="007E218D" w:rsidRDefault="007E218D" w:rsidP="00406114">
      <w:pPr>
        <w:jc w:val="both"/>
        <w:rPr>
          <w:rFonts w:ascii="Times New Roman" w:hAnsi="Times New Roman" w:cs="Times New Roman"/>
          <w:sz w:val="24"/>
          <w:szCs w:val="24"/>
        </w:rPr>
      </w:pPr>
    </w:p>
    <w:p w14:paraId="62CC361C" w14:textId="5334ADA1" w:rsidR="00D24B08" w:rsidRPr="00E14D46" w:rsidRDefault="00D24B08" w:rsidP="00406114">
      <w:pPr>
        <w:jc w:val="both"/>
        <w:rPr>
          <w:rFonts w:ascii="Times New Roman" w:hAnsi="Times New Roman" w:cs="Times New Roman"/>
          <w:b/>
          <w:i/>
          <w:sz w:val="24"/>
          <w:szCs w:val="24"/>
          <w:rPrChange w:id="90" w:author="Doug Butterworth" w:date="2016-10-31T10:31:00Z">
            <w:rPr>
              <w:rFonts w:ascii="Times New Roman" w:hAnsi="Times New Roman" w:cs="Times New Roman"/>
              <w:sz w:val="24"/>
              <w:szCs w:val="24"/>
            </w:rPr>
          </w:rPrChange>
        </w:rPr>
      </w:pPr>
      <w:r>
        <w:rPr>
          <w:rFonts w:ascii="Times New Roman" w:hAnsi="Times New Roman" w:cs="Times New Roman"/>
          <w:sz w:val="24"/>
          <w:szCs w:val="24"/>
        </w:rPr>
        <w:t xml:space="preserve">A proposal for alternatives </w:t>
      </w:r>
      <w:r w:rsidR="001F2259">
        <w:rPr>
          <w:rFonts w:ascii="Times New Roman" w:hAnsi="Times New Roman" w:cs="Times New Roman"/>
          <w:sz w:val="24"/>
          <w:szCs w:val="24"/>
        </w:rPr>
        <w:t xml:space="preserve">will </w:t>
      </w:r>
      <w:r>
        <w:rPr>
          <w:rFonts w:ascii="Times New Roman" w:hAnsi="Times New Roman" w:cs="Times New Roman"/>
          <w:sz w:val="24"/>
          <w:szCs w:val="24"/>
        </w:rPr>
        <w:t xml:space="preserve">need to be developed </w:t>
      </w:r>
      <w:r w:rsidR="00201356">
        <w:rPr>
          <w:rFonts w:ascii="Times New Roman" w:hAnsi="Times New Roman" w:cs="Times New Roman"/>
          <w:sz w:val="24"/>
          <w:szCs w:val="24"/>
        </w:rPr>
        <w:t xml:space="preserve">and </w:t>
      </w:r>
      <w:r>
        <w:rPr>
          <w:rFonts w:ascii="Times New Roman" w:hAnsi="Times New Roman" w:cs="Times New Roman"/>
          <w:sz w:val="24"/>
          <w:szCs w:val="24"/>
        </w:rPr>
        <w:t>revie</w:t>
      </w:r>
      <w:r w:rsidR="001F2259">
        <w:rPr>
          <w:rFonts w:ascii="Times New Roman" w:hAnsi="Times New Roman" w:cs="Times New Roman"/>
          <w:sz w:val="24"/>
          <w:szCs w:val="24"/>
        </w:rPr>
        <w:t>w</w:t>
      </w:r>
      <w:r w:rsidR="00201356">
        <w:rPr>
          <w:rFonts w:ascii="Times New Roman" w:hAnsi="Times New Roman" w:cs="Times New Roman"/>
          <w:sz w:val="24"/>
          <w:szCs w:val="24"/>
        </w:rPr>
        <w:t>ed</w:t>
      </w:r>
      <w:del w:id="91" w:author="Doug Butterworth" w:date="2016-10-31T10:31:00Z">
        <w:r w:rsidR="00201356" w:rsidDel="00E14D46">
          <w:rPr>
            <w:rFonts w:ascii="Times New Roman" w:hAnsi="Times New Roman" w:cs="Times New Roman"/>
            <w:sz w:val="24"/>
            <w:szCs w:val="24"/>
          </w:rPr>
          <w:delText xml:space="preserve"> at the Data Preparation meeting.</w:delText>
        </w:r>
      </w:del>
      <w:r>
        <w:rPr>
          <w:rFonts w:ascii="Times New Roman" w:hAnsi="Times New Roman" w:cs="Times New Roman"/>
          <w:sz w:val="24"/>
          <w:szCs w:val="24"/>
        </w:rPr>
        <w:t>.</w:t>
      </w:r>
      <w:ins w:id="92" w:author="Doug Butterworth" w:date="2016-10-31T10:31:00Z">
        <w:r w:rsidR="00E14D46">
          <w:rPr>
            <w:rFonts w:ascii="Times New Roman" w:hAnsi="Times New Roman" w:cs="Times New Roman"/>
            <w:sz w:val="24"/>
            <w:szCs w:val="24"/>
          </w:rPr>
          <w:t xml:space="preserve">   </w:t>
        </w:r>
        <w:proofErr w:type="gramStart"/>
        <w:r w:rsidR="00E14D46" w:rsidRPr="00E14D46">
          <w:rPr>
            <w:rFonts w:ascii="Times New Roman" w:hAnsi="Times New Roman" w:cs="Times New Roman"/>
            <w:b/>
            <w:i/>
            <w:sz w:val="24"/>
            <w:szCs w:val="24"/>
            <w:rPrChange w:id="93" w:author="Doug Butterworth" w:date="2016-10-31T10:31:00Z">
              <w:rPr>
                <w:rFonts w:ascii="Times New Roman" w:hAnsi="Times New Roman" w:cs="Times New Roman"/>
                <w:sz w:val="24"/>
                <w:szCs w:val="24"/>
              </w:rPr>
            </w:rPrChange>
          </w:rPr>
          <w:t>[For this meeting.]</w:t>
        </w:r>
      </w:ins>
      <w:proofErr w:type="gramEnd"/>
    </w:p>
    <w:p w14:paraId="4F44B27A" w14:textId="77777777" w:rsidR="007E218D" w:rsidRDefault="007E218D" w:rsidP="00406114">
      <w:pPr>
        <w:rPr>
          <w:rFonts w:ascii="Times New Roman" w:eastAsiaTheme="minorEastAsia" w:hAnsi="Times New Roman" w:cs="Times New Roman"/>
          <w:sz w:val="24"/>
          <w:szCs w:val="24"/>
          <w:lang w:val="en-CA"/>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94" w:name="_Toc465365294"/>
      <w:r w:rsidRPr="00E75498">
        <w:t>MANAGEMENT OPTIONS</w:t>
      </w:r>
      <w:bookmarkEnd w:id="94"/>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95" w:name="_Toc465365295"/>
      <w:r w:rsidRPr="004239D2">
        <w:lastRenderedPageBreak/>
        <w:t>Spatial strata for which TACs are set</w:t>
      </w:r>
      <w:bookmarkEnd w:id="95"/>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96" w:name="_Toc465365296"/>
      <w:r w:rsidRPr="00B20954">
        <w:t>Baseline</w:t>
      </w:r>
      <w:bookmarkEnd w:id="96"/>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97" w:name="_Toc465365297"/>
      <w:r w:rsidRPr="00B20954">
        <w:t>Alternative options</w:t>
      </w:r>
      <w:bookmarkEnd w:id="97"/>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East+Med</w:t>
      </w:r>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 xml:space="preserve">E.ATL, NE.ATL, W.MED, </w:t>
      </w:r>
      <w:proofErr w:type="gramStart"/>
      <w:r w:rsidR="001D1844" w:rsidRPr="00AD688E">
        <w:rPr>
          <w:rFonts w:ascii="Times New Roman" w:hAnsi="Times New Roman" w:cs="Times New Roman"/>
          <w:sz w:val="24"/>
          <w:szCs w:val="24"/>
        </w:rPr>
        <w:t>E.MED</w:t>
      </w:r>
      <w:proofErr w:type="gramEnd"/>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98" w:name="_Toc465365298"/>
      <w:r w:rsidRPr="007D255E">
        <w:t>Options for the frequency of setting TACs</w:t>
      </w:r>
      <w:bookmarkEnd w:id="98"/>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99" w:name="_Toc465365299"/>
      <w:r w:rsidRPr="004239D2">
        <w:t>Baseline</w:t>
      </w:r>
      <w:bookmarkEnd w:id="99"/>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100" w:name="_Toc465365300"/>
      <w:r w:rsidRPr="004239D2">
        <w:t>Alternative options</w:t>
      </w:r>
      <w:bookmarkEnd w:id="100"/>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101" w:name="_Toc465365301"/>
      <w:r w:rsidRPr="004239D2">
        <w:t>Upper limits on TACs</w:t>
      </w:r>
      <w:bookmarkEnd w:id="101"/>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102" w:name="_Toc465365302"/>
      <w:r w:rsidRPr="007D255E">
        <w:t>Minimum extent of TAC change</w:t>
      </w:r>
      <w:bookmarkEnd w:id="102"/>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103" w:name="_Toc465365303"/>
      <w:r w:rsidRPr="009F3A87">
        <w:t>Baseline</w:t>
      </w:r>
      <w:bookmarkEnd w:id="103"/>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104" w:name="_Toc465365304"/>
      <w:r w:rsidRPr="009F3A87">
        <w:t>Alternative options</w:t>
      </w:r>
      <w:bookmarkEnd w:id="104"/>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3 000 mt</w:t>
      </w:r>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105" w:name="_Toc465365305"/>
      <w:r>
        <w:t>Maximum</w:t>
      </w:r>
      <w:r w:rsidRPr="007D255E">
        <w:t xml:space="preserve"> extent of TAC change</w:t>
      </w:r>
      <w:bookmarkEnd w:id="105"/>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106" w:name="_Toc465365306"/>
      <w:r w:rsidRPr="009F3A87">
        <w:t>Baseline</w:t>
      </w:r>
      <w:bookmarkEnd w:id="106"/>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ins w:id="107" w:author="Doug Butterworth" w:date="2016-07-16T20:57:00Z"/>
          <w:rFonts w:ascii="Times New Roman" w:eastAsiaTheme="majorEastAsia" w:hAnsi="Times New Roman" w:cstheme="majorBidi"/>
          <w:bCs/>
          <w:iCs/>
          <w:color w:val="000000" w:themeColor="text1"/>
          <w:sz w:val="24"/>
          <w:u w:val="single"/>
          <w:lang w:eastAsia="en-ZA"/>
        </w:rPr>
      </w:pPr>
      <w:ins w:id="108" w:author="Doug Butterworth" w:date="2016-07-16T20:57:00Z">
        <w:r>
          <w:br w:type="page"/>
        </w:r>
      </w:ins>
    </w:p>
    <w:p w14:paraId="61A600A6" w14:textId="0511B172" w:rsidR="007E218D" w:rsidRDefault="00A86DCC" w:rsidP="00406114">
      <w:pPr>
        <w:pStyle w:val="Heading4"/>
        <w:ind w:left="0"/>
      </w:pPr>
      <w:bookmarkStart w:id="109" w:name="_Toc465365307"/>
      <w:r w:rsidRPr="009F3A87">
        <w:lastRenderedPageBreak/>
        <w:t>Alternative options</w:t>
      </w:r>
      <w:bookmarkEnd w:id="109"/>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110" w:name="_Toc465365308"/>
      <w:r w:rsidRPr="008E43D5">
        <w:t>Technical measures</w:t>
      </w:r>
      <w:bookmarkEnd w:id="110"/>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111" w:name="_Toc465365309"/>
      <w:r w:rsidRPr="00AF7796">
        <w:t xml:space="preserve">FUTURE RECRUITMENT </w:t>
      </w:r>
      <w:r w:rsidR="00815AF5">
        <w:t xml:space="preserve">AND DISTRIBUTION </w:t>
      </w:r>
      <w:r w:rsidRPr="00AF7796">
        <w:t>SCENARIOS</w:t>
      </w:r>
      <w:bookmarkEnd w:id="111"/>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112" w:name="_Toc465365310"/>
      <w:r w:rsidRPr="00FF74B6">
        <w:t>West</w:t>
      </w:r>
      <w:bookmarkEnd w:id="112"/>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ins w:id="113" w:author="Doug Butterworth" w:date="2016-10-31T10:34:00Z">
        <w:r w:rsidR="008474C5">
          <w:rPr>
            <w:rFonts w:ascii="Times New Roman" w:hAnsi="Times New Roman" w:cs="Times New Roman"/>
            <w:sz w:val="24"/>
            <w:szCs w:val="24"/>
          </w:rPr>
          <w:t xml:space="preserve">assessment outputs for the </w:t>
        </w:r>
      </w:ins>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114" w:name="_Toc465365311"/>
      <w:r w:rsidRPr="00FF74B6">
        <w:t>East + Mediterranean</w:t>
      </w:r>
      <w:bookmarkEnd w:id="114"/>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115" w:name="_Toc465365312"/>
      <w:r>
        <w:t>Future r</w:t>
      </w:r>
      <w:r w:rsidRPr="00271515">
        <w:t>egime shifts</w:t>
      </w:r>
      <w:bookmarkEnd w:id="115"/>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116" w:name="_Toc465365313"/>
      <w:r w:rsidRPr="00271515">
        <w:t>West</w:t>
      </w:r>
      <w:bookmarkEnd w:id="116"/>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117" w:name="_Toc465365314"/>
      <w:r w:rsidRPr="0089132A">
        <w:lastRenderedPageBreak/>
        <w:t>East+Med</w:t>
      </w:r>
      <w:bookmarkEnd w:id="117"/>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18" w:name="_Toc465365315"/>
      <w:r w:rsidRPr="0059552F">
        <w:t>Statistical properties</w:t>
      </w:r>
      <w:bookmarkEnd w:id="118"/>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19" w:name="_Toc465365316"/>
      <w:r>
        <w:t>Baseline</w:t>
      </w:r>
      <w:bookmarkEnd w:id="119"/>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w:t>
      </w:r>
      <w:proofErr w:type="gramStart"/>
      <w:r>
        <w:rPr>
          <w:rFonts w:ascii="Times New Roman" w:hAnsi="Times New Roman" w:cs="Times New Roman"/>
          <w:sz w:val="24"/>
          <w:szCs w:val="24"/>
        </w:rPr>
        <w:t>0.5</w:t>
      </w:r>
      <w:r w:rsidR="00D63EA0">
        <w:rPr>
          <w:rFonts w:ascii="Times New Roman" w:hAnsi="Times New Roman" w:cs="Times New Roman"/>
          <w:sz w:val="24"/>
          <w:szCs w:val="24"/>
        </w:rPr>
        <w:t xml:space="preserve"> .</w:t>
      </w:r>
      <w:proofErr w:type="gramEnd"/>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20" w:name="_Toc465365317"/>
      <w:r w:rsidRPr="00D2389D">
        <w:t>Alternative options</w:t>
      </w:r>
      <w:bookmarkEnd w:id="120"/>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gram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21" w:name="_Toc465365318"/>
      <w:r w:rsidRPr="000708BD">
        <w:t>Possible future distributional changes</w:t>
      </w:r>
      <w:bookmarkEnd w:id="121"/>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22" w:name="_Toc465365319"/>
      <w:r w:rsidRPr="00AF7796">
        <w:t>FUTURE CATCHES</w:t>
      </w:r>
      <w:bookmarkEnd w:id="122"/>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23" w:name="_Toc465365320"/>
      <w:r w:rsidRPr="0065577D">
        <w:t>Baseline</w:t>
      </w:r>
      <w:bookmarkEnd w:id="123"/>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24" w:name="_Toc465365321"/>
      <w:r w:rsidRPr="00735238">
        <w:t>Alternative options</w:t>
      </w:r>
      <w:bookmarkEnd w:id="12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25" w:name="_Toc465365322"/>
      <w:r w:rsidRPr="00537841">
        <w:t>GENERATION OF FUTURE DATA</w:t>
      </w:r>
      <w:bookmarkEnd w:id="12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26" w:name="_Toc465365323"/>
      <w:r w:rsidRPr="00313AC4">
        <w:t>Baseline suggestions</w:t>
      </w:r>
      <w:bookmarkEnd w:id="12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27" w:name="_Toc465365324"/>
      <w:r w:rsidRPr="00D82AA4">
        <w:t>West</w:t>
      </w:r>
      <w:bookmarkEnd w:id="127"/>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6F528281"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w:t>
      </w:r>
      <w:del w:id="128" w:author="Doug Butterworth" w:date="2016-10-31T10:36:00Z">
        <w:r w:rsidR="00112525" w:rsidDel="008474C5">
          <w:rPr>
            <w:rFonts w:ascii="Times New Roman" w:hAnsi="Times New Roman" w:cs="Times New Roman"/>
            <w:sz w:val="24"/>
            <w:szCs w:val="24"/>
          </w:rPr>
          <w:delText>JPN</w:delText>
        </w:r>
        <w:r w:rsidR="000F2F84" w:rsidDel="008474C5">
          <w:rPr>
            <w:rFonts w:ascii="Times New Roman" w:hAnsi="Times New Roman" w:cs="Times New Roman"/>
            <w:sz w:val="24"/>
            <w:szCs w:val="24"/>
          </w:rPr>
          <w:delText>/</w:delText>
        </w:r>
      </w:del>
      <w:r w:rsidR="00112525">
        <w:rPr>
          <w:rFonts w:ascii="Times New Roman" w:hAnsi="Times New Roman" w:cs="Times New Roman"/>
          <w:sz w:val="24"/>
          <w:szCs w:val="24"/>
        </w:rPr>
        <w:t>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129" w:name="_Toc465365325"/>
      <w:r>
        <w:t>East+Med</w:t>
      </w:r>
      <w:bookmarkEnd w:id="129"/>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30" w:name="_Toc465365326"/>
      <w:r w:rsidRPr="00C837B1">
        <w:t>Alternative options</w:t>
      </w:r>
      <w:bookmarkEnd w:id="130"/>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 xml:space="preserve">Obviously many additions or alternatives to the suggestions made are possible. The reasons behind the initial suggestions above are respectively lengthy continuity (though admitting a </w:t>
      </w:r>
      <w:r>
        <w:rPr>
          <w:rFonts w:ascii="Times New Roman" w:hAnsi="Times New Roman" w:cs="Times New Roman"/>
          <w:sz w:val="24"/>
          <w:szCs w:val="24"/>
        </w:rPr>
        <w:lastRenderedPageBreak/>
        <w:t>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31" w:name="_Toc465365327"/>
      <w:r w:rsidRPr="00071A74">
        <w:t>Relationships with abundance</w:t>
      </w:r>
      <w:bookmarkEnd w:id="131"/>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32" w:name="_Toc465365328"/>
      <w:r w:rsidRPr="00071A74">
        <w:t>Statistical properties</w:t>
      </w:r>
      <w:bookmarkEnd w:id="132"/>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33" w:name="_Toc465365329"/>
      <w:r w:rsidRPr="001C0F8B">
        <w:t>Baseline</w:t>
      </w:r>
      <w:bookmarkEnd w:id="133"/>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34" w:name="_Toc465365330"/>
      <w:r w:rsidRPr="001C0F8B">
        <w:t>Alternative options</w:t>
      </w:r>
      <w:bookmarkEnd w:id="134"/>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35" w:name="_Toc465365331"/>
      <w:r w:rsidRPr="00965CDE">
        <w:t>Other aspects</w:t>
      </w:r>
      <w:bookmarkEnd w:id="135"/>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w:t>
      </w:r>
      <w:r>
        <w:rPr>
          <w:rFonts w:ascii="Times New Roman" w:hAnsi="Times New Roman" w:cs="Times New Roman"/>
          <w:sz w:val="24"/>
          <w:szCs w:val="24"/>
        </w:rPr>
        <w:lastRenderedPageBreak/>
        <w:t xml:space="preserve">(by fleet, year, quarter and area). Simulation testing reveals that this approach provides unbiased estimates of central quantities such as abundance, stock depletion, mixing rate and selectivity. However the construction of the ‘master’ index is critical and </w:t>
      </w:r>
      <w:ins w:id="136" w:author="Doug Butterworth" w:date="2016-10-31T10:37:00Z">
        <w:r w:rsidR="008474C5">
          <w:rPr>
            <w:rFonts w:ascii="Times New Roman" w:hAnsi="Times New Roman" w:cs="Times New Roman"/>
            <w:sz w:val="24"/>
            <w:szCs w:val="24"/>
          </w:rPr>
          <w:t xml:space="preserve">this is </w:t>
        </w:r>
      </w:ins>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w:t>
      </w:r>
      <w:proofErr w:type="gramStart"/>
      <w:r>
        <w:rPr>
          <w:rFonts w:ascii="Times New Roman" w:hAnsi="Times New Roman" w:cs="Times New Roman"/>
          <w:sz w:val="24"/>
          <w:szCs w:val="24"/>
        </w:rPr>
        <w:t>effected</w:t>
      </w:r>
      <w:proofErr w:type="gramEnd"/>
      <w:r>
        <w:rPr>
          <w:rFonts w:ascii="Times New Roman" w:hAnsi="Times New Roman" w:cs="Times New Roman"/>
          <w:sz w:val="24"/>
          <w:szCs w:val="24"/>
        </w:rPr>
        <w:t xml:space="preserve"> by including these series in the conditioning </w:t>
      </w:r>
      <w:r w:rsidR="00745630">
        <w:rPr>
          <w:rFonts w:ascii="Times New Roman" w:hAnsi="Times New Roman" w:cs="Times New Roman"/>
          <w:sz w:val="24"/>
          <w:szCs w:val="24"/>
        </w:rPr>
        <w:t xml:space="preserve">with comparisons to the resource components which they are assumed to reflect, but with a very low weight in the log-likelihood so as not to impact estimates of other parameters in the model fit. The estimates of the catchability </w:t>
      </w:r>
      <w:proofErr w:type="gramStart"/>
      <w:r w:rsidR="00745630">
        <w:rPr>
          <w:rFonts w:ascii="Times New Roman" w:hAnsi="Times New Roman" w:cs="Times New Roman"/>
          <w:sz w:val="24"/>
          <w:szCs w:val="24"/>
        </w:rPr>
        <w:t>coefficients,</w:t>
      </w:r>
      <w:proofErr w:type="gramEnd"/>
      <w:r w:rsidR="00745630">
        <w:rPr>
          <w:rFonts w:ascii="Times New Roman" w:hAnsi="Times New Roman" w:cs="Times New Roman"/>
          <w:sz w:val="24"/>
          <w:szCs w:val="24"/>
        </w:rPr>
        <w:t xml:space="preserve">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137" w:name="_Toc465365332"/>
      <w:r w:rsidRPr="00987C9A">
        <w:t>PARAMETERS AND CONDITIONING</w:t>
      </w:r>
      <w:bookmarkEnd w:id="137"/>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38" w:name="_Toc465365333"/>
      <w:r w:rsidRPr="00987C9A">
        <w:t>Fixed parameters</w:t>
      </w:r>
      <w:bookmarkEnd w:id="13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8EC53B7" w:rsidR="009F4647" w:rsidRPr="00EF2F55" w:rsidRDefault="009F4647" w:rsidP="009F4647">
      <w:pPr>
        <w:rPr>
          <w:rFonts w:ascii="Times New Roman" w:eastAsiaTheme="minorEastAsia" w:hAnsi="Times New Roman" w:cs="Times New Roman"/>
          <w:b/>
          <w:i/>
          <w:sz w:val="24"/>
          <w:szCs w:val="24"/>
          <w:lang w:val="en-CA"/>
          <w:rPrChange w:id="139" w:author="Doug Butterworth" w:date="2016-10-31T11:02:00Z">
            <w:rPr>
              <w:rFonts w:ascii="Times New Roman" w:eastAsiaTheme="minorEastAsia" w:hAnsi="Times New Roman" w:cs="Times New Roman"/>
              <w:sz w:val="24"/>
              <w:szCs w:val="24"/>
              <w:lang w:val="en-CA"/>
            </w:rPr>
          </w:rPrChange>
        </w:rPr>
      </w:pPr>
      <w:proofErr w:type="gramStart"/>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ins w:id="140" w:author="Doug Butterworth" w:date="2016-10-31T11:02:00Z">
        <w:r w:rsidR="00EF2F55">
          <w:rPr>
            <w:rFonts w:ascii="Times New Roman" w:eastAsiaTheme="minorEastAsia" w:hAnsi="Times New Roman" w:cs="Times New Roman"/>
            <w:sz w:val="24"/>
            <w:szCs w:val="24"/>
            <w:lang w:val="en-CA"/>
          </w:rPr>
          <w:t xml:space="preserve">   </w:t>
        </w:r>
        <w:r w:rsidR="00EF2F55" w:rsidRPr="00EF2F55">
          <w:rPr>
            <w:rFonts w:ascii="Times New Roman" w:eastAsiaTheme="minorEastAsia" w:hAnsi="Times New Roman" w:cs="Times New Roman"/>
            <w:b/>
            <w:i/>
            <w:sz w:val="24"/>
            <w:szCs w:val="24"/>
            <w:lang w:val="en-CA"/>
            <w:rPrChange w:id="141" w:author="Doug Butterworth" w:date="2016-10-31T11:02:00Z">
              <w:rPr>
                <w:rFonts w:ascii="Times New Roman" w:eastAsiaTheme="minorEastAsia" w:hAnsi="Times New Roman" w:cs="Times New Roman"/>
                <w:sz w:val="24"/>
                <w:szCs w:val="24"/>
                <w:lang w:val="en-CA"/>
              </w:rPr>
            </w:rPrChange>
          </w:rPr>
          <w:t>[M and maturity updated as agreed at Data Prep meeting]</w:t>
        </w:r>
      </w:ins>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commentRangeStart w:id="142"/>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commentRangeEnd w:id="142"/>
            <w:r w:rsidR="005B6255">
              <w:rPr>
                <w:rStyle w:val="CommentReference"/>
                <w:rFonts w:eastAsiaTheme="minorHAnsi"/>
                <w:lang w:val="en-ZA"/>
              </w:rPr>
              <w:commentReference w:id="142"/>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71DB93E1" w:rsidR="00355A2F" w:rsidRDefault="00355A2F" w:rsidP="00816E3E">
            <w:pPr>
              <w:rPr>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0C1469EE"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r>
              <w:rPr>
                <w:rFonts w:ascii="Times New Roman" w:eastAsia="Times New Roman" w:hAnsi="Times New Roman" w:cs="Times New Roman"/>
                <w:b/>
                <w:color w:val="000000"/>
                <w:sz w:val="20"/>
                <w:szCs w:val="20"/>
                <w:lang w:eastAsia="en-CA"/>
              </w:rPr>
              <w:t xml:space="preserve">   </w:t>
            </w:r>
            <w:r w:rsidRPr="008474C5">
              <w:rPr>
                <w:rFonts w:ascii="Times New Roman" w:eastAsia="Times New Roman" w:hAnsi="Times New Roman" w:cs="Times New Roman"/>
                <w:b/>
                <w:color w:val="000000"/>
                <w:sz w:val="19"/>
                <w:szCs w:val="19"/>
                <w:lang w:eastAsia="en-CA"/>
              </w:rPr>
              <w:t xml:space="preserve">1 </w:t>
            </w:r>
            <w:r w:rsidR="00355A2F" w:rsidRPr="008474C5">
              <w:rPr>
                <w:rFonts w:ascii="Times New Roman" w:eastAsia="Times New Roman" w:hAnsi="Times New Roman" w:cs="Times New Roman"/>
                <w:b/>
                <w:color w:val="000000"/>
                <w:sz w:val="19"/>
                <w:szCs w:val="19"/>
                <w:lang w:eastAsia="en-CA"/>
              </w:rPr>
              <w:t xml:space="preserve">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2       3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w:t>
            </w:r>
            <w:r w:rsidR="00D31F40"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4       5       6       7       8       9      10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377B7476" w:rsidR="00722735" w:rsidRPr="008474C5" w:rsidRDefault="00D63323" w:rsidP="008474C5">
            <w:pPr>
              <w:rPr>
                <w:rFonts w:ascii="Times New Roman" w:eastAsia="Times New Roman" w:hAnsi="Times New Roman" w:cs="Times New Roman"/>
                <w:color w:val="000000"/>
                <w:sz w:val="19"/>
                <w:szCs w:val="19"/>
                <w:lang w:eastAsia="en-CA"/>
              </w:rPr>
            </w:pPr>
            <w:r w:rsidRPr="008474C5">
              <w:rPr>
                <w:rFonts w:ascii="Times New Roman" w:eastAsia="Times New Roman" w:hAnsi="Times New Roman" w:cs="Times New Roman"/>
                <w:color w:val="000000"/>
                <w:sz w:val="19"/>
                <w:szCs w:val="19"/>
                <w:lang w:eastAsia="en-CA"/>
              </w:rPr>
              <w:t xml:space="preserve">0.01  </w:t>
            </w:r>
            <w:r w:rsidR="00355A2F" w:rsidRPr="008474C5">
              <w:rPr>
                <w:rFonts w:ascii="Times New Roman" w:eastAsia="Times New Roman" w:hAnsi="Times New Roman" w:cs="Times New Roman"/>
                <w:color w:val="000000"/>
                <w:sz w:val="19"/>
                <w:szCs w:val="19"/>
                <w:lang w:eastAsia="en-CA"/>
              </w:rPr>
              <w:t xml:space="preserve">0.03  0.08  0.18  0.38  0.62  0.82  0.92  0.97  0.99  </w:t>
            </w:r>
            <w:r w:rsidRPr="008474C5">
              <w:rPr>
                <w:rFonts w:ascii="Times New Roman" w:eastAsia="Times New Roman" w:hAnsi="Times New Roman" w:cs="Times New Roman"/>
                <w:color w:val="000000"/>
                <w:sz w:val="19"/>
                <w:szCs w:val="19"/>
                <w:lang w:eastAsia="en-CA"/>
              </w:rPr>
              <w:t xml:space="preserve">  1       1        1       1     1</w:t>
            </w:r>
            <w:r>
              <w:rPr>
                <w:rFonts w:ascii="Times New Roman" w:eastAsia="Times New Roman" w:hAnsi="Times New Roman" w:cs="Times New Roman"/>
                <w:color w:val="000000"/>
                <w:sz w:val="19"/>
                <w:szCs w:val="19"/>
                <w:lang w:eastAsia="en-CA"/>
              </w:rPr>
              <w:t xml:space="preserve">        1    1</w:t>
            </w:r>
          </w:p>
          <w:p w14:paraId="0CF729F5" w14:textId="33ED930B" w:rsidR="00D63323" w:rsidRPr="008474C5" w:rsidRDefault="00D63323" w:rsidP="008474C5">
            <w:pPr>
              <w:rPr>
                <w:rFonts w:ascii="Times New Roman" w:hAnsi="Times New Roman" w:cs="Times New Roman"/>
                <w:sz w:val="19"/>
                <w:szCs w:val="19"/>
              </w:rPr>
            </w:pP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 0       0        0    0.25  0.5      1      1       1         </w:t>
            </w:r>
            <w:r w:rsidRPr="008474C5">
              <w:rPr>
                <w:rFonts w:ascii="Times New Roman" w:hAnsi="Times New Roman" w:cs="Times New Roman"/>
                <w:sz w:val="19"/>
                <w:szCs w:val="19"/>
              </w:rPr>
              <w:t>1      1      1</w:t>
            </w:r>
            <w:r>
              <w:rPr>
                <w:rFonts w:ascii="Times New Roman" w:hAnsi="Times New Roman" w:cs="Times New Roman"/>
                <w:sz w:val="19"/>
                <w:szCs w:val="19"/>
              </w:rPr>
              <w:t xml:space="preserve">       1        1       1     1        1    1</w:t>
            </w:r>
          </w:p>
          <w:p w14:paraId="5201FA2A" w14:textId="4C31C223" w:rsidR="00355A2F" w:rsidRDefault="00D63323" w:rsidP="008474C5">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0       0   </w:t>
            </w:r>
            <w:r w:rsidRPr="008474C5">
              <w:rPr>
                <w:rFonts w:ascii="Times New Roman" w:hAnsi="Times New Roman" w:cs="Times New Roman"/>
                <w:sz w:val="19"/>
                <w:szCs w:val="19"/>
              </w:rPr>
              <w:t xml:space="preserve">     0       </w:t>
            </w:r>
            <w:r w:rsidR="00722735" w:rsidRPr="008474C5">
              <w:rPr>
                <w:rFonts w:ascii="Times New Roman" w:hAnsi="Times New Roman" w:cs="Times New Roman"/>
                <w:sz w:val="19"/>
                <w:szCs w:val="19"/>
              </w:rPr>
              <w:t>0</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0.08</w:t>
            </w:r>
            <w:r w:rsidRPr="008474C5">
              <w:rPr>
                <w:rFonts w:ascii="Times New Roman" w:hAnsi="Times New Roman" w:cs="Times New Roman"/>
                <w:sz w:val="19"/>
                <w:szCs w:val="19"/>
              </w:rPr>
              <w:t xml:space="preserve">  0.15  0.24  </w:t>
            </w:r>
            <w:r w:rsidR="00722735" w:rsidRPr="008474C5">
              <w:rPr>
                <w:rFonts w:ascii="Times New Roman" w:hAnsi="Times New Roman" w:cs="Times New Roman"/>
                <w:sz w:val="19"/>
                <w:szCs w:val="19"/>
              </w:rPr>
              <w:t>0.33</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0.41</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0.5</w:t>
            </w:r>
            <w:r w:rsidRPr="008474C5">
              <w:rPr>
                <w:rFonts w:ascii="Times New Roman" w:hAnsi="Times New Roman" w:cs="Times New Roman"/>
                <w:sz w:val="19"/>
                <w:szCs w:val="19"/>
              </w:rPr>
              <w:t xml:space="preserve">   0.58  0.65   </w:t>
            </w:r>
            <w:r w:rsidR="00722735" w:rsidRPr="008474C5">
              <w:rPr>
                <w:rFonts w:ascii="Times New Roman" w:hAnsi="Times New Roman" w:cs="Times New Roman"/>
                <w:sz w:val="19"/>
                <w:szCs w:val="19"/>
              </w:rPr>
              <w:t>0.71</w:t>
            </w:r>
            <w:r w:rsidRPr="008474C5">
              <w:rPr>
                <w:rFonts w:ascii="Times New Roman" w:hAnsi="Times New Roman" w:cs="Times New Roman"/>
                <w:sz w:val="19"/>
                <w:szCs w:val="19"/>
              </w:rPr>
              <w:t xml:space="preserve"> 0.82  </w:t>
            </w:r>
            <w:r w:rsidR="00722735" w:rsidRPr="008474C5">
              <w:rPr>
                <w:rFonts w:ascii="Times New Roman" w:hAnsi="Times New Roman" w:cs="Times New Roman"/>
                <w:sz w:val="19"/>
                <w:szCs w:val="19"/>
              </w:rPr>
              <w:t>0.86</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0.9</w:t>
            </w:r>
            <w:r w:rsidRPr="008474C5">
              <w:rPr>
                <w:rFonts w:ascii="Times New Roman" w:hAnsi="Times New Roman" w:cs="Times New Roman"/>
                <w:sz w:val="19"/>
                <w:szCs w:val="19"/>
              </w:rPr>
              <w:t xml:space="preserve"> </w:t>
            </w:r>
            <w:r>
              <w:rPr>
                <w:rFonts w:ascii="Times New Roman" w:hAnsi="Times New Roman" w:cs="Times New Roman"/>
                <w:sz w:val="19"/>
                <w:szCs w:val="19"/>
              </w:rPr>
              <w:t xml:space="preserve">  </w:t>
            </w:r>
            <w:r w:rsidRPr="008474C5">
              <w:rPr>
                <w:rFonts w:ascii="Times New Roman" w:hAnsi="Times New Roman" w:cs="Times New Roman"/>
                <w:sz w:val="19"/>
                <w:szCs w:val="19"/>
              </w:rPr>
              <w:t>1</w:t>
            </w:r>
            <w:r w:rsidR="00722735" w:rsidRPr="00722735" w:rsidDel="00355A2F">
              <w:rPr>
                <w:rFonts w:ascii="Times New Roman" w:hAnsi="Times New Roman" w:cs="Times New Roman"/>
                <w:sz w:val="20"/>
                <w:szCs w:val="20"/>
              </w:rPr>
              <w:t xml:space="preserve"> </w:t>
            </w:r>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143" w:name="_Toc465365334"/>
      <w:r w:rsidRPr="00987C9A">
        <w:t>Estimated parameters</w:t>
      </w:r>
      <w:bookmarkEnd w:id="143"/>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144" w:name="_Toc465365335"/>
      <w:r>
        <w:rPr>
          <w:rFonts w:eastAsiaTheme="minorEastAsia"/>
        </w:rPr>
        <w:t>Model predictions to compare with past data</w:t>
      </w:r>
      <w:r w:rsidR="00987C9A" w:rsidRPr="00987C9A">
        <w:rPr>
          <w:rFonts w:eastAsiaTheme="minorEastAsia"/>
        </w:rPr>
        <w:t xml:space="preserve"> and likelihood functions</w:t>
      </w:r>
      <w:bookmarkEnd w:id="144"/>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8F33F7"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PSAT tagging data of known stock of origin (SOO</w:t>
      </w:r>
      <w:proofErr w:type="gramStart"/>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gramStart"/>
      <w:r w:rsidRPr="00987C9A">
        <w:rPr>
          <w:rFonts w:ascii="Times New Roman" w:eastAsiaTheme="minorEastAsia" w:hAnsi="Times New Roman" w:cs="Times New Roman"/>
          <w:sz w:val="24"/>
          <w:szCs w:val="24"/>
          <w:lang w:val="en-CA"/>
        </w:rPr>
        <w:t>PSATu,</w:t>
      </w:r>
      <w:proofErr w:type="gram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8F33F7"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r w:rsidRPr="00987C9A">
        <w:rPr>
          <w:rFonts w:ascii="Times New Roman" w:eastAsiaTheme="minorEastAsia" w:hAnsi="Times New Roman" w:cs="Times New Roman"/>
          <w:i/>
          <w:sz w:val="24"/>
          <w:szCs w:val="24"/>
          <w:lang w:val="en-CA"/>
        </w:rPr>
        <w:t>Mfac</w:t>
      </w:r>
      <w:r w:rsidRPr="00987C9A">
        <w:rPr>
          <w:rFonts w:ascii="Times New Roman" w:eastAsiaTheme="minorEastAsia" w:hAnsi="Times New Roman" w:cs="Times New Roman"/>
          <w:sz w:val="24"/>
          <w:szCs w:val="24"/>
          <w:lang w:val="en-CA"/>
        </w:rPr>
        <w:t xml:space="preserve">, multiplied by the user specified natural mortality rate-at-age schedule </w:t>
      </w:r>
      <w:r w:rsidRPr="00987C9A">
        <w:rPr>
          <w:rFonts w:ascii="Times New Roman" w:eastAsiaTheme="minorEastAsia" w:hAnsi="Times New Roman" w:cs="Times New Roman"/>
          <w:i/>
          <w:sz w:val="24"/>
          <w:szCs w:val="24"/>
          <w:lang w:val="en-CA"/>
        </w:rPr>
        <w:t>Minit</w:t>
      </w:r>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8F33F7"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145" w:name="_Toc465365336"/>
      <w:r w:rsidRPr="00987C9A">
        <w:t>Characterising unc</w:t>
      </w:r>
      <w:r w:rsidR="005F1D09" w:rsidRPr="00440453">
        <w:t>e</w:t>
      </w:r>
      <w:r w:rsidRPr="00987C9A">
        <w:t>rtainty</w:t>
      </w:r>
      <w:bookmarkEnd w:id="14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146" w:name="_Toc465365337"/>
      <w:r w:rsidRPr="00E462C0">
        <w:t>Baseline</w:t>
      </w:r>
      <w:bookmarkEnd w:id="14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147" w:name="_Toc465365338"/>
      <w:r w:rsidRPr="00E462C0">
        <w:t>Alternative options</w:t>
      </w:r>
      <w:bookmarkEnd w:id="14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148" w:name="_Toc465365339"/>
      <w:r w:rsidRPr="00B56829">
        <w:lastRenderedPageBreak/>
        <w:t>TRIAL SPECIFICATIONS</w:t>
      </w:r>
      <w:bookmarkEnd w:id="14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149" w:name="_Toc465365340"/>
      <w:r w:rsidRPr="00B3146A">
        <w:rPr>
          <w:rFonts w:eastAsia="Times New Roman"/>
        </w:rPr>
        <w:t>Reference set</w:t>
      </w:r>
      <w:bookmarkEnd w:id="14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87B3A6E"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ins w:id="150" w:author="Doug Butterworth" w:date="2016-10-31T10:56:00Z">
              <w:r w:rsidR="005E5159">
                <w:rPr>
                  <w:rFonts w:ascii="Times New Roman" w:eastAsia="Times New Roman" w:hAnsi="Times New Roman" w:cs="Times New Roman"/>
                  <w:color w:val="000000"/>
                  <w:sz w:val="24"/>
                  <w:szCs w:val="24"/>
                  <w:lang w:val="en-US"/>
                </w:rPr>
                <w:t>age-dep</w:t>
              </w:r>
            </w:ins>
            <w:del w:id="151" w:author="Doug Butterworth" w:date="2016-10-31T10:56:00Z">
              <w:r w:rsidRPr="00DB7946" w:rsidDel="005E5159">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A7D4AE0"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ins w:id="152" w:author="Doug Butterworth" w:date="2016-10-31T10:56:00Z">
              <w:r w:rsidR="005E5159">
                <w:rPr>
                  <w:rFonts w:ascii="Times New Roman" w:eastAsia="Times New Roman" w:hAnsi="Times New Roman" w:cs="Times New Roman"/>
                  <w:color w:val="000000"/>
                  <w:sz w:val="24"/>
                  <w:szCs w:val="24"/>
                  <w:lang w:val="en-US"/>
                </w:rPr>
                <w:t>age-dep</w:t>
              </w:r>
            </w:ins>
            <w:del w:id="153" w:author="Doug Butterworth" w:date="2016-10-31T10:56:00Z">
              <w:r w:rsidRPr="00DB7946" w:rsidDel="005E5159">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const/High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07BFC9DD"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del w:id="154" w:author="Tom Carruthers" w:date="2016-11-01T02:36:00Z">
        <w:r w:rsidR="00E63E19" w:rsidDel="002C3A1A">
          <w:rPr>
            <w:rFonts w:ascii="Times New Roman" w:eastAsia="Times New Roman" w:hAnsi="Times New Roman" w:cs="Times New Roman"/>
            <w:color w:val="222222"/>
            <w:sz w:val="24"/>
            <w:szCs w:val="24"/>
            <w:lang w:val="en-US"/>
          </w:rPr>
          <w:delText xml:space="preserve">depletion </w:delText>
        </w:r>
      </w:del>
      <w:ins w:id="155" w:author="Tom Carruthers" w:date="2016-11-01T02:36:00Z">
        <w:r w:rsidR="002C3A1A">
          <w:rPr>
            <w:rFonts w:ascii="Times New Roman" w:eastAsia="Times New Roman" w:hAnsi="Times New Roman" w:cs="Times New Roman"/>
            <w:color w:val="222222"/>
            <w:sz w:val="24"/>
            <w:szCs w:val="24"/>
            <w:lang w:val="en-US"/>
          </w:rPr>
          <w:t>abundance</w:t>
        </w:r>
        <w:r w:rsidR="002C3A1A">
          <w:rPr>
            <w:rFonts w:ascii="Times New Roman" w:eastAsia="Times New Roman" w:hAnsi="Times New Roman" w:cs="Times New Roman"/>
            <w:color w:val="222222"/>
            <w:sz w:val="24"/>
            <w:szCs w:val="24"/>
            <w:lang w:val="en-US"/>
          </w:rPr>
          <w:t xml:space="preserve"> </w:t>
        </w:r>
      </w:ins>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del w:id="156" w:author="Tom Carruthers" w:date="2016-11-01T02:36:00Z">
        <w:r w:rsidR="00E63E19" w:rsidDel="002C3A1A">
          <w:rPr>
            <w:rFonts w:ascii="Times New Roman" w:eastAsia="Times New Roman" w:hAnsi="Times New Roman" w:cs="Times New Roman"/>
            <w:color w:val="222222"/>
            <w:sz w:val="24"/>
            <w:szCs w:val="24"/>
            <w:lang w:val="en-US"/>
          </w:rPr>
          <w:delText xml:space="preserve">depletion </w:delText>
        </w:r>
      </w:del>
      <w:ins w:id="157" w:author="Tom Carruthers" w:date="2016-11-01T02:36:00Z">
        <w:r w:rsidR="002C3A1A">
          <w:rPr>
            <w:rFonts w:ascii="Times New Roman" w:eastAsia="Times New Roman" w:hAnsi="Times New Roman" w:cs="Times New Roman"/>
            <w:color w:val="222222"/>
            <w:sz w:val="24"/>
            <w:szCs w:val="24"/>
            <w:lang w:val="en-US"/>
          </w:rPr>
          <w:t>current abundance</w:t>
        </w:r>
        <w:r w:rsidR="002C3A1A">
          <w:rPr>
            <w:rFonts w:ascii="Times New Roman" w:eastAsia="Times New Roman" w:hAnsi="Times New Roman" w:cs="Times New Roman"/>
            <w:color w:val="222222"/>
            <w:sz w:val="24"/>
            <w:szCs w:val="24"/>
            <w:lang w:val="en-US"/>
          </w:rPr>
          <w:t xml:space="preserve"> </w:t>
        </w:r>
      </w:ins>
      <w:r w:rsidR="00E63E19">
        <w:rPr>
          <w:rFonts w:ascii="Times New Roman" w:eastAsia="Times New Roman" w:hAnsi="Times New Roman" w:cs="Times New Roman"/>
          <w:color w:val="222222"/>
          <w:sz w:val="24"/>
          <w:szCs w:val="24"/>
          <w:lang w:val="en-US"/>
        </w:rPr>
        <w:t>a</w:t>
      </w:r>
      <w:ins w:id="158" w:author="Doug Butterworth" w:date="2016-07-16T21:04:00Z">
        <w:r w:rsidR="009B4F22">
          <w:rPr>
            <w:rFonts w:ascii="Times New Roman" w:eastAsia="Times New Roman" w:hAnsi="Times New Roman" w:cs="Times New Roman"/>
            <w:color w:val="222222"/>
            <w:sz w:val="24"/>
            <w:szCs w:val="24"/>
            <w:lang w:val="en-US"/>
          </w:rPr>
          <w:t xml:space="preserve"> highly</w:t>
        </w:r>
      </w:ins>
      <w:del w:id="159" w:author="Doug Butterworth" w:date="2016-07-16T21:04:00Z">
        <w:r w:rsidR="00E63E19" w:rsidDel="009B4F22">
          <w:rPr>
            <w:rFonts w:ascii="Times New Roman" w:eastAsia="Times New Roman" w:hAnsi="Times New Roman" w:cs="Times New Roman"/>
            <w:color w:val="222222"/>
            <w:sz w:val="24"/>
            <w:szCs w:val="24"/>
            <w:lang w:val="en-US"/>
          </w:rPr>
          <w:delText>n</w:delText>
        </w:r>
      </w:del>
      <w:r w:rsidR="00E63E19">
        <w:rPr>
          <w:rFonts w:ascii="Times New Roman" w:eastAsia="Times New Roman" w:hAnsi="Times New Roman" w:cs="Times New Roman"/>
          <w:color w:val="222222"/>
          <w:sz w:val="24"/>
          <w:szCs w:val="24"/>
          <w:lang w:val="en-US"/>
        </w:rPr>
        <w:t xml:space="preserve"> informative prior will be placed on </w:t>
      </w:r>
      <w:del w:id="160" w:author="Tom Carruthers" w:date="2016-11-01T02:37:00Z">
        <w:r w:rsidR="00E63E19" w:rsidDel="002C3A1A">
          <w:rPr>
            <w:rFonts w:ascii="Times New Roman" w:eastAsia="Times New Roman" w:hAnsi="Times New Roman" w:cs="Times New Roman"/>
            <w:color w:val="222222"/>
            <w:sz w:val="24"/>
            <w:szCs w:val="24"/>
            <w:lang w:val="en-US"/>
          </w:rPr>
          <w:delText xml:space="preserve">depletion </w:delText>
        </w:r>
      </w:del>
      <w:ins w:id="161" w:author="Tom Carruthers" w:date="2016-11-01T02:37:00Z">
        <w:r w:rsidR="002C3A1A">
          <w:rPr>
            <w:rFonts w:ascii="Times New Roman" w:eastAsia="Times New Roman" w:hAnsi="Times New Roman" w:cs="Times New Roman"/>
            <w:color w:val="222222"/>
            <w:sz w:val="24"/>
            <w:szCs w:val="24"/>
            <w:lang w:val="en-US"/>
          </w:rPr>
          <w:t>abundance</w:t>
        </w:r>
        <w:r w:rsidR="002C3A1A">
          <w:rPr>
            <w:rFonts w:ascii="Times New Roman" w:eastAsia="Times New Roman" w:hAnsi="Times New Roman" w:cs="Times New Roman"/>
            <w:color w:val="222222"/>
            <w:sz w:val="24"/>
            <w:szCs w:val="24"/>
            <w:lang w:val="en-US"/>
          </w:rPr>
          <w:t xml:space="preserve"> </w:t>
        </w:r>
      </w:ins>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proofErr w:type="gramStart"/>
      <w:r w:rsidRPr="00B3146A">
        <w:rPr>
          <w:rFonts w:ascii="Times New Roman" w:eastAsia="Times New Roman" w:hAnsi="Times New Roman" w:cs="Times New Roman"/>
          <w:sz w:val="24"/>
          <w:szCs w:val="24"/>
          <w:lang w:val="en-US"/>
        </w:rPr>
        <w:t>,  i.e</w:t>
      </w:r>
      <w:proofErr w:type="gramEnd"/>
      <w:r w:rsidRPr="00B3146A">
        <w:rPr>
          <w:rFonts w:ascii="Times New Roman" w:eastAsia="Times New Roman" w:hAnsi="Times New Roman" w:cs="Times New Roman"/>
          <w:sz w:val="24"/>
          <w:szCs w:val="24"/>
          <w:lang w:val="en-US"/>
        </w:rPr>
        <w:t>.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162" w:name="_Toc465365341"/>
      <w:r w:rsidRPr="00B3146A">
        <w:rPr>
          <w:rFonts w:eastAsia="Times New Roman"/>
        </w:rPr>
        <w:t>Robustness trials</w:t>
      </w:r>
      <w:bookmarkEnd w:id="16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overcatches each year of [X] tons in the West and [Y] tons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163" w:name="_Toc465365342"/>
      <w:r w:rsidRPr="00B56829">
        <w:t xml:space="preserve">PERFORMANCE </w:t>
      </w:r>
      <w:r w:rsidR="00F243AE">
        <w:t>MEASURES/</w:t>
      </w:r>
      <w:r w:rsidRPr="00B56829">
        <w:t>STATISTICS</w:t>
      </w:r>
      <w:bookmarkEnd w:id="16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164" w:name="_Toc465365343"/>
      <w:r w:rsidRPr="00883998">
        <w:t xml:space="preserve">Summary </w:t>
      </w:r>
      <w:r w:rsidR="00FF4BF8">
        <w:t>measures/</w:t>
      </w:r>
      <w:r w:rsidRPr="00883998">
        <w:t>statistics</w:t>
      </w:r>
      <w:bookmarkEnd w:id="16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6pt;height:30.1pt" o:ole="" fillcolor="window">
            <v:imagedata r:id="rId23" o:title=""/>
          </v:shape>
          <o:OLEObject Type="Embed" ProgID="Equation.3" ShapeID="_x0000_i1025" DrawAspect="Content" ObjectID="_1539473566"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165" w:name="_Toc465365344"/>
      <w:r w:rsidRPr="00892BFD">
        <w:t>Summary plots</w:t>
      </w:r>
      <w:bookmarkEnd w:id="16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166" w:name="_Toc465365345"/>
      <w:r w:rsidRPr="00C97833">
        <w:rPr>
          <w:rFonts w:cs="Times New Roman"/>
          <w:szCs w:val="24"/>
        </w:rPr>
        <w:t>Level of reporting</w:t>
      </w:r>
      <w:bookmarkEnd w:id="16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167" w:name="_Toc465365346"/>
      <w:r w:rsidRPr="00C97833">
        <w:rPr>
          <w:rFonts w:cs="Times New Roman"/>
          <w:szCs w:val="24"/>
        </w:rPr>
        <w:t>Baseline</w:t>
      </w:r>
      <w:bookmarkEnd w:id="16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168" w:name="_Toc465365347"/>
      <w:r w:rsidRPr="005249EC">
        <w:t>Alternative options</w:t>
      </w:r>
      <w:bookmarkEnd w:id="16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om Carruthers" w:date="2016-10-31T10:03:00Z" w:initials="TC">
    <w:p w14:paraId="6865E22B" w14:textId="2D478796" w:rsidR="008F33F7" w:rsidRDefault="008F33F7">
      <w:pPr>
        <w:pStyle w:val="CommentText"/>
      </w:pPr>
      <w:r>
        <w:rPr>
          <w:rStyle w:val="CommentReference"/>
        </w:rPr>
        <w:annotationRef/>
      </w:r>
      <w:r>
        <w:t>Not sure if there really are any alternative options other than aggregating areas (ie that the area definitions above are as complex as they can be given the data we have right now)</w:t>
      </w:r>
    </w:p>
  </w:comment>
  <w:comment w:id="43" w:author="Doug Butterworth" w:date="2016-10-31T10:03:00Z" w:initials="DB">
    <w:p w14:paraId="33FF854A" w14:textId="3505FF79" w:rsidR="008F33F7" w:rsidRDefault="008F33F7">
      <w:pPr>
        <w:pStyle w:val="CommentText"/>
      </w:pPr>
      <w:r>
        <w:rPr>
          <w:rStyle w:val="CommentReference"/>
        </w:rPr>
        <w:annotationRef/>
      </w:r>
      <w:r>
        <w:t>Tom, underneath the Table, could you give a list linking FleetID to conventional ICCAT names for these fleets?</w:t>
      </w:r>
    </w:p>
  </w:comment>
  <w:comment w:id="63" w:author="Doug Butterworth" w:date="2016-11-01T02:44:00Z" w:initials="DB">
    <w:p w14:paraId="532E4538" w14:textId="6E96B5C4" w:rsidR="008F33F7" w:rsidRDefault="008F33F7">
      <w:pPr>
        <w:pStyle w:val="CommentText"/>
      </w:pPr>
      <w:r>
        <w:rPr>
          <w:rStyle w:val="CommentReference"/>
        </w:rPr>
        <w:annotationRef/>
      </w:r>
      <w:r>
        <w:t xml:space="preserve">Tom: Anything you can add to give a reason for the major differences between the two for early </w:t>
      </w:r>
      <w:proofErr w:type="gramStart"/>
      <w:r>
        <w:t>years  and</w:t>
      </w:r>
      <w:proofErr w:type="gramEnd"/>
      <w:r>
        <w:t xml:space="preserve"> early in the year for some regions?</w:t>
      </w:r>
    </w:p>
    <w:p w14:paraId="7189FC27" w14:textId="77777777" w:rsidR="008F33F7" w:rsidRDefault="008F33F7">
      <w:pPr>
        <w:pStyle w:val="CommentText"/>
      </w:pPr>
    </w:p>
    <w:p w14:paraId="559B6053" w14:textId="18E12AF8" w:rsidR="008F33F7" w:rsidRDefault="008F33F7">
      <w:pPr>
        <w:pStyle w:val="CommentText"/>
      </w:pPr>
      <w:r>
        <w:t>TC: Frankly I don’t trust these indices really at all. For example</w:t>
      </w:r>
      <w:r w:rsidR="000214C7">
        <w:t xml:space="preserve">, CPUE observations </w:t>
      </w:r>
      <w:r>
        <w:t>are still missing</w:t>
      </w:r>
      <w:r w:rsidR="000214C7">
        <w:t xml:space="preserve"> to inform certain year-area, season-area interactions </w:t>
      </w:r>
      <w:proofErr w:type="gramStart"/>
      <w:r w:rsidR="000214C7">
        <w:t xml:space="preserve">and </w:t>
      </w:r>
      <w:r>
        <w:t xml:space="preserve"> at</w:t>
      </w:r>
      <w:proofErr w:type="gramEnd"/>
      <w:r>
        <w:t xml:space="preserve"> this resolution meaning that in some cases CPUE are imputed based on the intercept plus available factor levels. </w:t>
      </w:r>
    </w:p>
    <w:p w14:paraId="7750C508" w14:textId="77777777" w:rsidR="008F33F7" w:rsidRDefault="008F33F7">
      <w:pPr>
        <w:pStyle w:val="CommentText"/>
      </w:pPr>
    </w:p>
    <w:p w14:paraId="51D8C3AF" w14:textId="7F91C1EC" w:rsidR="008F33F7" w:rsidRDefault="008F33F7">
      <w:pPr>
        <w:pStyle w:val="CommentText"/>
      </w:pPr>
      <w:r>
        <w:t xml:space="preserve">This index is actually not really consistent with </w:t>
      </w:r>
      <w:r w:rsidR="000214C7">
        <w:t xml:space="preserve">our current views of the stock </w:t>
      </w:r>
      <w:r>
        <w:t xml:space="preserve">distribution (e.g. the fraction of fish in the GOM in the spawning season). </w:t>
      </w:r>
    </w:p>
    <w:p w14:paraId="088B29B5" w14:textId="77777777" w:rsidR="004E4237" w:rsidRDefault="004E4237">
      <w:pPr>
        <w:pStyle w:val="CommentText"/>
      </w:pPr>
    </w:p>
    <w:p w14:paraId="5DCBAC04" w14:textId="05EA03CD" w:rsidR="004E4237" w:rsidRDefault="004E4237">
      <w:pPr>
        <w:pStyle w:val="CommentText"/>
      </w:pPr>
      <w:r>
        <w:t xml:space="preserve">In a perfect world we would be deriving partial F’s (standardized effort) for each fleet using the indices and catch data derived by the various CPCs but of course these are not readily available – standardized indices at the scale of season and area. E.g. for the Japanese longline fleet a standardized index is required for each observation of catch at the scale of season and area. </w:t>
      </w:r>
    </w:p>
    <w:p w14:paraId="7CF8187B" w14:textId="77777777" w:rsidR="004E4237" w:rsidRDefault="004E4237">
      <w:pPr>
        <w:pStyle w:val="CommentText"/>
      </w:pPr>
    </w:p>
  </w:comment>
  <w:comment w:id="73" w:author="Doug Butterworth" w:date="2016-11-01T02:46:00Z" w:initials="DB">
    <w:p w14:paraId="26C80535" w14:textId="3F4E3A56" w:rsidR="008F33F7" w:rsidRDefault="008F33F7">
      <w:pPr>
        <w:pStyle w:val="CommentText"/>
      </w:pPr>
      <w:r>
        <w:rPr>
          <w:rStyle w:val="CommentReference"/>
        </w:rPr>
        <w:annotationRef/>
      </w:r>
      <w:r>
        <w:t>Check out the final couple of paras of this section around equn 3.15 – I think you need to update there to include all this.</w:t>
      </w:r>
    </w:p>
    <w:p w14:paraId="15C969C8" w14:textId="77777777" w:rsidR="000214C7" w:rsidRDefault="000214C7">
      <w:pPr>
        <w:pStyle w:val="CommentText"/>
      </w:pPr>
    </w:p>
    <w:p w14:paraId="6AEBD89F" w14:textId="5348B5BD" w:rsidR="000214C7" w:rsidRDefault="000214C7">
      <w:pPr>
        <w:pStyle w:val="CommentText"/>
      </w:pPr>
      <w:r>
        <w:t xml:space="preserve">TC: after diagnosing numerical instability, I’ve reverted to the previous modelling initialization. </w:t>
      </w:r>
      <w:bookmarkStart w:id="74" w:name="_GoBack"/>
      <w:bookmarkEnd w:id="74"/>
    </w:p>
  </w:comment>
  <w:comment w:id="142" w:author="Doug Butterworth" w:date="2016-11-01T02:26:00Z" w:initials="DB">
    <w:p w14:paraId="23D73967" w14:textId="6EE2476D" w:rsidR="008F33F7" w:rsidRDefault="008F33F7">
      <w:pPr>
        <w:pStyle w:val="CommentText"/>
      </w:pPr>
      <w:r>
        <w:rPr>
          <w:rStyle w:val="CommentReference"/>
        </w:rPr>
        <w:annotationRef/>
      </w:r>
      <w:r>
        <w:t>Tom: Aren’t these supposed to be identical – there are minor differences.</w:t>
      </w:r>
    </w:p>
    <w:p w14:paraId="7218AB35" w14:textId="77777777" w:rsidR="008F33F7" w:rsidRDefault="008F33F7">
      <w:pPr>
        <w:pStyle w:val="CommentText"/>
      </w:pPr>
    </w:p>
    <w:p w14:paraId="376D1328" w14:textId="3B7A88EC" w:rsidR="008F33F7" w:rsidRDefault="008F33F7">
      <w:pPr>
        <w:pStyle w:val="CommentText"/>
      </w:pPr>
      <w:r>
        <w:t xml:space="preserve">TC: they are based on the Lorenzen curve and therefore inversely related to weight at age, which is stock-specific. But yes, they are very similar.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AFFB6D" w15:done="0"/>
  <w15:commentEx w15:paraId="214B6DEF" w15:done="0"/>
  <w15:commentEx w15:paraId="254BDE06" w15:done="0"/>
  <w15:commentEx w15:paraId="658DF04C" w15:done="0"/>
  <w15:commentEx w15:paraId="359311C9" w15:done="0"/>
  <w15:commentEx w15:paraId="298BDFB7" w15:done="0"/>
  <w15:commentEx w15:paraId="212D07F2" w15:done="0"/>
  <w15:commentEx w15:paraId="6459F4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AA3748" w14:textId="77777777" w:rsidR="00C57815" w:rsidRDefault="00C57815" w:rsidP="00B56829">
      <w:r>
        <w:separator/>
      </w:r>
    </w:p>
  </w:endnote>
  <w:endnote w:type="continuationSeparator" w:id="0">
    <w:p w14:paraId="34B6DD3D" w14:textId="77777777" w:rsidR="00C57815" w:rsidRDefault="00C57815"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8F33F7" w:rsidRDefault="008F33F7">
        <w:pPr>
          <w:pStyle w:val="Footer"/>
          <w:jc w:val="right"/>
        </w:pPr>
        <w:r>
          <w:fldChar w:fldCharType="begin"/>
        </w:r>
        <w:r>
          <w:instrText xml:space="preserve"> PAGE   \* MERGEFORMAT </w:instrText>
        </w:r>
        <w:r>
          <w:fldChar w:fldCharType="separate"/>
        </w:r>
        <w:r w:rsidR="000214C7">
          <w:rPr>
            <w:noProof/>
          </w:rPr>
          <w:t>11</w:t>
        </w:r>
        <w:r>
          <w:rPr>
            <w:noProof/>
          </w:rPr>
          <w:fldChar w:fldCharType="end"/>
        </w:r>
      </w:p>
    </w:sdtContent>
  </w:sdt>
  <w:p w14:paraId="6E39F51C" w14:textId="77777777" w:rsidR="008F33F7" w:rsidRDefault="008F33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8374A" w14:textId="77777777" w:rsidR="00C57815" w:rsidRDefault="00C57815" w:rsidP="00B56829">
      <w:r>
        <w:separator/>
      </w:r>
    </w:p>
  </w:footnote>
  <w:footnote w:type="continuationSeparator" w:id="0">
    <w:p w14:paraId="2B4102B6" w14:textId="77777777" w:rsidR="00C57815" w:rsidRDefault="00C57815"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1558B"/>
    <w:rsid w:val="000172AC"/>
    <w:rsid w:val="000214C7"/>
    <w:rsid w:val="00022CDB"/>
    <w:rsid w:val="00026E3D"/>
    <w:rsid w:val="0003012F"/>
    <w:rsid w:val="00051D39"/>
    <w:rsid w:val="000621A1"/>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590E"/>
    <w:rsid w:val="00296D59"/>
    <w:rsid w:val="00297782"/>
    <w:rsid w:val="002A7158"/>
    <w:rsid w:val="002B12C3"/>
    <w:rsid w:val="002C1CAD"/>
    <w:rsid w:val="002C3A1A"/>
    <w:rsid w:val="002C3A5D"/>
    <w:rsid w:val="002C4ADF"/>
    <w:rsid w:val="002D3512"/>
    <w:rsid w:val="002D7A43"/>
    <w:rsid w:val="002E1924"/>
    <w:rsid w:val="002F4FE3"/>
    <w:rsid w:val="002F5BED"/>
    <w:rsid w:val="00303ADC"/>
    <w:rsid w:val="00313AC4"/>
    <w:rsid w:val="00322AF7"/>
    <w:rsid w:val="00344395"/>
    <w:rsid w:val="00344FCF"/>
    <w:rsid w:val="00355A2F"/>
    <w:rsid w:val="0038078A"/>
    <w:rsid w:val="00386C74"/>
    <w:rsid w:val="00392739"/>
    <w:rsid w:val="003A2B66"/>
    <w:rsid w:val="003C5411"/>
    <w:rsid w:val="003C7104"/>
    <w:rsid w:val="003D1ABB"/>
    <w:rsid w:val="003D7B06"/>
    <w:rsid w:val="003F13F3"/>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91501"/>
    <w:rsid w:val="00494278"/>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71D99"/>
    <w:rsid w:val="00574565"/>
    <w:rsid w:val="00580726"/>
    <w:rsid w:val="00590F90"/>
    <w:rsid w:val="0059552F"/>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E2295"/>
    <w:rsid w:val="008E2327"/>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6AE8"/>
    <w:rsid w:val="00987C9A"/>
    <w:rsid w:val="009A272C"/>
    <w:rsid w:val="009B1E5B"/>
    <w:rsid w:val="009B49D0"/>
    <w:rsid w:val="009B4F22"/>
    <w:rsid w:val="009B55FB"/>
    <w:rsid w:val="009C7DA6"/>
    <w:rsid w:val="009D089A"/>
    <w:rsid w:val="009D1390"/>
    <w:rsid w:val="009D7428"/>
    <w:rsid w:val="009E2EE0"/>
    <w:rsid w:val="009F3A87"/>
    <w:rsid w:val="009F4647"/>
    <w:rsid w:val="00A02A88"/>
    <w:rsid w:val="00A1002C"/>
    <w:rsid w:val="00A152D8"/>
    <w:rsid w:val="00A1797C"/>
    <w:rsid w:val="00A23DD4"/>
    <w:rsid w:val="00A24A56"/>
    <w:rsid w:val="00A3262D"/>
    <w:rsid w:val="00A47FB5"/>
    <w:rsid w:val="00A54383"/>
    <w:rsid w:val="00A62F20"/>
    <w:rsid w:val="00A7186C"/>
    <w:rsid w:val="00A77A42"/>
    <w:rsid w:val="00A81115"/>
    <w:rsid w:val="00A86DCC"/>
    <w:rsid w:val="00A93B41"/>
    <w:rsid w:val="00AA0061"/>
    <w:rsid w:val="00AB2F3E"/>
    <w:rsid w:val="00AB45C0"/>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F0EC6"/>
    <w:rsid w:val="00C162D0"/>
    <w:rsid w:val="00C26F39"/>
    <w:rsid w:val="00C30EEE"/>
    <w:rsid w:val="00C31889"/>
    <w:rsid w:val="00C41ECA"/>
    <w:rsid w:val="00C45830"/>
    <w:rsid w:val="00C47DC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oter" Target="footer1.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cs.google.com/spreadsheets/d/13pFaM3BTnzQ1BNQGoYn4O2n1IeD18V3VTbN9Hv7139U/edit%23gid=1352276725" TargetMode="External"/><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1.bin"/><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wmf"/><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8268F6-E0C7-4059-A699-C1296CFF7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7552</Words>
  <Characters>43053</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50504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2</cp:revision>
  <cp:lastPrinted>2016-01-11T22:12:00Z</cp:lastPrinted>
  <dcterms:created xsi:type="dcterms:W3CDTF">2016-11-01T10:46:00Z</dcterms:created>
  <dcterms:modified xsi:type="dcterms:W3CDTF">2016-11-01T10:46:00Z</dcterms:modified>
</cp:coreProperties>
</file>