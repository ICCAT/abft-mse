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ED8D23" w14:textId="77777777" w:rsidR="008E73D3" w:rsidRPr="00935FA4" w:rsidRDefault="00131D4A" w:rsidP="00935FA4">
      <w:pPr>
        <w:jc w:val="center"/>
        <w:rPr>
          <w:rFonts w:ascii="Times New Roman" w:hAnsi="Times New Roman" w:cs="Times New Roman"/>
          <w:b/>
          <w:sz w:val="32"/>
          <w:szCs w:val="32"/>
        </w:rPr>
      </w:pPr>
      <w:r>
        <w:rPr>
          <w:rFonts w:ascii="Times New Roman" w:hAnsi="Times New Roman" w:cs="Times New Roman"/>
          <w:b/>
          <w:sz w:val="32"/>
          <w:szCs w:val="32"/>
        </w:rPr>
        <w:t>DRAFT</w:t>
      </w:r>
      <w:r w:rsidR="00E76CB5">
        <w:rPr>
          <w:rFonts w:ascii="Times New Roman" w:hAnsi="Times New Roman" w:cs="Times New Roman"/>
          <w:b/>
          <w:sz w:val="32"/>
          <w:szCs w:val="32"/>
        </w:rPr>
        <w:t xml:space="preserve"> ANNEX</w:t>
      </w:r>
    </w:p>
    <w:p w14:paraId="614C28CB" w14:textId="77777777" w:rsidR="00935FA4" w:rsidRDefault="00935FA4">
      <w:pPr>
        <w:rPr>
          <w:rFonts w:ascii="Times New Roman" w:hAnsi="Times New Roman" w:cs="Times New Roman"/>
          <w:sz w:val="24"/>
          <w:szCs w:val="24"/>
        </w:rPr>
      </w:pPr>
    </w:p>
    <w:p w14:paraId="41C5CC9C" w14:textId="77777777" w:rsidR="00935FA4" w:rsidRDefault="00935FA4">
      <w:pPr>
        <w:rPr>
          <w:rFonts w:ascii="Times New Roman" w:hAnsi="Times New Roman" w:cs="Times New Roman"/>
          <w:sz w:val="24"/>
          <w:szCs w:val="24"/>
        </w:rPr>
      </w:pPr>
    </w:p>
    <w:p w14:paraId="5C4766D8" w14:textId="77777777" w:rsidR="005F3B76" w:rsidRPr="00E76CB5" w:rsidRDefault="00935FA4" w:rsidP="00E76CB5">
      <w:pPr>
        <w:jc w:val="center"/>
        <w:rPr>
          <w:rFonts w:ascii="Times New Roman" w:hAnsi="Times New Roman" w:cs="Times New Roman"/>
          <w:b/>
          <w:sz w:val="28"/>
          <w:szCs w:val="28"/>
        </w:rPr>
      </w:pPr>
      <w:r w:rsidRPr="00935FA4">
        <w:rPr>
          <w:rFonts w:ascii="Times New Roman" w:hAnsi="Times New Roman" w:cs="Times New Roman"/>
          <w:b/>
          <w:sz w:val="28"/>
          <w:szCs w:val="28"/>
        </w:rPr>
        <w:t>SPECIFICATIONS FOR MSE TRIAL</w:t>
      </w:r>
      <w:r w:rsidR="00FE67E8">
        <w:rPr>
          <w:rFonts w:ascii="Times New Roman" w:hAnsi="Times New Roman" w:cs="Times New Roman"/>
          <w:b/>
          <w:sz w:val="28"/>
          <w:szCs w:val="28"/>
        </w:rPr>
        <w:t>S</w:t>
      </w:r>
      <w:r w:rsidRPr="00935FA4">
        <w:rPr>
          <w:rFonts w:ascii="Times New Roman" w:hAnsi="Times New Roman" w:cs="Times New Roman"/>
          <w:b/>
          <w:sz w:val="28"/>
          <w:szCs w:val="28"/>
        </w:rPr>
        <w:t xml:space="preserve"> FOR BLUEFIN TUNA</w:t>
      </w:r>
      <w:r w:rsidR="004C55E4">
        <w:rPr>
          <w:rFonts w:ascii="Times New Roman" w:hAnsi="Times New Roman" w:cs="Times New Roman"/>
          <w:b/>
          <w:sz w:val="28"/>
          <w:szCs w:val="28"/>
        </w:rPr>
        <w:t xml:space="preserve"> IN THE NORTH ATLANTIC</w:t>
      </w:r>
    </w:p>
    <w:p w14:paraId="3A415512" w14:textId="77777777" w:rsidR="005A3ABF" w:rsidRDefault="005A3ABF">
      <w:pPr>
        <w:pStyle w:val="TOC1"/>
        <w:tabs>
          <w:tab w:val="right" w:leader="dot" w:pos="9628"/>
        </w:tabs>
        <w:rPr>
          <w:rFonts w:cs="Times New Roman"/>
          <w:b/>
          <w:szCs w:val="24"/>
        </w:rPr>
      </w:pPr>
      <w:r>
        <w:rPr>
          <w:rFonts w:cs="Times New Roman"/>
          <w:b/>
          <w:szCs w:val="24"/>
        </w:rPr>
        <w:t>CONTENTS</w:t>
      </w:r>
    </w:p>
    <w:p w14:paraId="77695CE4" w14:textId="77777777" w:rsidR="007E218D" w:rsidRPr="00406114" w:rsidRDefault="007E218D" w:rsidP="00406114"/>
    <w:p w14:paraId="1A9E9F10" w14:textId="77777777" w:rsidR="00944842" w:rsidRDefault="00B761CD">
      <w:pPr>
        <w:pStyle w:val="TOC1"/>
        <w:tabs>
          <w:tab w:val="right" w:leader="dot" w:pos="9016"/>
        </w:tabs>
        <w:rPr>
          <w:rFonts w:asciiTheme="minorHAnsi" w:eastAsiaTheme="minorEastAsia" w:hAnsiTheme="minorHAnsi"/>
          <w:noProof/>
          <w:sz w:val="22"/>
          <w:lang w:val="en-CA" w:eastAsia="en-CA"/>
        </w:rPr>
      </w:pPr>
      <w:r>
        <w:rPr>
          <w:rFonts w:cs="Times New Roman"/>
          <w:b/>
          <w:szCs w:val="24"/>
        </w:rPr>
        <w:fldChar w:fldCharType="begin"/>
      </w:r>
      <w:r w:rsidR="005A3ABF">
        <w:rPr>
          <w:rFonts w:cs="Times New Roman"/>
          <w:b/>
          <w:szCs w:val="24"/>
        </w:rPr>
        <w:instrText xml:space="preserve"> TOC \o \h \z \u </w:instrText>
      </w:r>
      <w:r>
        <w:rPr>
          <w:rFonts w:cs="Times New Roman"/>
          <w:b/>
          <w:szCs w:val="24"/>
        </w:rPr>
        <w:fldChar w:fldCharType="separate"/>
      </w:r>
      <w:hyperlink w:anchor="_Toc465365274" w:history="1">
        <w:r w:rsidR="00944842" w:rsidRPr="00A3586B">
          <w:rPr>
            <w:rStyle w:val="Hyperlink"/>
            <w:rFonts w:ascii="Times" w:hAnsi="Times"/>
            <w:noProof/>
          </w:rPr>
          <w:t>1.</w:t>
        </w:r>
        <w:r w:rsidR="00944842">
          <w:rPr>
            <w:rFonts w:asciiTheme="minorHAnsi" w:eastAsiaTheme="minorEastAsia" w:hAnsiTheme="minorHAnsi"/>
            <w:noProof/>
            <w:sz w:val="22"/>
            <w:lang w:val="en-CA" w:eastAsia="en-CA"/>
          </w:rPr>
          <w:tab/>
        </w:r>
        <w:r w:rsidR="00944842" w:rsidRPr="00A3586B">
          <w:rPr>
            <w:rStyle w:val="Hyperlink"/>
            <w:noProof/>
          </w:rPr>
          <w:t>BASIC CONCEPTS AND STOCK STRUCTURE</w:t>
        </w:r>
        <w:r w:rsidR="00944842">
          <w:rPr>
            <w:noProof/>
            <w:webHidden/>
          </w:rPr>
          <w:tab/>
        </w:r>
        <w:r w:rsidR="00944842">
          <w:rPr>
            <w:noProof/>
            <w:webHidden/>
          </w:rPr>
          <w:fldChar w:fldCharType="begin"/>
        </w:r>
        <w:r w:rsidR="00944842">
          <w:rPr>
            <w:noProof/>
            <w:webHidden/>
          </w:rPr>
          <w:instrText xml:space="preserve"> PAGEREF _Toc465365274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5248D5EB" w14:textId="77777777" w:rsidR="00944842" w:rsidRDefault="005634D5">
      <w:pPr>
        <w:pStyle w:val="TOC3"/>
        <w:tabs>
          <w:tab w:val="right" w:leader="dot" w:pos="9016"/>
        </w:tabs>
        <w:rPr>
          <w:rFonts w:asciiTheme="minorHAnsi" w:eastAsiaTheme="minorEastAsia" w:hAnsiTheme="minorHAnsi"/>
          <w:noProof/>
          <w:sz w:val="22"/>
          <w:lang w:val="en-CA" w:eastAsia="en-CA"/>
        </w:rPr>
      </w:pPr>
      <w:hyperlink w:anchor="_Toc465365275" w:history="1">
        <w:r w:rsidR="00944842" w:rsidRPr="00A3586B">
          <w:rPr>
            <w:rStyle w:val="Hyperlink"/>
            <w:rFonts w:ascii="Times" w:hAnsi="Times"/>
            <w:noProof/>
          </w:rPr>
          <w:t>I)</w:t>
        </w:r>
        <w:r w:rsidR="00944842" w:rsidRPr="00A3586B">
          <w:rPr>
            <w:rStyle w:val="Hyperlink"/>
            <w:noProof/>
          </w:rPr>
          <w:t xml:space="preserve"> Spatial strata</w:t>
        </w:r>
        <w:r w:rsidR="00944842">
          <w:rPr>
            <w:noProof/>
            <w:webHidden/>
          </w:rPr>
          <w:tab/>
        </w:r>
        <w:r w:rsidR="00944842">
          <w:rPr>
            <w:noProof/>
            <w:webHidden/>
          </w:rPr>
          <w:fldChar w:fldCharType="begin"/>
        </w:r>
        <w:r w:rsidR="00944842">
          <w:rPr>
            <w:noProof/>
            <w:webHidden/>
          </w:rPr>
          <w:instrText xml:space="preserve"> PAGEREF _Toc465365275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4F437F8C" w14:textId="77777777" w:rsidR="00944842" w:rsidRDefault="005634D5">
      <w:pPr>
        <w:pStyle w:val="TOC4"/>
        <w:tabs>
          <w:tab w:val="right" w:leader="dot" w:pos="9016"/>
        </w:tabs>
        <w:rPr>
          <w:rFonts w:asciiTheme="minorHAnsi" w:eastAsiaTheme="minorEastAsia" w:hAnsiTheme="minorHAnsi"/>
          <w:noProof/>
          <w:sz w:val="22"/>
          <w:lang w:val="en-CA" w:eastAsia="en-CA"/>
        </w:rPr>
      </w:pPr>
      <w:hyperlink w:anchor="_Toc46536527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_Toc465365276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6B80FC44" w14:textId="77777777" w:rsidR="00944842" w:rsidRDefault="005634D5">
      <w:pPr>
        <w:pStyle w:val="TOC4"/>
        <w:tabs>
          <w:tab w:val="right" w:leader="dot" w:pos="9016"/>
        </w:tabs>
        <w:rPr>
          <w:rFonts w:asciiTheme="minorHAnsi" w:eastAsiaTheme="minorEastAsia" w:hAnsiTheme="minorHAnsi"/>
          <w:noProof/>
          <w:sz w:val="22"/>
          <w:lang w:val="en-CA" w:eastAsia="en-CA"/>
        </w:rPr>
      </w:pPr>
      <w:hyperlink w:anchor="_Toc46536527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_Toc465365277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4E5AB7CF" w14:textId="77777777" w:rsidR="00944842" w:rsidRDefault="005634D5">
      <w:pPr>
        <w:pStyle w:val="TOC3"/>
        <w:tabs>
          <w:tab w:val="right" w:leader="dot" w:pos="9016"/>
        </w:tabs>
        <w:rPr>
          <w:rFonts w:asciiTheme="minorHAnsi" w:eastAsiaTheme="minorEastAsia" w:hAnsiTheme="minorHAnsi"/>
          <w:noProof/>
          <w:sz w:val="22"/>
          <w:lang w:val="en-CA" w:eastAsia="en-CA"/>
        </w:rPr>
      </w:pPr>
      <w:hyperlink w:anchor="_Toc465365278" w:history="1">
        <w:r w:rsidR="00944842" w:rsidRPr="00A3586B">
          <w:rPr>
            <w:rStyle w:val="Hyperlink"/>
            <w:rFonts w:ascii="Times" w:hAnsi="Times"/>
            <w:noProof/>
          </w:rPr>
          <w:t>II)</w:t>
        </w:r>
        <w:r w:rsidR="00944842" w:rsidRPr="00A3586B">
          <w:rPr>
            <w:rStyle w:val="Hyperlink"/>
            <w:noProof/>
          </w:rPr>
          <w:t xml:space="preserve"> Temporal strata</w:t>
        </w:r>
        <w:r w:rsidR="00944842">
          <w:rPr>
            <w:noProof/>
            <w:webHidden/>
          </w:rPr>
          <w:tab/>
        </w:r>
        <w:r w:rsidR="00944842">
          <w:rPr>
            <w:noProof/>
            <w:webHidden/>
          </w:rPr>
          <w:fldChar w:fldCharType="begin"/>
        </w:r>
        <w:r w:rsidR="00944842">
          <w:rPr>
            <w:noProof/>
            <w:webHidden/>
          </w:rPr>
          <w:instrText xml:space="preserve"> PAGEREF _Toc465365278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094A6AD3" w14:textId="77777777" w:rsidR="00944842" w:rsidRDefault="005634D5">
      <w:pPr>
        <w:pStyle w:val="TOC3"/>
        <w:tabs>
          <w:tab w:val="right" w:leader="dot" w:pos="9016"/>
        </w:tabs>
        <w:rPr>
          <w:rFonts w:asciiTheme="minorHAnsi" w:eastAsiaTheme="minorEastAsia" w:hAnsiTheme="minorHAnsi"/>
          <w:noProof/>
          <w:sz w:val="22"/>
          <w:lang w:val="en-CA" w:eastAsia="en-CA"/>
        </w:rPr>
      </w:pPr>
      <w:hyperlink w:anchor="_Toc465365279" w:history="1">
        <w:r w:rsidR="00944842" w:rsidRPr="00A3586B">
          <w:rPr>
            <w:rStyle w:val="Hyperlink"/>
            <w:rFonts w:ascii="Times" w:hAnsi="Times"/>
            <w:noProof/>
          </w:rPr>
          <w:t>III)</w:t>
        </w:r>
        <w:r w:rsidR="00944842" w:rsidRPr="00A3586B">
          <w:rPr>
            <w:rStyle w:val="Hyperlink"/>
            <w:noProof/>
          </w:rPr>
          <w:t xml:space="preserve"> Mixing hypotheses</w:t>
        </w:r>
        <w:r w:rsidR="00944842">
          <w:rPr>
            <w:noProof/>
            <w:webHidden/>
          </w:rPr>
          <w:tab/>
        </w:r>
        <w:r w:rsidR="00944842">
          <w:rPr>
            <w:noProof/>
            <w:webHidden/>
          </w:rPr>
          <w:fldChar w:fldCharType="begin"/>
        </w:r>
        <w:r w:rsidR="00944842">
          <w:rPr>
            <w:noProof/>
            <w:webHidden/>
          </w:rPr>
          <w:instrText xml:space="preserve"> PAGEREF _Toc465365279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06F0E657" w14:textId="77777777" w:rsidR="00944842" w:rsidRDefault="005634D5">
      <w:pPr>
        <w:pStyle w:val="TOC4"/>
        <w:tabs>
          <w:tab w:val="right" w:leader="dot" w:pos="9016"/>
        </w:tabs>
        <w:rPr>
          <w:rFonts w:asciiTheme="minorHAnsi" w:eastAsiaTheme="minorEastAsia" w:hAnsiTheme="minorHAnsi"/>
          <w:noProof/>
          <w:sz w:val="22"/>
          <w:lang w:val="en-CA" w:eastAsia="en-CA"/>
        </w:rPr>
      </w:pPr>
      <w:hyperlink w:anchor="_Toc465365280"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_Toc465365280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62C1483B" w14:textId="77777777" w:rsidR="00944842" w:rsidRDefault="005634D5">
      <w:pPr>
        <w:pStyle w:val="TOC4"/>
        <w:tabs>
          <w:tab w:val="right" w:leader="dot" w:pos="9016"/>
        </w:tabs>
        <w:rPr>
          <w:rFonts w:asciiTheme="minorHAnsi" w:eastAsiaTheme="minorEastAsia" w:hAnsiTheme="minorHAnsi"/>
          <w:noProof/>
          <w:sz w:val="22"/>
          <w:lang w:val="en-CA" w:eastAsia="en-CA"/>
        </w:rPr>
      </w:pPr>
      <w:hyperlink w:anchor="_Toc465365281"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_Toc465365281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2BFCFB37" w14:textId="77777777" w:rsidR="00944842" w:rsidRDefault="005634D5">
      <w:pPr>
        <w:pStyle w:val="TOC1"/>
        <w:tabs>
          <w:tab w:val="right" w:leader="dot" w:pos="9016"/>
        </w:tabs>
        <w:rPr>
          <w:rFonts w:asciiTheme="minorHAnsi" w:eastAsiaTheme="minorEastAsia" w:hAnsiTheme="minorHAnsi"/>
          <w:noProof/>
          <w:sz w:val="22"/>
          <w:lang w:val="en-CA" w:eastAsia="en-CA"/>
        </w:rPr>
      </w:pPr>
      <w:hyperlink w:anchor="_Toc465365282" w:history="1">
        <w:r w:rsidR="00944842" w:rsidRPr="00A3586B">
          <w:rPr>
            <w:rStyle w:val="Hyperlink"/>
            <w:rFonts w:ascii="Times" w:hAnsi="Times"/>
            <w:noProof/>
          </w:rPr>
          <w:t>2.</w:t>
        </w:r>
        <w:r w:rsidR="00944842">
          <w:rPr>
            <w:rFonts w:asciiTheme="minorHAnsi" w:eastAsiaTheme="minorEastAsia" w:hAnsiTheme="minorHAnsi"/>
            <w:noProof/>
            <w:sz w:val="22"/>
            <w:lang w:val="en-CA" w:eastAsia="en-CA"/>
          </w:rPr>
          <w:tab/>
        </w:r>
        <w:r w:rsidR="00944842" w:rsidRPr="00A3586B">
          <w:rPr>
            <w:rStyle w:val="Hyperlink"/>
            <w:noProof/>
          </w:rPr>
          <w:t>PAST DATA AVAILABLE</w:t>
        </w:r>
        <w:r w:rsidR="00944842">
          <w:rPr>
            <w:noProof/>
            <w:webHidden/>
          </w:rPr>
          <w:tab/>
        </w:r>
        <w:r w:rsidR="00944842">
          <w:rPr>
            <w:noProof/>
            <w:webHidden/>
          </w:rPr>
          <w:fldChar w:fldCharType="begin"/>
        </w:r>
        <w:r w:rsidR="00944842">
          <w:rPr>
            <w:noProof/>
            <w:webHidden/>
          </w:rPr>
          <w:instrText xml:space="preserve"> PAGEREF _Toc465365282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233E4985" w14:textId="77777777" w:rsidR="00944842" w:rsidRDefault="005634D5">
      <w:pPr>
        <w:pStyle w:val="TOC3"/>
        <w:tabs>
          <w:tab w:val="right" w:leader="dot" w:pos="9016"/>
        </w:tabs>
        <w:rPr>
          <w:rFonts w:asciiTheme="minorHAnsi" w:eastAsiaTheme="minorEastAsia" w:hAnsiTheme="minorHAnsi"/>
          <w:noProof/>
          <w:sz w:val="22"/>
          <w:lang w:val="en-CA" w:eastAsia="en-CA"/>
        </w:rPr>
      </w:pPr>
      <w:hyperlink w:anchor="_Toc465365283" w:history="1">
        <w:r w:rsidR="00944842" w:rsidRPr="00A3586B">
          <w:rPr>
            <w:rStyle w:val="Hyperlink"/>
            <w:rFonts w:ascii="Times" w:hAnsi="Times"/>
            <w:noProof/>
          </w:rPr>
          <w:t>I)</w:t>
        </w:r>
        <w:r w:rsidR="00944842" w:rsidRPr="00A3586B">
          <w:rPr>
            <w:rStyle w:val="Hyperlink"/>
            <w:noProof/>
          </w:rPr>
          <w:t xml:space="preserve"> Raw data</w:t>
        </w:r>
        <w:r w:rsidR="00944842">
          <w:rPr>
            <w:noProof/>
            <w:webHidden/>
          </w:rPr>
          <w:tab/>
        </w:r>
        <w:r w:rsidR="00944842">
          <w:rPr>
            <w:noProof/>
            <w:webHidden/>
          </w:rPr>
          <w:fldChar w:fldCharType="begin"/>
        </w:r>
        <w:r w:rsidR="00944842">
          <w:rPr>
            <w:noProof/>
            <w:webHidden/>
          </w:rPr>
          <w:instrText xml:space="preserve"> PAGEREF _Toc465365283 \h </w:instrText>
        </w:r>
        <w:r w:rsidR="00944842">
          <w:rPr>
            <w:noProof/>
            <w:webHidden/>
          </w:rPr>
        </w:r>
        <w:r w:rsidR="00944842">
          <w:rPr>
            <w:noProof/>
            <w:webHidden/>
          </w:rPr>
          <w:fldChar w:fldCharType="separate"/>
        </w:r>
        <w:r w:rsidR="00944842">
          <w:rPr>
            <w:noProof/>
            <w:webHidden/>
          </w:rPr>
          <w:t>5</w:t>
        </w:r>
        <w:r w:rsidR="00944842">
          <w:rPr>
            <w:noProof/>
            <w:webHidden/>
          </w:rPr>
          <w:fldChar w:fldCharType="end"/>
        </w:r>
      </w:hyperlink>
    </w:p>
    <w:p w14:paraId="2797334F" w14:textId="77777777" w:rsidR="00944842" w:rsidRDefault="005634D5">
      <w:pPr>
        <w:pStyle w:val="TOC3"/>
        <w:tabs>
          <w:tab w:val="right" w:leader="dot" w:pos="9016"/>
        </w:tabs>
        <w:rPr>
          <w:rFonts w:asciiTheme="minorHAnsi" w:eastAsiaTheme="minorEastAsia" w:hAnsiTheme="minorHAnsi"/>
          <w:noProof/>
          <w:sz w:val="22"/>
          <w:lang w:val="en-CA" w:eastAsia="en-CA"/>
        </w:rPr>
      </w:pPr>
      <w:hyperlink w:anchor="_Toc465365284" w:history="1">
        <w:r w:rsidR="00944842" w:rsidRPr="00A3586B">
          <w:rPr>
            <w:rStyle w:val="Hyperlink"/>
            <w:rFonts w:ascii="Times" w:hAnsi="Times"/>
            <w:noProof/>
          </w:rPr>
          <w:t>II)</w:t>
        </w:r>
        <w:r w:rsidR="00944842" w:rsidRPr="00A3586B">
          <w:rPr>
            <w:rStyle w:val="Hyperlink"/>
            <w:noProof/>
          </w:rPr>
          <w:t xml:space="preserve"> Analysed data</w:t>
        </w:r>
        <w:r w:rsidR="00944842">
          <w:rPr>
            <w:noProof/>
            <w:webHidden/>
          </w:rPr>
          <w:tab/>
        </w:r>
        <w:r w:rsidR="00944842">
          <w:rPr>
            <w:noProof/>
            <w:webHidden/>
          </w:rPr>
          <w:fldChar w:fldCharType="begin"/>
        </w:r>
        <w:r w:rsidR="00944842">
          <w:rPr>
            <w:noProof/>
            <w:webHidden/>
          </w:rPr>
          <w:instrText xml:space="preserve"> PAGEREF _Toc465365284 \h </w:instrText>
        </w:r>
        <w:r w:rsidR="00944842">
          <w:rPr>
            <w:noProof/>
            <w:webHidden/>
          </w:rPr>
        </w:r>
        <w:r w:rsidR="00944842">
          <w:rPr>
            <w:noProof/>
            <w:webHidden/>
          </w:rPr>
          <w:fldChar w:fldCharType="separate"/>
        </w:r>
        <w:r w:rsidR="00944842">
          <w:rPr>
            <w:noProof/>
            <w:webHidden/>
          </w:rPr>
          <w:t>5</w:t>
        </w:r>
        <w:r w:rsidR="00944842">
          <w:rPr>
            <w:noProof/>
            <w:webHidden/>
          </w:rPr>
          <w:fldChar w:fldCharType="end"/>
        </w:r>
      </w:hyperlink>
    </w:p>
    <w:p w14:paraId="6E9815D1" w14:textId="77777777" w:rsidR="00944842" w:rsidRDefault="005634D5">
      <w:pPr>
        <w:pStyle w:val="TOC3"/>
        <w:tabs>
          <w:tab w:val="right" w:leader="dot" w:pos="9016"/>
        </w:tabs>
        <w:rPr>
          <w:rFonts w:asciiTheme="minorHAnsi" w:eastAsiaTheme="minorEastAsia" w:hAnsiTheme="minorHAnsi"/>
          <w:noProof/>
          <w:sz w:val="22"/>
          <w:lang w:val="en-CA" w:eastAsia="en-CA"/>
        </w:rPr>
      </w:pPr>
      <w:hyperlink w:anchor="_Toc465365285" w:history="1">
        <w:r w:rsidR="00944842" w:rsidRPr="00A3586B">
          <w:rPr>
            <w:rStyle w:val="Hyperlink"/>
            <w:rFonts w:ascii="Times" w:hAnsi="Times"/>
            <w:noProof/>
          </w:rPr>
          <w:t>III)</w:t>
        </w:r>
        <w:r w:rsidR="00944842" w:rsidRPr="00A3586B">
          <w:rPr>
            <w:rStyle w:val="Hyperlink"/>
            <w:noProof/>
          </w:rPr>
          <w:t xml:space="preserve"> Assumptions</w:t>
        </w:r>
        <w:r w:rsidR="00944842">
          <w:rPr>
            <w:noProof/>
            <w:webHidden/>
          </w:rPr>
          <w:tab/>
        </w:r>
        <w:r w:rsidR="00944842">
          <w:rPr>
            <w:noProof/>
            <w:webHidden/>
          </w:rPr>
          <w:fldChar w:fldCharType="begin"/>
        </w:r>
        <w:r w:rsidR="00944842">
          <w:rPr>
            <w:noProof/>
            <w:webHidden/>
          </w:rPr>
          <w:instrText xml:space="preserve"> PAGEREF _Toc465365285 \h </w:instrText>
        </w:r>
        <w:r w:rsidR="00944842">
          <w:rPr>
            <w:noProof/>
            <w:webHidden/>
          </w:rPr>
        </w:r>
        <w:r w:rsidR="00944842">
          <w:rPr>
            <w:noProof/>
            <w:webHidden/>
          </w:rPr>
          <w:fldChar w:fldCharType="separate"/>
        </w:r>
        <w:r w:rsidR="00944842">
          <w:rPr>
            <w:noProof/>
            <w:webHidden/>
          </w:rPr>
          <w:t>7</w:t>
        </w:r>
        <w:r w:rsidR="00944842">
          <w:rPr>
            <w:noProof/>
            <w:webHidden/>
          </w:rPr>
          <w:fldChar w:fldCharType="end"/>
        </w:r>
      </w:hyperlink>
    </w:p>
    <w:p w14:paraId="5B89F500" w14:textId="77777777" w:rsidR="00944842" w:rsidRDefault="005634D5">
      <w:pPr>
        <w:pStyle w:val="TOC1"/>
        <w:tabs>
          <w:tab w:val="right" w:leader="dot" w:pos="9016"/>
        </w:tabs>
        <w:rPr>
          <w:rFonts w:asciiTheme="minorHAnsi" w:eastAsiaTheme="minorEastAsia" w:hAnsiTheme="minorHAnsi"/>
          <w:noProof/>
          <w:sz w:val="22"/>
          <w:lang w:val="en-CA" w:eastAsia="en-CA"/>
        </w:rPr>
      </w:pPr>
      <w:hyperlink w:anchor="_Toc465365286" w:history="1">
        <w:r w:rsidR="00944842" w:rsidRPr="00A3586B">
          <w:rPr>
            <w:rStyle w:val="Hyperlink"/>
            <w:rFonts w:ascii="Times" w:hAnsi="Times"/>
            <w:noProof/>
          </w:rPr>
          <w:t>3.</w:t>
        </w:r>
        <w:r w:rsidR="00944842">
          <w:rPr>
            <w:rFonts w:asciiTheme="minorHAnsi" w:eastAsiaTheme="minorEastAsia" w:hAnsiTheme="minorHAnsi"/>
            <w:noProof/>
            <w:sz w:val="22"/>
            <w:lang w:val="en-CA" w:eastAsia="en-CA"/>
          </w:rPr>
          <w:tab/>
        </w:r>
        <w:r w:rsidR="00944842" w:rsidRPr="00A3586B">
          <w:rPr>
            <w:rStyle w:val="Hyperlink"/>
            <w:noProof/>
          </w:rPr>
          <w:t>BASIC DYNAMICS</w:t>
        </w:r>
        <w:r w:rsidR="00944842">
          <w:rPr>
            <w:noProof/>
            <w:webHidden/>
          </w:rPr>
          <w:tab/>
        </w:r>
        <w:r w:rsidR="00944842">
          <w:rPr>
            <w:noProof/>
            <w:webHidden/>
          </w:rPr>
          <w:fldChar w:fldCharType="begin"/>
        </w:r>
        <w:r w:rsidR="00944842">
          <w:rPr>
            <w:noProof/>
            <w:webHidden/>
          </w:rPr>
          <w:instrText xml:space="preserve"> PAGEREF _Toc465365286 \h </w:instrText>
        </w:r>
        <w:r w:rsidR="00944842">
          <w:rPr>
            <w:noProof/>
            <w:webHidden/>
          </w:rPr>
        </w:r>
        <w:r w:rsidR="00944842">
          <w:rPr>
            <w:noProof/>
            <w:webHidden/>
          </w:rPr>
          <w:fldChar w:fldCharType="separate"/>
        </w:r>
        <w:r w:rsidR="00944842">
          <w:rPr>
            <w:noProof/>
            <w:webHidden/>
          </w:rPr>
          <w:t>9</w:t>
        </w:r>
        <w:r w:rsidR="00944842">
          <w:rPr>
            <w:noProof/>
            <w:webHidden/>
          </w:rPr>
          <w:fldChar w:fldCharType="end"/>
        </w:r>
      </w:hyperlink>
    </w:p>
    <w:p w14:paraId="5688E76D" w14:textId="77777777" w:rsidR="00944842" w:rsidRDefault="005634D5">
      <w:pPr>
        <w:pStyle w:val="TOC3"/>
        <w:tabs>
          <w:tab w:val="right" w:leader="dot" w:pos="9016"/>
        </w:tabs>
        <w:rPr>
          <w:rFonts w:asciiTheme="minorHAnsi" w:eastAsiaTheme="minorEastAsia" w:hAnsiTheme="minorHAnsi"/>
          <w:noProof/>
          <w:sz w:val="22"/>
          <w:lang w:val="en-CA" w:eastAsia="en-CA"/>
        </w:rPr>
      </w:pPr>
      <w:hyperlink w:anchor="_Toc465365287" w:history="1">
        <w:r w:rsidR="00944842" w:rsidRPr="00A3586B">
          <w:rPr>
            <w:rStyle w:val="Hyperlink"/>
            <w:rFonts w:ascii="Times" w:hAnsi="Times"/>
            <w:noProof/>
          </w:rPr>
          <w:t>I)</w:t>
        </w:r>
        <w:r w:rsidR="00944842" w:rsidRPr="00A3586B">
          <w:rPr>
            <w:rStyle w:val="Hyperlink"/>
            <w:noProof/>
          </w:rPr>
          <w:t xml:space="preserve"> Overview</w:t>
        </w:r>
        <w:r w:rsidR="00944842">
          <w:rPr>
            <w:noProof/>
            <w:webHidden/>
          </w:rPr>
          <w:tab/>
        </w:r>
        <w:r w:rsidR="00944842">
          <w:rPr>
            <w:noProof/>
            <w:webHidden/>
          </w:rPr>
          <w:fldChar w:fldCharType="begin"/>
        </w:r>
        <w:r w:rsidR="00944842">
          <w:rPr>
            <w:noProof/>
            <w:webHidden/>
          </w:rPr>
          <w:instrText xml:space="preserve"> PAGEREF _Toc465365287 \h </w:instrText>
        </w:r>
        <w:r w:rsidR="00944842">
          <w:rPr>
            <w:noProof/>
            <w:webHidden/>
          </w:rPr>
        </w:r>
        <w:r w:rsidR="00944842">
          <w:rPr>
            <w:noProof/>
            <w:webHidden/>
          </w:rPr>
          <w:fldChar w:fldCharType="separate"/>
        </w:r>
        <w:r w:rsidR="00944842">
          <w:rPr>
            <w:noProof/>
            <w:webHidden/>
          </w:rPr>
          <w:t>9</w:t>
        </w:r>
        <w:r w:rsidR="00944842">
          <w:rPr>
            <w:noProof/>
            <w:webHidden/>
          </w:rPr>
          <w:fldChar w:fldCharType="end"/>
        </w:r>
      </w:hyperlink>
    </w:p>
    <w:p w14:paraId="5D23260D" w14:textId="77777777" w:rsidR="00944842" w:rsidRDefault="005634D5">
      <w:pPr>
        <w:pStyle w:val="TOC3"/>
        <w:tabs>
          <w:tab w:val="right" w:leader="dot" w:pos="9016"/>
        </w:tabs>
        <w:rPr>
          <w:rFonts w:asciiTheme="minorHAnsi" w:eastAsiaTheme="minorEastAsia" w:hAnsiTheme="minorHAnsi"/>
          <w:noProof/>
          <w:sz w:val="22"/>
          <w:lang w:val="en-CA" w:eastAsia="en-CA"/>
        </w:rPr>
      </w:pPr>
      <w:hyperlink w:anchor="_Toc465365288" w:history="1">
        <w:r w:rsidR="00944842" w:rsidRPr="00A3586B">
          <w:rPr>
            <w:rStyle w:val="Hyperlink"/>
            <w:rFonts w:ascii="Times" w:hAnsi="Times"/>
            <w:noProof/>
          </w:rPr>
          <w:t>II)</w:t>
        </w:r>
        <w:r w:rsidR="00944842" w:rsidRPr="00A3586B">
          <w:rPr>
            <w:rStyle w:val="Hyperlink"/>
            <w:noProof/>
          </w:rPr>
          <w:t xml:space="preserve"> Equations</w:t>
        </w:r>
        <w:r w:rsidR="00944842">
          <w:rPr>
            <w:noProof/>
            <w:webHidden/>
          </w:rPr>
          <w:tab/>
        </w:r>
        <w:r w:rsidR="00944842">
          <w:rPr>
            <w:noProof/>
            <w:webHidden/>
          </w:rPr>
          <w:fldChar w:fldCharType="begin"/>
        </w:r>
        <w:r w:rsidR="00944842">
          <w:rPr>
            <w:noProof/>
            <w:webHidden/>
          </w:rPr>
          <w:instrText xml:space="preserve"> PAGEREF _Toc465365288 \h </w:instrText>
        </w:r>
        <w:r w:rsidR="00944842">
          <w:rPr>
            <w:noProof/>
            <w:webHidden/>
          </w:rPr>
        </w:r>
        <w:r w:rsidR="00944842">
          <w:rPr>
            <w:noProof/>
            <w:webHidden/>
          </w:rPr>
          <w:fldChar w:fldCharType="separate"/>
        </w:r>
        <w:r w:rsidR="00944842">
          <w:rPr>
            <w:noProof/>
            <w:webHidden/>
          </w:rPr>
          <w:t>10</w:t>
        </w:r>
        <w:r w:rsidR="00944842">
          <w:rPr>
            <w:noProof/>
            <w:webHidden/>
          </w:rPr>
          <w:fldChar w:fldCharType="end"/>
        </w:r>
      </w:hyperlink>
    </w:p>
    <w:p w14:paraId="28779851" w14:textId="77777777" w:rsidR="00944842" w:rsidRDefault="005634D5">
      <w:pPr>
        <w:pStyle w:val="TOC4"/>
        <w:tabs>
          <w:tab w:val="right" w:leader="dot" w:pos="9016"/>
        </w:tabs>
        <w:rPr>
          <w:rFonts w:asciiTheme="minorHAnsi" w:eastAsiaTheme="minorEastAsia" w:hAnsiTheme="minorHAnsi"/>
          <w:noProof/>
          <w:sz w:val="22"/>
          <w:lang w:val="en-CA" w:eastAsia="en-CA"/>
        </w:rPr>
      </w:pPr>
      <w:hyperlink w:anchor="_Toc46536528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_Toc465365289 \h </w:instrText>
        </w:r>
        <w:r w:rsidR="00944842">
          <w:rPr>
            <w:noProof/>
            <w:webHidden/>
          </w:rPr>
        </w:r>
        <w:r w:rsidR="00944842">
          <w:rPr>
            <w:noProof/>
            <w:webHidden/>
          </w:rPr>
          <w:fldChar w:fldCharType="separate"/>
        </w:r>
        <w:r w:rsidR="00944842">
          <w:rPr>
            <w:noProof/>
            <w:webHidden/>
          </w:rPr>
          <w:t>12</w:t>
        </w:r>
        <w:r w:rsidR="00944842">
          <w:rPr>
            <w:noProof/>
            <w:webHidden/>
          </w:rPr>
          <w:fldChar w:fldCharType="end"/>
        </w:r>
      </w:hyperlink>
    </w:p>
    <w:p w14:paraId="0F1B1BDE" w14:textId="77777777" w:rsidR="00944842" w:rsidRDefault="005634D5">
      <w:pPr>
        <w:pStyle w:val="TOC4"/>
        <w:tabs>
          <w:tab w:val="right" w:leader="dot" w:pos="9016"/>
        </w:tabs>
        <w:rPr>
          <w:rFonts w:asciiTheme="minorHAnsi" w:eastAsiaTheme="minorEastAsia" w:hAnsiTheme="minorHAnsi"/>
          <w:noProof/>
          <w:sz w:val="22"/>
          <w:lang w:val="en-CA" w:eastAsia="en-CA"/>
        </w:rPr>
      </w:pPr>
      <w:hyperlink w:anchor="_Toc46536529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_Toc465365290 \h </w:instrText>
        </w:r>
        <w:r w:rsidR="00944842">
          <w:rPr>
            <w:noProof/>
            <w:webHidden/>
          </w:rPr>
        </w:r>
        <w:r w:rsidR="00944842">
          <w:rPr>
            <w:noProof/>
            <w:webHidden/>
          </w:rPr>
          <w:fldChar w:fldCharType="separate"/>
        </w:r>
        <w:r w:rsidR="00944842">
          <w:rPr>
            <w:noProof/>
            <w:webHidden/>
          </w:rPr>
          <w:t>12</w:t>
        </w:r>
        <w:r w:rsidR="00944842">
          <w:rPr>
            <w:noProof/>
            <w:webHidden/>
          </w:rPr>
          <w:fldChar w:fldCharType="end"/>
        </w:r>
      </w:hyperlink>
    </w:p>
    <w:p w14:paraId="1E08CF38" w14:textId="77777777" w:rsidR="00944842" w:rsidRDefault="005634D5">
      <w:pPr>
        <w:pStyle w:val="TOC3"/>
        <w:tabs>
          <w:tab w:val="right" w:leader="dot" w:pos="9016"/>
        </w:tabs>
        <w:rPr>
          <w:rFonts w:asciiTheme="minorHAnsi" w:eastAsiaTheme="minorEastAsia" w:hAnsiTheme="minorHAnsi"/>
          <w:noProof/>
          <w:sz w:val="22"/>
          <w:lang w:val="en-CA" w:eastAsia="en-CA"/>
        </w:rPr>
      </w:pPr>
      <w:hyperlink w:anchor="_Toc465365291" w:history="1">
        <w:r w:rsidR="00944842" w:rsidRPr="00A3586B">
          <w:rPr>
            <w:rStyle w:val="Hyperlink"/>
            <w:rFonts w:ascii="Times" w:hAnsi="Times"/>
            <w:noProof/>
          </w:rPr>
          <w:t>III)</w:t>
        </w:r>
        <w:r w:rsidR="00944842" w:rsidRPr="00A3586B">
          <w:rPr>
            <w:rStyle w:val="Hyperlink"/>
            <w:noProof/>
          </w:rPr>
          <w:t xml:space="preserve"> Fleet structure and exploitation history</w:t>
        </w:r>
        <w:r w:rsidR="00944842">
          <w:rPr>
            <w:noProof/>
            <w:webHidden/>
          </w:rPr>
          <w:tab/>
        </w:r>
        <w:r w:rsidR="00944842">
          <w:rPr>
            <w:noProof/>
            <w:webHidden/>
          </w:rPr>
          <w:fldChar w:fldCharType="begin"/>
        </w:r>
        <w:r w:rsidR="00944842">
          <w:rPr>
            <w:noProof/>
            <w:webHidden/>
          </w:rPr>
          <w:instrText xml:space="preserve"> PAGEREF _Toc465365291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53025A54" w14:textId="77777777" w:rsidR="00944842" w:rsidRDefault="005634D5">
      <w:pPr>
        <w:pStyle w:val="TOC4"/>
        <w:tabs>
          <w:tab w:val="right" w:leader="dot" w:pos="9016"/>
        </w:tabs>
        <w:rPr>
          <w:rFonts w:asciiTheme="minorHAnsi" w:eastAsiaTheme="minorEastAsia" w:hAnsiTheme="minorHAnsi"/>
          <w:noProof/>
          <w:sz w:val="22"/>
          <w:lang w:val="en-CA" w:eastAsia="en-CA"/>
        </w:rPr>
      </w:pPr>
      <w:hyperlink w:anchor="_Toc465365292"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_Toc465365292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1C503131" w14:textId="77777777" w:rsidR="00944842" w:rsidRDefault="005634D5">
      <w:pPr>
        <w:pStyle w:val="TOC4"/>
        <w:tabs>
          <w:tab w:val="right" w:leader="dot" w:pos="9016"/>
        </w:tabs>
        <w:rPr>
          <w:rFonts w:asciiTheme="minorHAnsi" w:eastAsiaTheme="minorEastAsia" w:hAnsiTheme="minorHAnsi"/>
          <w:noProof/>
          <w:sz w:val="22"/>
          <w:lang w:val="en-CA" w:eastAsia="en-CA"/>
        </w:rPr>
      </w:pPr>
      <w:hyperlink w:anchor="_Toc465365293"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_Toc465365293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4B7BF520" w14:textId="77777777" w:rsidR="00944842" w:rsidRDefault="005634D5">
      <w:pPr>
        <w:pStyle w:val="TOC1"/>
        <w:tabs>
          <w:tab w:val="right" w:leader="dot" w:pos="9016"/>
        </w:tabs>
        <w:rPr>
          <w:rFonts w:asciiTheme="minorHAnsi" w:eastAsiaTheme="minorEastAsia" w:hAnsiTheme="minorHAnsi"/>
          <w:noProof/>
          <w:sz w:val="22"/>
          <w:lang w:val="en-CA" w:eastAsia="en-CA"/>
        </w:rPr>
      </w:pPr>
      <w:hyperlink w:anchor="_Toc465365294" w:history="1">
        <w:r w:rsidR="00944842" w:rsidRPr="00A3586B">
          <w:rPr>
            <w:rStyle w:val="Hyperlink"/>
            <w:rFonts w:ascii="Times" w:hAnsi="Times"/>
            <w:noProof/>
          </w:rPr>
          <w:t>4.</w:t>
        </w:r>
        <w:r w:rsidR="00944842">
          <w:rPr>
            <w:rFonts w:asciiTheme="minorHAnsi" w:eastAsiaTheme="minorEastAsia" w:hAnsiTheme="minorHAnsi"/>
            <w:noProof/>
            <w:sz w:val="22"/>
            <w:lang w:val="en-CA" w:eastAsia="en-CA"/>
          </w:rPr>
          <w:tab/>
        </w:r>
        <w:r w:rsidR="00944842" w:rsidRPr="00A3586B">
          <w:rPr>
            <w:rStyle w:val="Hyperlink"/>
            <w:noProof/>
          </w:rPr>
          <w:t>MANAGEMENT OPTIONS</w:t>
        </w:r>
        <w:r w:rsidR="00944842">
          <w:rPr>
            <w:noProof/>
            <w:webHidden/>
          </w:rPr>
          <w:tab/>
        </w:r>
        <w:r w:rsidR="00944842">
          <w:rPr>
            <w:noProof/>
            <w:webHidden/>
          </w:rPr>
          <w:fldChar w:fldCharType="begin"/>
        </w:r>
        <w:r w:rsidR="00944842">
          <w:rPr>
            <w:noProof/>
            <w:webHidden/>
          </w:rPr>
          <w:instrText xml:space="preserve"> PAGEREF _Toc465365294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6D779BAC" w14:textId="77777777" w:rsidR="00944842" w:rsidRDefault="005634D5">
      <w:pPr>
        <w:pStyle w:val="TOC3"/>
        <w:tabs>
          <w:tab w:val="right" w:leader="dot" w:pos="9016"/>
        </w:tabs>
        <w:rPr>
          <w:rFonts w:asciiTheme="minorHAnsi" w:eastAsiaTheme="minorEastAsia" w:hAnsiTheme="minorHAnsi"/>
          <w:noProof/>
          <w:sz w:val="22"/>
          <w:lang w:val="en-CA" w:eastAsia="en-CA"/>
        </w:rPr>
      </w:pPr>
      <w:hyperlink w:anchor="_Toc465365295" w:history="1">
        <w:r w:rsidR="00944842" w:rsidRPr="00A3586B">
          <w:rPr>
            <w:rStyle w:val="Hyperlink"/>
            <w:rFonts w:ascii="Times" w:hAnsi="Times"/>
            <w:noProof/>
          </w:rPr>
          <w:t>I)</w:t>
        </w:r>
        <w:r w:rsidR="00944842" w:rsidRPr="00A3586B">
          <w:rPr>
            <w:rStyle w:val="Hyperlink"/>
            <w:noProof/>
          </w:rPr>
          <w:t xml:space="preserve"> Spatial strata for which TACs are set</w:t>
        </w:r>
        <w:r w:rsidR="00944842">
          <w:rPr>
            <w:noProof/>
            <w:webHidden/>
          </w:rPr>
          <w:tab/>
        </w:r>
        <w:r w:rsidR="00944842">
          <w:rPr>
            <w:noProof/>
            <w:webHidden/>
          </w:rPr>
          <w:fldChar w:fldCharType="begin"/>
        </w:r>
        <w:r w:rsidR="00944842">
          <w:rPr>
            <w:noProof/>
            <w:webHidden/>
          </w:rPr>
          <w:instrText xml:space="preserve"> PAGEREF _Toc465365295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209C0787" w14:textId="77777777" w:rsidR="00944842" w:rsidRDefault="005634D5">
      <w:pPr>
        <w:pStyle w:val="TOC4"/>
        <w:tabs>
          <w:tab w:val="right" w:leader="dot" w:pos="9016"/>
        </w:tabs>
        <w:rPr>
          <w:rFonts w:asciiTheme="minorHAnsi" w:eastAsiaTheme="minorEastAsia" w:hAnsiTheme="minorHAnsi"/>
          <w:noProof/>
          <w:sz w:val="22"/>
          <w:lang w:val="en-CA" w:eastAsia="en-CA"/>
        </w:rPr>
      </w:pPr>
      <w:hyperlink w:anchor="_Toc46536529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_Toc465365296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1CD98B34" w14:textId="77777777" w:rsidR="00944842" w:rsidRDefault="005634D5">
      <w:pPr>
        <w:pStyle w:val="TOC4"/>
        <w:tabs>
          <w:tab w:val="right" w:leader="dot" w:pos="9016"/>
        </w:tabs>
        <w:rPr>
          <w:rFonts w:asciiTheme="minorHAnsi" w:eastAsiaTheme="minorEastAsia" w:hAnsiTheme="minorHAnsi"/>
          <w:noProof/>
          <w:sz w:val="22"/>
          <w:lang w:val="en-CA" w:eastAsia="en-CA"/>
        </w:rPr>
      </w:pPr>
      <w:hyperlink w:anchor="_Toc46536529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_Toc465365297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60BE1677" w14:textId="77777777" w:rsidR="00944842" w:rsidRDefault="005634D5">
      <w:pPr>
        <w:pStyle w:val="TOC3"/>
        <w:tabs>
          <w:tab w:val="right" w:leader="dot" w:pos="9016"/>
        </w:tabs>
        <w:rPr>
          <w:rFonts w:asciiTheme="minorHAnsi" w:eastAsiaTheme="minorEastAsia" w:hAnsiTheme="minorHAnsi"/>
          <w:noProof/>
          <w:sz w:val="22"/>
          <w:lang w:val="en-CA" w:eastAsia="en-CA"/>
        </w:rPr>
      </w:pPr>
      <w:hyperlink w:anchor="_Toc465365298" w:history="1">
        <w:r w:rsidR="00944842" w:rsidRPr="00A3586B">
          <w:rPr>
            <w:rStyle w:val="Hyperlink"/>
            <w:rFonts w:ascii="Times" w:hAnsi="Times"/>
            <w:noProof/>
          </w:rPr>
          <w:t>II)</w:t>
        </w:r>
        <w:r w:rsidR="00944842" w:rsidRPr="00A3586B">
          <w:rPr>
            <w:rStyle w:val="Hyperlink"/>
            <w:noProof/>
          </w:rPr>
          <w:t xml:space="preserve"> Options for the frequency of setting TACs</w:t>
        </w:r>
        <w:r w:rsidR="00944842">
          <w:rPr>
            <w:noProof/>
            <w:webHidden/>
          </w:rPr>
          <w:tab/>
        </w:r>
        <w:r w:rsidR="00944842">
          <w:rPr>
            <w:noProof/>
            <w:webHidden/>
          </w:rPr>
          <w:fldChar w:fldCharType="begin"/>
        </w:r>
        <w:r w:rsidR="00944842">
          <w:rPr>
            <w:noProof/>
            <w:webHidden/>
          </w:rPr>
          <w:instrText xml:space="preserve"> PAGEREF _Toc465365298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7770C57E" w14:textId="77777777" w:rsidR="00944842" w:rsidRDefault="005634D5">
      <w:pPr>
        <w:pStyle w:val="TOC4"/>
        <w:tabs>
          <w:tab w:val="right" w:leader="dot" w:pos="9016"/>
        </w:tabs>
        <w:rPr>
          <w:rFonts w:asciiTheme="minorHAnsi" w:eastAsiaTheme="minorEastAsia" w:hAnsiTheme="minorHAnsi"/>
          <w:noProof/>
          <w:sz w:val="22"/>
          <w:lang w:val="en-CA" w:eastAsia="en-CA"/>
        </w:rPr>
      </w:pPr>
      <w:hyperlink w:anchor="_Toc46536529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_Toc465365299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3C55730D" w14:textId="77777777" w:rsidR="00944842" w:rsidRDefault="005634D5">
      <w:pPr>
        <w:pStyle w:val="TOC4"/>
        <w:tabs>
          <w:tab w:val="right" w:leader="dot" w:pos="9016"/>
        </w:tabs>
        <w:rPr>
          <w:rFonts w:asciiTheme="minorHAnsi" w:eastAsiaTheme="minorEastAsia" w:hAnsiTheme="minorHAnsi"/>
          <w:noProof/>
          <w:sz w:val="22"/>
          <w:lang w:val="en-CA" w:eastAsia="en-CA"/>
        </w:rPr>
      </w:pPr>
      <w:hyperlink w:anchor="_Toc46536530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_Toc465365300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352B925D" w14:textId="77777777" w:rsidR="00944842" w:rsidRDefault="005634D5">
      <w:pPr>
        <w:pStyle w:val="TOC3"/>
        <w:tabs>
          <w:tab w:val="right" w:leader="dot" w:pos="9016"/>
        </w:tabs>
        <w:rPr>
          <w:rFonts w:asciiTheme="minorHAnsi" w:eastAsiaTheme="minorEastAsia" w:hAnsiTheme="minorHAnsi"/>
          <w:noProof/>
          <w:sz w:val="22"/>
          <w:lang w:val="en-CA" w:eastAsia="en-CA"/>
        </w:rPr>
      </w:pPr>
      <w:hyperlink w:anchor="_Toc465365301" w:history="1">
        <w:r w:rsidR="00944842" w:rsidRPr="00A3586B">
          <w:rPr>
            <w:rStyle w:val="Hyperlink"/>
            <w:rFonts w:ascii="Times" w:hAnsi="Times"/>
            <w:noProof/>
          </w:rPr>
          <w:t>III)</w:t>
        </w:r>
        <w:r w:rsidR="00944842" w:rsidRPr="00A3586B">
          <w:rPr>
            <w:rStyle w:val="Hyperlink"/>
            <w:noProof/>
          </w:rPr>
          <w:t xml:space="preserve"> Upper limits on TACs</w:t>
        </w:r>
        <w:r w:rsidR="00944842">
          <w:rPr>
            <w:noProof/>
            <w:webHidden/>
          </w:rPr>
          <w:tab/>
        </w:r>
        <w:r w:rsidR="00944842">
          <w:rPr>
            <w:noProof/>
            <w:webHidden/>
          </w:rPr>
          <w:fldChar w:fldCharType="begin"/>
        </w:r>
        <w:r w:rsidR="00944842">
          <w:rPr>
            <w:noProof/>
            <w:webHidden/>
          </w:rPr>
          <w:instrText xml:space="preserve"> PAGEREF _Toc465365301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39ACF0D" w14:textId="77777777" w:rsidR="00944842" w:rsidRDefault="005634D5">
      <w:pPr>
        <w:pStyle w:val="TOC3"/>
        <w:tabs>
          <w:tab w:val="right" w:leader="dot" w:pos="9016"/>
        </w:tabs>
        <w:rPr>
          <w:rFonts w:asciiTheme="minorHAnsi" w:eastAsiaTheme="minorEastAsia" w:hAnsiTheme="minorHAnsi"/>
          <w:noProof/>
          <w:sz w:val="22"/>
          <w:lang w:val="en-CA" w:eastAsia="en-CA"/>
        </w:rPr>
      </w:pPr>
      <w:hyperlink w:anchor="_Toc465365302" w:history="1">
        <w:r w:rsidR="00944842" w:rsidRPr="00A3586B">
          <w:rPr>
            <w:rStyle w:val="Hyperlink"/>
            <w:rFonts w:ascii="Times" w:hAnsi="Times"/>
            <w:noProof/>
          </w:rPr>
          <w:t>IV)</w:t>
        </w:r>
        <w:r w:rsidR="00944842" w:rsidRPr="00A3586B">
          <w:rPr>
            <w:rStyle w:val="Hyperlink"/>
            <w:noProof/>
          </w:rPr>
          <w:t xml:space="preserve"> Minimum extent of TAC change</w:t>
        </w:r>
        <w:r w:rsidR="00944842">
          <w:rPr>
            <w:noProof/>
            <w:webHidden/>
          </w:rPr>
          <w:tab/>
        </w:r>
        <w:r w:rsidR="00944842">
          <w:rPr>
            <w:noProof/>
            <w:webHidden/>
          </w:rPr>
          <w:fldChar w:fldCharType="begin"/>
        </w:r>
        <w:r w:rsidR="00944842">
          <w:rPr>
            <w:noProof/>
            <w:webHidden/>
          </w:rPr>
          <w:instrText xml:space="preserve"> PAGEREF _Toc465365302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45061AB0" w14:textId="77777777" w:rsidR="00944842" w:rsidRDefault="005634D5">
      <w:pPr>
        <w:pStyle w:val="TOC4"/>
        <w:tabs>
          <w:tab w:val="right" w:leader="dot" w:pos="9016"/>
        </w:tabs>
        <w:rPr>
          <w:rFonts w:asciiTheme="minorHAnsi" w:eastAsiaTheme="minorEastAsia" w:hAnsiTheme="minorHAnsi"/>
          <w:noProof/>
          <w:sz w:val="22"/>
          <w:lang w:val="en-CA" w:eastAsia="en-CA"/>
        </w:rPr>
      </w:pPr>
      <w:hyperlink w:anchor="_Toc465365303"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_Toc465365303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163A9A2C" w14:textId="77777777" w:rsidR="00944842" w:rsidRDefault="005634D5">
      <w:pPr>
        <w:pStyle w:val="TOC4"/>
        <w:tabs>
          <w:tab w:val="right" w:leader="dot" w:pos="9016"/>
        </w:tabs>
        <w:rPr>
          <w:rFonts w:asciiTheme="minorHAnsi" w:eastAsiaTheme="minorEastAsia" w:hAnsiTheme="minorHAnsi"/>
          <w:noProof/>
          <w:sz w:val="22"/>
          <w:lang w:val="en-CA" w:eastAsia="en-CA"/>
        </w:rPr>
      </w:pPr>
      <w:hyperlink w:anchor="_Toc465365304"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_Toc465365304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139415B" w14:textId="77777777" w:rsidR="00944842" w:rsidRDefault="005634D5">
      <w:pPr>
        <w:pStyle w:val="TOC3"/>
        <w:tabs>
          <w:tab w:val="right" w:leader="dot" w:pos="9016"/>
        </w:tabs>
        <w:rPr>
          <w:rFonts w:asciiTheme="minorHAnsi" w:eastAsiaTheme="minorEastAsia" w:hAnsiTheme="minorHAnsi"/>
          <w:noProof/>
          <w:sz w:val="22"/>
          <w:lang w:val="en-CA" w:eastAsia="en-CA"/>
        </w:rPr>
      </w:pPr>
      <w:hyperlink w:anchor="_Toc465365305" w:history="1">
        <w:r w:rsidR="00944842" w:rsidRPr="00A3586B">
          <w:rPr>
            <w:rStyle w:val="Hyperlink"/>
            <w:rFonts w:ascii="Times" w:hAnsi="Times"/>
            <w:noProof/>
          </w:rPr>
          <w:t>V)</w:t>
        </w:r>
        <w:r w:rsidR="00944842" w:rsidRPr="00A3586B">
          <w:rPr>
            <w:rStyle w:val="Hyperlink"/>
            <w:noProof/>
          </w:rPr>
          <w:t xml:space="preserve"> Maximum extent of TAC change</w:t>
        </w:r>
        <w:r w:rsidR="00944842">
          <w:rPr>
            <w:noProof/>
            <w:webHidden/>
          </w:rPr>
          <w:tab/>
        </w:r>
        <w:r w:rsidR="00944842">
          <w:rPr>
            <w:noProof/>
            <w:webHidden/>
          </w:rPr>
          <w:fldChar w:fldCharType="begin"/>
        </w:r>
        <w:r w:rsidR="00944842">
          <w:rPr>
            <w:noProof/>
            <w:webHidden/>
          </w:rPr>
          <w:instrText xml:space="preserve"> PAGEREF _Toc465365305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C8D22D0" w14:textId="77777777" w:rsidR="00944842" w:rsidRDefault="005634D5">
      <w:pPr>
        <w:pStyle w:val="TOC4"/>
        <w:tabs>
          <w:tab w:val="right" w:leader="dot" w:pos="9016"/>
        </w:tabs>
        <w:rPr>
          <w:rFonts w:asciiTheme="minorHAnsi" w:eastAsiaTheme="minorEastAsia" w:hAnsiTheme="minorHAnsi"/>
          <w:noProof/>
          <w:sz w:val="22"/>
          <w:lang w:val="en-CA" w:eastAsia="en-CA"/>
        </w:rPr>
      </w:pPr>
      <w:hyperlink w:anchor="_Toc46536530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_Toc465365306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7D7D6ED5" w14:textId="77777777" w:rsidR="00944842" w:rsidRDefault="005634D5">
      <w:pPr>
        <w:pStyle w:val="TOC4"/>
        <w:tabs>
          <w:tab w:val="right" w:leader="dot" w:pos="9016"/>
        </w:tabs>
        <w:rPr>
          <w:rFonts w:asciiTheme="minorHAnsi" w:eastAsiaTheme="minorEastAsia" w:hAnsiTheme="minorHAnsi"/>
          <w:noProof/>
          <w:sz w:val="22"/>
          <w:lang w:val="en-CA" w:eastAsia="en-CA"/>
        </w:rPr>
      </w:pPr>
      <w:hyperlink w:anchor="_Toc46536530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_Toc465365307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5011E986" w14:textId="77777777" w:rsidR="00944842" w:rsidRDefault="005634D5">
      <w:pPr>
        <w:pStyle w:val="TOC3"/>
        <w:tabs>
          <w:tab w:val="right" w:leader="dot" w:pos="9016"/>
        </w:tabs>
        <w:rPr>
          <w:rFonts w:asciiTheme="minorHAnsi" w:eastAsiaTheme="minorEastAsia" w:hAnsiTheme="minorHAnsi"/>
          <w:noProof/>
          <w:sz w:val="22"/>
          <w:lang w:val="en-CA" w:eastAsia="en-CA"/>
        </w:rPr>
      </w:pPr>
      <w:hyperlink w:anchor="_Toc465365308" w:history="1">
        <w:r w:rsidR="00944842" w:rsidRPr="00A3586B">
          <w:rPr>
            <w:rStyle w:val="Hyperlink"/>
            <w:rFonts w:ascii="Times" w:hAnsi="Times"/>
            <w:noProof/>
          </w:rPr>
          <w:t>VI)</w:t>
        </w:r>
        <w:r w:rsidR="00944842" w:rsidRPr="00A3586B">
          <w:rPr>
            <w:rStyle w:val="Hyperlink"/>
            <w:noProof/>
          </w:rPr>
          <w:t xml:space="preserve"> Technical measures</w:t>
        </w:r>
        <w:r w:rsidR="00944842">
          <w:rPr>
            <w:noProof/>
            <w:webHidden/>
          </w:rPr>
          <w:tab/>
        </w:r>
        <w:r w:rsidR="00944842">
          <w:rPr>
            <w:noProof/>
            <w:webHidden/>
          </w:rPr>
          <w:fldChar w:fldCharType="begin"/>
        </w:r>
        <w:r w:rsidR="00944842">
          <w:rPr>
            <w:noProof/>
            <w:webHidden/>
          </w:rPr>
          <w:instrText xml:space="preserve"> PAGEREF _Toc465365308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5A38952A" w14:textId="77777777" w:rsidR="00944842" w:rsidRDefault="005634D5">
      <w:pPr>
        <w:pStyle w:val="TOC1"/>
        <w:tabs>
          <w:tab w:val="right" w:leader="dot" w:pos="9016"/>
        </w:tabs>
        <w:rPr>
          <w:rFonts w:asciiTheme="minorHAnsi" w:eastAsiaTheme="minorEastAsia" w:hAnsiTheme="minorHAnsi"/>
          <w:noProof/>
          <w:sz w:val="22"/>
          <w:lang w:val="en-CA" w:eastAsia="en-CA"/>
        </w:rPr>
      </w:pPr>
      <w:hyperlink w:anchor="_Toc465365309" w:history="1">
        <w:r w:rsidR="00944842" w:rsidRPr="00A3586B">
          <w:rPr>
            <w:rStyle w:val="Hyperlink"/>
            <w:rFonts w:ascii="Times" w:hAnsi="Times"/>
            <w:noProof/>
          </w:rPr>
          <w:t>5.</w:t>
        </w:r>
        <w:r w:rsidR="00944842">
          <w:rPr>
            <w:rFonts w:asciiTheme="minorHAnsi" w:eastAsiaTheme="minorEastAsia" w:hAnsiTheme="minorHAnsi"/>
            <w:noProof/>
            <w:sz w:val="22"/>
            <w:lang w:val="en-CA" w:eastAsia="en-CA"/>
          </w:rPr>
          <w:tab/>
        </w:r>
        <w:r w:rsidR="00944842" w:rsidRPr="00A3586B">
          <w:rPr>
            <w:rStyle w:val="Hyperlink"/>
            <w:noProof/>
          </w:rPr>
          <w:t>FUTURE RECRUITMENT AND DISTRIBUTION SCENARIOS</w:t>
        </w:r>
        <w:r w:rsidR="00944842">
          <w:rPr>
            <w:noProof/>
            <w:webHidden/>
          </w:rPr>
          <w:tab/>
        </w:r>
        <w:r w:rsidR="00944842">
          <w:rPr>
            <w:noProof/>
            <w:webHidden/>
          </w:rPr>
          <w:fldChar w:fldCharType="begin"/>
        </w:r>
        <w:r w:rsidR="00944842">
          <w:rPr>
            <w:noProof/>
            <w:webHidden/>
          </w:rPr>
          <w:instrText xml:space="preserve"> PAGEREF _Toc465365309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47BF6425" w14:textId="77777777" w:rsidR="00944842" w:rsidRDefault="005634D5">
      <w:pPr>
        <w:pStyle w:val="TOC3"/>
        <w:tabs>
          <w:tab w:val="right" w:leader="dot" w:pos="9016"/>
        </w:tabs>
        <w:rPr>
          <w:rFonts w:asciiTheme="minorHAnsi" w:eastAsiaTheme="minorEastAsia" w:hAnsiTheme="minorHAnsi"/>
          <w:noProof/>
          <w:sz w:val="22"/>
          <w:lang w:val="en-CA" w:eastAsia="en-CA"/>
        </w:rPr>
      </w:pPr>
      <w:hyperlink w:anchor="_Toc465365310" w:history="1">
        <w:r w:rsidR="00944842" w:rsidRPr="00A3586B">
          <w:rPr>
            <w:rStyle w:val="Hyperlink"/>
            <w:rFonts w:ascii="Times" w:hAnsi="Times"/>
            <w:noProof/>
          </w:rPr>
          <w:t>I)</w:t>
        </w:r>
        <w:r w:rsidR="00944842" w:rsidRPr="00A3586B">
          <w:rPr>
            <w:rStyle w:val="Hyperlink"/>
            <w:noProof/>
          </w:rPr>
          <w:t xml:space="preserve"> West</w:t>
        </w:r>
        <w:r w:rsidR="00944842">
          <w:rPr>
            <w:noProof/>
            <w:webHidden/>
          </w:rPr>
          <w:tab/>
        </w:r>
        <w:r w:rsidR="00944842">
          <w:rPr>
            <w:noProof/>
            <w:webHidden/>
          </w:rPr>
          <w:fldChar w:fldCharType="begin"/>
        </w:r>
        <w:r w:rsidR="00944842">
          <w:rPr>
            <w:noProof/>
            <w:webHidden/>
          </w:rPr>
          <w:instrText xml:space="preserve"> PAGEREF _Toc465365310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1471AAE6" w14:textId="77777777" w:rsidR="00944842" w:rsidRDefault="005634D5">
      <w:pPr>
        <w:pStyle w:val="TOC3"/>
        <w:tabs>
          <w:tab w:val="right" w:leader="dot" w:pos="9016"/>
        </w:tabs>
        <w:rPr>
          <w:rFonts w:asciiTheme="minorHAnsi" w:eastAsiaTheme="minorEastAsia" w:hAnsiTheme="minorHAnsi"/>
          <w:noProof/>
          <w:sz w:val="22"/>
          <w:lang w:val="en-CA" w:eastAsia="en-CA"/>
        </w:rPr>
      </w:pPr>
      <w:hyperlink w:anchor="_Toc465365311" w:history="1">
        <w:r w:rsidR="00944842" w:rsidRPr="00A3586B">
          <w:rPr>
            <w:rStyle w:val="Hyperlink"/>
            <w:rFonts w:ascii="Times" w:hAnsi="Times"/>
            <w:noProof/>
          </w:rPr>
          <w:t>II)</w:t>
        </w:r>
        <w:r w:rsidR="00944842" w:rsidRPr="00A3586B">
          <w:rPr>
            <w:rStyle w:val="Hyperlink"/>
            <w:noProof/>
          </w:rPr>
          <w:t xml:space="preserve"> East + Mediterranean</w:t>
        </w:r>
        <w:r w:rsidR="00944842">
          <w:rPr>
            <w:noProof/>
            <w:webHidden/>
          </w:rPr>
          <w:tab/>
        </w:r>
        <w:r w:rsidR="00944842">
          <w:rPr>
            <w:noProof/>
            <w:webHidden/>
          </w:rPr>
          <w:fldChar w:fldCharType="begin"/>
        </w:r>
        <w:r w:rsidR="00944842">
          <w:rPr>
            <w:noProof/>
            <w:webHidden/>
          </w:rPr>
          <w:instrText xml:space="preserve"> PAGEREF _Toc465365311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67B5E9A8" w14:textId="77777777" w:rsidR="00944842" w:rsidRDefault="005634D5">
      <w:pPr>
        <w:pStyle w:val="TOC3"/>
        <w:tabs>
          <w:tab w:val="right" w:leader="dot" w:pos="9016"/>
        </w:tabs>
        <w:rPr>
          <w:rFonts w:asciiTheme="minorHAnsi" w:eastAsiaTheme="minorEastAsia" w:hAnsiTheme="minorHAnsi"/>
          <w:noProof/>
          <w:sz w:val="22"/>
          <w:lang w:val="en-CA" w:eastAsia="en-CA"/>
        </w:rPr>
      </w:pPr>
      <w:hyperlink w:anchor="_Toc465365312" w:history="1">
        <w:r w:rsidR="00944842" w:rsidRPr="00A3586B">
          <w:rPr>
            <w:rStyle w:val="Hyperlink"/>
            <w:rFonts w:ascii="Times" w:hAnsi="Times"/>
            <w:noProof/>
          </w:rPr>
          <w:t>III)</w:t>
        </w:r>
        <w:r w:rsidR="00944842" w:rsidRPr="00A3586B">
          <w:rPr>
            <w:rStyle w:val="Hyperlink"/>
            <w:noProof/>
          </w:rPr>
          <w:t xml:space="preserve"> Future regime shifts</w:t>
        </w:r>
        <w:r w:rsidR="00944842">
          <w:rPr>
            <w:noProof/>
            <w:webHidden/>
          </w:rPr>
          <w:tab/>
        </w:r>
        <w:r w:rsidR="00944842">
          <w:rPr>
            <w:noProof/>
            <w:webHidden/>
          </w:rPr>
          <w:fldChar w:fldCharType="begin"/>
        </w:r>
        <w:r w:rsidR="00944842">
          <w:rPr>
            <w:noProof/>
            <w:webHidden/>
          </w:rPr>
          <w:instrText xml:space="preserve"> PAGEREF _Toc465365312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48D1C366" w14:textId="77777777" w:rsidR="00944842" w:rsidRDefault="005634D5">
      <w:pPr>
        <w:pStyle w:val="TOC4"/>
        <w:tabs>
          <w:tab w:val="right" w:leader="dot" w:pos="9016"/>
        </w:tabs>
        <w:rPr>
          <w:rFonts w:asciiTheme="minorHAnsi" w:eastAsiaTheme="minorEastAsia" w:hAnsiTheme="minorHAnsi"/>
          <w:noProof/>
          <w:sz w:val="22"/>
          <w:lang w:val="en-CA" w:eastAsia="en-CA"/>
        </w:rPr>
      </w:pPr>
      <w:hyperlink w:anchor="_Toc465365313" w:history="1">
        <w:r w:rsidR="00944842" w:rsidRPr="00A3586B">
          <w:rPr>
            <w:rStyle w:val="Hyperlink"/>
            <w:noProof/>
          </w:rPr>
          <w:t>West</w:t>
        </w:r>
        <w:r w:rsidR="00944842">
          <w:rPr>
            <w:noProof/>
            <w:webHidden/>
          </w:rPr>
          <w:tab/>
        </w:r>
        <w:r w:rsidR="00944842">
          <w:rPr>
            <w:noProof/>
            <w:webHidden/>
          </w:rPr>
          <w:fldChar w:fldCharType="begin"/>
        </w:r>
        <w:r w:rsidR="00944842">
          <w:rPr>
            <w:noProof/>
            <w:webHidden/>
          </w:rPr>
          <w:instrText xml:space="preserve"> PAGEREF _Toc465365313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3241F314" w14:textId="77777777" w:rsidR="00944842" w:rsidRDefault="005634D5">
      <w:pPr>
        <w:pStyle w:val="TOC4"/>
        <w:tabs>
          <w:tab w:val="right" w:leader="dot" w:pos="9016"/>
        </w:tabs>
        <w:rPr>
          <w:rFonts w:asciiTheme="minorHAnsi" w:eastAsiaTheme="minorEastAsia" w:hAnsiTheme="minorHAnsi"/>
          <w:noProof/>
          <w:sz w:val="22"/>
          <w:lang w:val="en-CA" w:eastAsia="en-CA"/>
        </w:rPr>
      </w:pPr>
      <w:hyperlink w:anchor="_Toc465365314" w:history="1">
        <w:r w:rsidR="00944842" w:rsidRPr="00A3586B">
          <w:rPr>
            <w:rStyle w:val="Hyperlink"/>
            <w:noProof/>
          </w:rPr>
          <w:t>East+Med</w:t>
        </w:r>
        <w:r w:rsidR="00944842">
          <w:rPr>
            <w:noProof/>
            <w:webHidden/>
          </w:rPr>
          <w:tab/>
        </w:r>
        <w:r w:rsidR="00944842">
          <w:rPr>
            <w:noProof/>
            <w:webHidden/>
          </w:rPr>
          <w:fldChar w:fldCharType="begin"/>
        </w:r>
        <w:r w:rsidR="00944842">
          <w:rPr>
            <w:noProof/>
            <w:webHidden/>
          </w:rPr>
          <w:instrText xml:space="preserve"> PAGEREF _Toc465365314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271703A2" w14:textId="77777777" w:rsidR="00944842" w:rsidRDefault="005634D5">
      <w:pPr>
        <w:pStyle w:val="TOC3"/>
        <w:tabs>
          <w:tab w:val="right" w:leader="dot" w:pos="9016"/>
        </w:tabs>
        <w:rPr>
          <w:rFonts w:asciiTheme="minorHAnsi" w:eastAsiaTheme="minorEastAsia" w:hAnsiTheme="minorHAnsi"/>
          <w:noProof/>
          <w:sz w:val="22"/>
          <w:lang w:val="en-CA" w:eastAsia="en-CA"/>
        </w:rPr>
      </w:pPr>
      <w:hyperlink w:anchor="_Toc465365315" w:history="1">
        <w:r w:rsidR="00944842" w:rsidRPr="00A3586B">
          <w:rPr>
            <w:rStyle w:val="Hyperlink"/>
            <w:rFonts w:ascii="Times" w:hAnsi="Times"/>
            <w:noProof/>
          </w:rPr>
          <w:t>IV)</w:t>
        </w:r>
        <w:r w:rsidR="00944842" w:rsidRPr="00A3586B">
          <w:rPr>
            <w:rStyle w:val="Hyperlink"/>
            <w:noProof/>
          </w:rPr>
          <w:t xml:space="preserve"> Statistical properties</w:t>
        </w:r>
        <w:r w:rsidR="00944842">
          <w:rPr>
            <w:noProof/>
            <w:webHidden/>
          </w:rPr>
          <w:tab/>
        </w:r>
        <w:r w:rsidR="00944842">
          <w:rPr>
            <w:noProof/>
            <w:webHidden/>
          </w:rPr>
          <w:fldChar w:fldCharType="begin"/>
        </w:r>
        <w:r w:rsidR="00944842">
          <w:rPr>
            <w:noProof/>
            <w:webHidden/>
          </w:rPr>
          <w:instrText xml:space="preserve"> PAGEREF _Toc465365315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38F32EA0" w14:textId="77777777" w:rsidR="00944842" w:rsidRDefault="005634D5">
      <w:pPr>
        <w:pStyle w:val="TOC4"/>
        <w:tabs>
          <w:tab w:val="right" w:leader="dot" w:pos="9016"/>
        </w:tabs>
        <w:rPr>
          <w:rFonts w:asciiTheme="minorHAnsi" w:eastAsiaTheme="minorEastAsia" w:hAnsiTheme="minorHAnsi"/>
          <w:noProof/>
          <w:sz w:val="22"/>
          <w:lang w:val="en-CA" w:eastAsia="en-CA"/>
        </w:rPr>
      </w:pPr>
      <w:hyperlink w:anchor="_Toc46536531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_Toc465365316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6450829F" w14:textId="77777777" w:rsidR="00944842" w:rsidRDefault="005634D5">
      <w:pPr>
        <w:pStyle w:val="TOC4"/>
        <w:tabs>
          <w:tab w:val="right" w:leader="dot" w:pos="9016"/>
        </w:tabs>
        <w:rPr>
          <w:rFonts w:asciiTheme="minorHAnsi" w:eastAsiaTheme="minorEastAsia" w:hAnsiTheme="minorHAnsi"/>
          <w:noProof/>
          <w:sz w:val="22"/>
          <w:lang w:val="en-CA" w:eastAsia="en-CA"/>
        </w:rPr>
      </w:pPr>
      <w:hyperlink w:anchor="_Toc46536531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_Toc465365317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7FAFE713" w14:textId="77777777" w:rsidR="00944842" w:rsidRDefault="005634D5">
      <w:pPr>
        <w:pStyle w:val="TOC3"/>
        <w:tabs>
          <w:tab w:val="right" w:leader="dot" w:pos="9016"/>
        </w:tabs>
        <w:rPr>
          <w:rFonts w:asciiTheme="minorHAnsi" w:eastAsiaTheme="minorEastAsia" w:hAnsiTheme="minorHAnsi"/>
          <w:noProof/>
          <w:sz w:val="22"/>
          <w:lang w:val="en-CA" w:eastAsia="en-CA"/>
        </w:rPr>
      </w:pPr>
      <w:hyperlink w:anchor="_Toc465365318" w:history="1">
        <w:r w:rsidR="00944842" w:rsidRPr="00A3586B">
          <w:rPr>
            <w:rStyle w:val="Hyperlink"/>
            <w:rFonts w:ascii="Times" w:hAnsi="Times"/>
            <w:noProof/>
          </w:rPr>
          <w:t>V)</w:t>
        </w:r>
        <w:r w:rsidR="00944842" w:rsidRPr="00A3586B">
          <w:rPr>
            <w:rStyle w:val="Hyperlink"/>
            <w:noProof/>
          </w:rPr>
          <w:t xml:space="preserve"> Possible future distributional changes</w:t>
        </w:r>
        <w:r w:rsidR="00944842">
          <w:rPr>
            <w:noProof/>
            <w:webHidden/>
          </w:rPr>
          <w:tab/>
        </w:r>
        <w:r w:rsidR="00944842">
          <w:rPr>
            <w:noProof/>
            <w:webHidden/>
          </w:rPr>
          <w:fldChar w:fldCharType="begin"/>
        </w:r>
        <w:r w:rsidR="00944842">
          <w:rPr>
            <w:noProof/>
            <w:webHidden/>
          </w:rPr>
          <w:instrText xml:space="preserve"> PAGEREF _Toc465365318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1A40B186" w14:textId="77777777" w:rsidR="00944842" w:rsidRDefault="005634D5">
      <w:pPr>
        <w:pStyle w:val="TOC1"/>
        <w:tabs>
          <w:tab w:val="right" w:leader="dot" w:pos="9016"/>
        </w:tabs>
        <w:rPr>
          <w:rFonts w:asciiTheme="minorHAnsi" w:eastAsiaTheme="minorEastAsia" w:hAnsiTheme="minorHAnsi"/>
          <w:noProof/>
          <w:sz w:val="22"/>
          <w:lang w:val="en-CA" w:eastAsia="en-CA"/>
        </w:rPr>
      </w:pPr>
      <w:hyperlink w:anchor="_Toc465365319" w:history="1">
        <w:r w:rsidR="00944842" w:rsidRPr="00A3586B">
          <w:rPr>
            <w:rStyle w:val="Hyperlink"/>
            <w:rFonts w:ascii="Times" w:hAnsi="Times"/>
            <w:noProof/>
          </w:rPr>
          <w:t>6.</w:t>
        </w:r>
        <w:r w:rsidR="00944842">
          <w:rPr>
            <w:rFonts w:asciiTheme="minorHAnsi" w:eastAsiaTheme="minorEastAsia" w:hAnsiTheme="minorHAnsi"/>
            <w:noProof/>
            <w:sz w:val="22"/>
            <w:lang w:val="en-CA" w:eastAsia="en-CA"/>
          </w:rPr>
          <w:tab/>
        </w:r>
        <w:r w:rsidR="00944842" w:rsidRPr="00A3586B">
          <w:rPr>
            <w:rStyle w:val="Hyperlink"/>
            <w:noProof/>
          </w:rPr>
          <w:t>FUTURE CATCHES</w:t>
        </w:r>
        <w:r w:rsidR="00944842">
          <w:rPr>
            <w:noProof/>
            <w:webHidden/>
          </w:rPr>
          <w:tab/>
        </w:r>
        <w:r w:rsidR="00944842">
          <w:rPr>
            <w:noProof/>
            <w:webHidden/>
          </w:rPr>
          <w:fldChar w:fldCharType="begin"/>
        </w:r>
        <w:r w:rsidR="00944842">
          <w:rPr>
            <w:noProof/>
            <w:webHidden/>
          </w:rPr>
          <w:instrText xml:space="preserve"> PAGEREF _Toc465365319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3EE731A1" w14:textId="77777777" w:rsidR="00944842" w:rsidRDefault="005634D5">
      <w:pPr>
        <w:pStyle w:val="TOC4"/>
        <w:tabs>
          <w:tab w:val="right" w:leader="dot" w:pos="9016"/>
        </w:tabs>
        <w:rPr>
          <w:rFonts w:asciiTheme="minorHAnsi" w:eastAsiaTheme="minorEastAsia" w:hAnsiTheme="minorHAnsi"/>
          <w:noProof/>
          <w:sz w:val="22"/>
          <w:lang w:val="en-CA" w:eastAsia="en-CA"/>
        </w:rPr>
      </w:pPr>
      <w:hyperlink w:anchor="_Toc465365320"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_Toc465365320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4667C00F" w14:textId="77777777" w:rsidR="00944842" w:rsidRDefault="005634D5">
      <w:pPr>
        <w:pStyle w:val="TOC4"/>
        <w:tabs>
          <w:tab w:val="right" w:leader="dot" w:pos="9016"/>
        </w:tabs>
        <w:rPr>
          <w:rFonts w:asciiTheme="minorHAnsi" w:eastAsiaTheme="minorEastAsia" w:hAnsiTheme="minorHAnsi"/>
          <w:noProof/>
          <w:sz w:val="22"/>
          <w:lang w:val="en-CA" w:eastAsia="en-CA"/>
        </w:rPr>
      </w:pPr>
      <w:hyperlink w:anchor="_Toc465365321"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_Toc465365321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153FDFBC" w14:textId="77777777" w:rsidR="00944842" w:rsidRDefault="005634D5">
      <w:pPr>
        <w:pStyle w:val="TOC1"/>
        <w:tabs>
          <w:tab w:val="right" w:leader="dot" w:pos="9016"/>
        </w:tabs>
        <w:rPr>
          <w:rFonts w:asciiTheme="minorHAnsi" w:eastAsiaTheme="minorEastAsia" w:hAnsiTheme="minorHAnsi"/>
          <w:noProof/>
          <w:sz w:val="22"/>
          <w:lang w:val="en-CA" w:eastAsia="en-CA"/>
        </w:rPr>
      </w:pPr>
      <w:hyperlink w:anchor="_Toc465365322" w:history="1">
        <w:r w:rsidR="00944842" w:rsidRPr="00A3586B">
          <w:rPr>
            <w:rStyle w:val="Hyperlink"/>
            <w:rFonts w:ascii="Times" w:hAnsi="Times"/>
            <w:noProof/>
          </w:rPr>
          <w:t>7.</w:t>
        </w:r>
        <w:r w:rsidR="00944842">
          <w:rPr>
            <w:rFonts w:asciiTheme="minorHAnsi" w:eastAsiaTheme="minorEastAsia" w:hAnsiTheme="minorHAnsi"/>
            <w:noProof/>
            <w:sz w:val="22"/>
            <w:lang w:val="en-CA" w:eastAsia="en-CA"/>
          </w:rPr>
          <w:tab/>
        </w:r>
        <w:r w:rsidR="00944842" w:rsidRPr="00A3586B">
          <w:rPr>
            <w:rStyle w:val="Hyperlink"/>
            <w:noProof/>
          </w:rPr>
          <w:t>GENERATION OF FUTURE DATA</w:t>
        </w:r>
        <w:r w:rsidR="00944842">
          <w:rPr>
            <w:noProof/>
            <w:webHidden/>
          </w:rPr>
          <w:tab/>
        </w:r>
        <w:r w:rsidR="00944842">
          <w:rPr>
            <w:noProof/>
            <w:webHidden/>
          </w:rPr>
          <w:fldChar w:fldCharType="begin"/>
        </w:r>
        <w:r w:rsidR="00944842">
          <w:rPr>
            <w:noProof/>
            <w:webHidden/>
          </w:rPr>
          <w:instrText xml:space="preserve"> PAGEREF _Toc465365322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E76F26F" w14:textId="77777777" w:rsidR="00944842" w:rsidRDefault="005634D5">
      <w:pPr>
        <w:pStyle w:val="TOC3"/>
        <w:tabs>
          <w:tab w:val="right" w:leader="dot" w:pos="9016"/>
        </w:tabs>
        <w:rPr>
          <w:rFonts w:asciiTheme="minorHAnsi" w:eastAsiaTheme="minorEastAsia" w:hAnsiTheme="minorHAnsi"/>
          <w:noProof/>
          <w:sz w:val="22"/>
          <w:lang w:val="en-CA" w:eastAsia="en-CA"/>
        </w:rPr>
      </w:pPr>
      <w:hyperlink w:anchor="_Toc465365323" w:history="1">
        <w:r w:rsidR="00944842" w:rsidRPr="00A3586B">
          <w:rPr>
            <w:rStyle w:val="Hyperlink"/>
            <w:rFonts w:ascii="Times" w:hAnsi="Times"/>
            <w:noProof/>
          </w:rPr>
          <w:t>I)</w:t>
        </w:r>
        <w:r w:rsidR="00944842" w:rsidRPr="00A3586B">
          <w:rPr>
            <w:rStyle w:val="Hyperlink"/>
            <w:noProof/>
          </w:rPr>
          <w:t xml:space="preserve"> Baseline suggestions</w:t>
        </w:r>
        <w:r w:rsidR="00944842">
          <w:rPr>
            <w:noProof/>
            <w:webHidden/>
          </w:rPr>
          <w:tab/>
        </w:r>
        <w:r w:rsidR="00944842">
          <w:rPr>
            <w:noProof/>
            <w:webHidden/>
          </w:rPr>
          <w:fldChar w:fldCharType="begin"/>
        </w:r>
        <w:r w:rsidR="00944842">
          <w:rPr>
            <w:noProof/>
            <w:webHidden/>
          </w:rPr>
          <w:instrText xml:space="preserve"> PAGEREF _Toc465365323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43F5C93" w14:textId="77777777" w:rsidR="00944842" w:rsidRDefault="005634D5">
      <w:pPr>
        <w:pStyle w:val="TOC4"/>
        <w:tabs>
          <w:tab w:val="right" w:leader="dot" w:pos="9016"/>
        </w:tabs>
        <w:rPr>
          <w:rFonts w:asciiTheme="minorHAnsi" w:eastAsiaTheme="minorEastAsia" w:hAnsiTheme="minorHAnsi"/>
          <w:noProof/>
          <w:sz w:val="22"/>
          <w:lang w:val="en-CA" w:eastAsia="en-CA"/>
        </w:rPr>
      </w:pPr>
      <w:hyperlink w:anchor="_Toc465365324" w:history="1">
        <w:r w:rsidR="00944842" w:rsidRPr="00A3586B">
          <w:rPr>
            <w:rStyle w:val="Hyperlink"/>
            <w:noProof/>
          </w:rPr>
          <w:t>West</w:t>
        </w:r>
        <w:r w:rsidR="00944842">
          <w:rPr>
            <w:noProof/>
            <w:webHidden/>
          </w:rPr>
          <w:tab/>
        </w:r>
        <w:r w:rsidR="00944842">
          <w:rPr>
            <w:noProof/>
            <w:webHidden/>
          </w:rPr>
          <w:fldChar w:fldCharType="begin"/>
        </w:r>
        <w:r w:rsidR="00944842">
          <w:rPr>
            <w:noProof/>
            <w:webHidden/>
          </w:rPr>
          <w:instrText xml:space="preserve"> PAGEREF _Toc465365324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DCF3B7C" w14:textId="77777777" w:rsidR="00944842" w:rsidRDefault="005634D5">
      <w:pPr>
        <w:pStyle w:val="TOC4"/>
        <w:tabs>
          <w:tab w:val="right" w:leader="dot" w:pos="9016"/>
        </w:tabs>
        <w:rPr>
          <w:rFonts w:asciiTheme="minorHAnsi" w:eastAsiaTheme="minorEastAsia" w:hAnsiTheme="minorHAnsi"/>
          <w:noProof/>
          <w:sz w:val="22"/>
          <w:lang w:val="en-CA" w:eastAsia="en-CA"/>
        </w:rPr>
      </w:pPr>
      <w:hyperlink w:anchor="_Toc465365325" w:history="1">
        <w:r w:rsidR="00944842" w:rsidRPr="00A3586B">
          <w:rPr>
            <w:rStyle w:val="Hyperlink"/>
            <w:noProof/>
          </w:rPr>
          <w:t>East+Med</w:t>
        </w:r>
        <w:r w:rsidR="00944842">
          <w:rPr>
            <w:noProof/>
            <w:webHidden/>
          </w:rPr>
          <w:tab/>
        </w:r>
        <w:r w:rsidR="00944842">
          <w:rPr>
            <w:noProof/>
            <w:webHidden/>
          </w:rPr>
          <w:fldChar w:fldCharType="begin"/>
        </w:r>
        <w:r w:rsidR="00944842">
          <w:rPr>
            <w:noProof/>
            <w:webHidden/>
          </w:rPr>
          <w:instrText xml:space="preserve"> PAGEREF _Toc465365325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2229D3D9" w14:textId="77777777" w:rsidR="00944842" w:rsidRDefault="005634D5">
      <w:pPr>
        <w:pStyle w:val="TOC3"/>
        <w:tabs>
          <w:tab w:val="right" w:leader="dot" w:pos="9016"/>
        </w:tabs>
        <w:rPr>
          <w:rFonts w:asciiTheme="minorHAnsi" w:eastAsiaTheme="minorEastAsia" w:hAnsiTheme="minorHAnsi"/>
          <w:noProof/>
          <w:sz w:val="22"/>
          <w:lang w:val="en-CA" w:eastAsia="en-CA"/>
        </w:rPr>
      </w:pPr>
      <w:hyperlink w:anchor="_Toc465365326" w:history="1">
        <w:r w:rsidR="00944842" w:rsidRPr="00A3586B">
          <w:rPr>
            <w:rStyle w:val="Hyperlink"/>
            <w:rFonts w:ascii="Times" w:hAnsi="Times"/>
            <w:noProof/>
          </w:rPr>
          <w:t>II)</w:t>
        </w:r>
        <w:r w:rsidR="00944842" w:rsidRPr="00A3586B">
          <w:rPr>
            <w:rStyle w:val="Hyperlink"/>
            <w:noProof/>
          </w:rPr>
          <w:t xml:space="preserve"> Alternative options</w:t>
        </w:r>
        <w:r w:rsidR="00944842">
          <w:rPr>
            <w:noProof/>
            <w:webHidden/>
          </w:rPr>
          <w:tab/>
        </w:r>
        <w:r w:rsidR="00944842">
          <w:rPr>
            <w:noProof/>
            <w:webHidden/>
          </w:rPr>
          <w:fldChar w:fldCharType="begin"/>
        </w:r>
        <w:r w:rsidR="00944842">
          <w:rPr>
            <w:noProof/>
            <w:webHidden/>
          </w:rPr>
          <w:instrText xml:space="preserve"> PAGEREF _Toc465365326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39B0F078" w14:textId="77777777" w:rsidR="00944842" w:rsidRDefault="005634D5">
      <w:pPr>
        <w:pStyle w:val="TOC3"/>
        <w:tabs>
          <w:tab w:val="right" w:leader="dot" w:pos="9016"/>
        </w:tabs>
        <w:rPr>
          <w:rFonts w:asciiTheme="minorHAnsi" w:eastAsiaTheme="minorEastAsia" w:hAnsiTheme="minorHAnsi"/>
          <w:noProof/>
          <w:sz w:val="22"/>
          <w:lang w:val="en-CA" w:eastAsia="en-CA"/>
        </w:rPr>
      </w:pPr>
      <w:hyperlink w:anchor="_Toc465365327" w:history="1">
        <w:r w:rsidR="00944842" w:rsidRPr="00A3586B">
          <w:rPr>
            <w:rStyle w:val="Hyperlink"/>
            <w:rFonts w:ascii="Times" w:hAnsi="Times"/>
            <w:noProof/>
          </w:rPr>
          <w:t>III)</w:t>
        </w:r>
        <w:r w:rsidR="00944842" w:rsidRPr="00A3586B">
          <w:rPr>
            <w:rStyle w:val="Hyperlink"/>
            <w:noProof/>
          </w:rPr>
          <w:t xml:space="preserve"> Relationships with abundance</w:t>
        </w:r>
        <w:r w:rsidR="00944842">
          <w:rPr>
            <w:noProof/>
            <w:webHidden/>
          </w:rPr>
          <w:tab/>
        </w:r>
        <w:r w:rsidR="00944842">
          <w:rPr>
            <w:noProof/>
            <w:webHidden/>
          </w:rPr>
          <w:fldChar w:fldCharType="begin"/>
        </w:r>
        <w:r w:rsidR="00944842">
          <w:rPr>
            <w:noProof/>
            <w:webHidden/>
          </w:rPr>
          <w:instrText xml:space="preserve"> PAGEREF _Toc465365327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5405EDC1" w14:textId="77777777" w:rsidR="00944842" w:rsidRDefault="005634D5">
      <w:pPr>
        <w:pStyle w:val="TOC3"/>
        <w:tabs>
          <w:tab w:val="right" w:leader="dot" w:pos="9016"/>
        </w:tabs>
        <w:rPr>
          <w:rFonts w:asciiTheme="minorHAnsi" w:eastAsiaTheme="minorEastAsia" w:hAnsiTheme="minorHAnsi"/>
          <w:noProof/>
          <w:sz w:val="22"/>
          <w:lang w:val="en-CA" w:eastAsia="en-CA"/>
        </w:rPr>
      </w:pPr>
      <w:hyperlink w:anchor="_Toc465365328" w:history="1">
        <w:r w:rsidR="00944842" w:rsidRPr="00A3586B">
          <w:rPr>
            <w:rStyle w:val="Hyperlink"/>
            <w:rFonts w:ascii="Times" w:hAnsi="Times"/>
            <w:noProof/>
          </w:rPr>
          <w:t>IV)</w:t>
        </w:r>
        <w:r w:rsidR="00944842" w:rsidRPr="00A3586B">
          <w:rPr>
            <w:rStyle w:val="Hyperlink"/>
            <w:noProof/>
          </w:rPr>
          <w:t xml:space="preserve"> Statistical properties</w:t>
        </w:r>
        <w:r w:rsidR="00944842">
          <w:rPr>
            <w:noProof/>
            <w:webHidden/>
          </w:rPr>
          <w:tab/>
        </w:r>
        <w:r w:rsidR="00944842">
          <w:rPr>
            <w:noProof/>
            <w:webHidden/>
          </w:rPr>
          <w:fldChar w:fldCharType="begin"/>
        </w:r>
        <w:r w:rsidR="00944842">
          <w:rPr>
            <w:noProof/>
            <w:webHidden/>
          </w:rPr>
          <w:instrText xml:space="preserve"> PAGEREF _Toc465365328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027EEDDE" w14:textId="77777777" w:rsidR="00944842" w:rsidRDefault="005634D5">
      <w:pPr>
        <w:pStyle w:val="TOC4"/>
        <w:tabs>
          <w:tab w:val="right" w:leader="dot" w:pos="9016"/>
        </w:tabs>
        <w:rPr>
          <w:rFonts w:asciiTheme="minorHAnsi" w:eastAsiaTheme="minorEastAsia" w:hAnsiTheme="minorHAnsi"/>
          <w:noProof/>
          <w:sz w:val="22"/>
          <w:lang w:val="en-CA" w:eastAsia="en-CA"/>
        </w:rPr>
      </w:pPr>
      <w:hyperlink w:anchor="_Toc46536532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_Toc465365329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5A780E93" w14:textId="77777777" w:rsidR="00944842" w:rsidRDefault="005634D5">
      <w:pPr>
        <w:pStyle w:val="TOC4"/>
        <w:tabs>
          <w:tab w:val="right" w:leader="dot" w:pos="9016"/>
        </w:tabs>
        <w:rPr>
          <w:rFonts w:asciiTheme="minorHAnsi" w:eastAsiaTheme="minorEastAsia" w:hAnsiTheme="minorHAnsi"/>
          <w:noProof/>
          <w:sz w:val="22"/>
          <w:lang w:val="en-CA" w:eastAsia="en-CA"/>
        </w:rPr>
      </w:pPr>
      <w:hyperlink w:anchor="_Toc46536533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_Toc465365330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4AD40EB2" w14:textId="77777777" w:rsidR="00944842" w:rsidRDefault="005634D5">
      <w:pPr>
        <w:pStyle w:val="TOC5"/>
        <w:tabs>
          <w:tab w:val="right" w:leader="dot" w:pos="9016"/>
        </w:tabs>
        <w:rPr>
          <w:rFonts w:asciiTheme="minorHAnsi" w:eastAsiaTheme="minorEastAsia" w:hAnsiTheme="minorHAnsi"/>
          <w:noProof/>
          <w:sz w:val="22"/>
          <w:lang w:val="en-CA" w:eastAsia="en-CA"/>
        </w:rPr>
      </w:pPr>
      <w:hyperlink w:anchor="_Toc465365331" w:history="1">
        <w:r w:rsidR="00944842" w:rsidRPr="00A3586B">
          <w:rPr>
            <w:rStyle w:val="Hyperlink"/>
            <w:noProof/>
          </w:rPr>
          <w:t>Other aspects</w:t>
        </w:r>
        <w:r w:rsidR="00944842">
          <w:rPr>
            <w:noProof/>
            <w:webHidden/>
          </w:rPr>
          <w:tab/>
        </w:r>
        <w:r w:rsidR="00944842">
          <w:rPr>
            <w:noProof/>
            <w:webHidden/>
          </w:rPr>
          <w:fldChar w:fldCharType="begin"/>
        </w:r>
        <w:r w:rsidR="00944842">
          <w:rPr>
            <w:noProof/>
            <w:webHidden/>
          </w:rPr>
          <w:instrText xml:space="preserve"> PAGEREF _Toc465365331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4444A5B8" w14:textId="77777777" w:rsidR="00944842" w:rsidRDefault="005634D5">
      <w:pPr>
        <w:pStyle w:val="TOC1"/>
        <w:tabs>
          <w:tab w:val="right" w:leader="dot" w:pos="9016"/>
        </w:tabs>
        <w:rPr>
          <w:rFonts w:asciiTheme="minorHAnsi" w:eastAsiaTheme="minorEastAsia" w:hAnsiTheme="minorHAnsi"/>
          <w:noProof/>
          <w:sz w:val="22"/>
          <w:lang w:val="en-CA" w:eastAsia="en-CA"/>
        </w:rPr>
      </w:pPr>
      <w:hyperlink w:anchor="_Toc465365332" w:history="1">
        <w:r w:rsidR="00944842" w:rsidRPr="00A3586B">
          <w:rPr>
            <w:rStyle w:val="Hyperlink"/>
            <w:rFonts w:ascii="Times" w:hAnsi="Times"/>
            <w:noProof/>
          </w:rPr>
          <w:t>8.</w:t>
        </w:r>
        <w:r w:rsidR="00944842">
          <w:rPr>
            <w:rFonts w:asciiTheme="minorHAnsi" w:eastAsiaTheme="minorEastAsia" w:hAnsiTheme="minorHAnsi"/>
            <w:noProof/>
            <w:sz w:val="22"/>
            <w:lang w:val="en-CA" w:eastAsia="en-CA"/>
          </w:rPr>
          <w:tab/>
        </w:r>
        <w:r w:rsidR="00944842" w:rsidRPr="00A3586B">
          <w:rPr>
            <w:rStyle w:val="Hyperlink"/>
            <w:noProof/>
          </w:rPr>
          <w:t>PARAMETERS AND CONDITIONING</w:t>
        </w:r>
        <w:r w:rsidR="00944842">
          <w:rPr>
            <w:noProof/>
            <w:webHidden/>
          </w:rPr>
          <w:tab/>
        </w:r>
        <w:r w:rsidR="00944842">
          <w:rPr>
            <w:noProof/>
            <w:webHidden/>
          </w:rPr>
          <w:fldChar w:fldCharType="begin"/>
        </w:r>
        <w:r w:rsidR="00944842">
          <w:rPr>
            <w:noProof/>
            <w:webHidden/>
          </w:rPr>
          <w:instrText xml:space="preserve"> PAGEREF _Toc465365332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189662A1" w14:textId="77777777" w:rsidR="00944842" w:rsidRDefault="005634D5">
      <w:pPr>
        <w:pStyle w:val="TOC3"/>
        <w:tabs>
          <w:tab w:val="right" w:leader="dot" w:pos="9016"/>
        </w:tabs>
        <w:rPr>
          <w:rFonts w:asciiTheme="minorHAnsi" w:eastAsiaTheme="minorEastAsia" w:hAnsiTheme="minorHAnsi"/>
          <w:noProof/>
          <w:sz w:val="22"/>
          <w:lang w:val="en-CA" w:eastAsia="en-CA"/>
        </w:rPr>
      </w:pPr>
      <w:hyperlink w:anchor="_Toc465365333" w:history="1">
        <w:r w:rsidR="00944842" w:rsidRPr="00A3586B">
          <w:rPr>
            <w:rStyle w:val="Hyperlink"/>
            <w:rFonts w:ascii="Times" w:hAnsi="Times"/>
            <w:noProof/>
          </w:rPr>
          <w:t>I)</w:t>
        </w:r>
        <w:r w:rsidR="00944842" w:rsidRPr="00A3586B">
          <w:rPr>
            <w:rStyle w:val="Hyperlink"/>
            <w:noProof/>
          </w:rPr>
          <w:t xml:space="preserve"> Fixed parameters</w:t>
        </w:r>
        <w:r w:rsidR="00944842">
          <w:rPr>
            <w:noProof/>
            <w:webHidden/>
          </w:rPr>
          <w:tab/>
        </w:r>
        <w:r w:rsidR="00944842">
          <w:rPr>
            <w:noProof/>
            <w:webHidden/>
          </w:rPr>
          <w:fldChar w:fldCharType="begin"/>
        </w:r>
        <w:r w:rsidR="00944842">
          <w:rPr>
            <w:noProof/>
            <w:webHidden/>
          </w:rPr>
          <w:instrText xml:space="preserve"> PAGEREF _Toc465365333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5C528BB6" w14:textId="77777777" w:rsidR="00944842" w:rsidRDefault="005634D5">
      <w:pPr>
        <w:pStyle w:val="TOC3"/>
        <w:tabs>
          <w:tab w:val="right" w:leader="dot" w:pos="9016"/>
        </w:tabs>
        <w:rPr>
          <w:rFonts w:asciiTheme="minorHAnsi" w:eastAsiaTheme="minorEastAsia" w:hAnsiTheme="minorHAnsi"/>
          <w:noProof/>
          <w:sz w:val="22"/>
          <w:lang w:val="en-CA" w:eastAsia="en-CA"/>
        </w:rPr>
      </w:pPr>
      <w:hyperlink w:anchor="_Toc465365334" w:history="1">
        <w:r w:rsidR="00944842" w:rsidRPr="00A3586B">
          <w:rPr>
            <w:rStyle w:val="Hyperlink"/>
            <w:rFonts w:ascii="Times" w:hAnsi="Times"/>
            <w:noProof/>
          </w:rPr>
          <w:t>II)</w:t>
        </w:r>
        <w:r w:rsidR="00944842" w:rsidRPr="00A3586B">
          <w:rPr>
            <w:rStyle w:val="Hyperlink"/>
            <w:noProof/>
          </w:rPr>
          <w:t xml:space="preserve"> Estimated parameters</w:t>
        </w:r>
        <w:r w:rsidR="00944842">
          <w:rPr>
            <w:noProof/>
            <w:webHidden/>
          </w:rPr>
          <w:tab/>
        </w:r>
        <w:r w:rsidR="00944842">
          <w:rPr>
            <w:noProof/>
            <w:webHidden/>
          </w:rPr>
          <w:fldChar w:fldCharType="begin"/>
        </w:r>
        <w:r w:rsidR="00944842">
          <w:rPr>
            <w:noProof/>
            <w:webHidden/>
          </w:rPr>
          <w:instrText xml:space="preserve"> PAGEREF _Toc465365334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65C69B0F" w14:textId="77777777" w:rsidR="00944842" w:rsidRDefault="005634D5">
      <w:pPr>
        <w:pStyle w:val="TOC3"/>
        <w:tabs>
          <w:tab w:val="right" w:leader="dot" w:pos="9016"/>
        </w:tabs>
        <w:rPr>
          <w:rFonts w:asciiTheme="minorHAnsi" w:eastAsiaTheme="minorEastAsia" w:hAnsiTheme="minorHAnsi"/>
          <w:noProof/>
          <w:sz w:val="22"/>
          <w:lang w:val="en-CA" w:eastAsia="en-CA"/>
        </w:rPr>
      </w:pPr>
      <w:hyperlink w:anchor="_Toc465365335" w:history="1">
        <w:r w:rsidR="00944842" w:rsidRPr="00A3586B">
          <w:rPr>
            <w:rStyle w:val="Hyperlink"/>
            <w:rFonts w:ascii="Times" w:hAnsi="Times"/>
            <w:noProof/>
          </w:rPr>
          <w:t>III)</w:t>
        </w:r>
        <w:r w:rsidR="00944842" w:rsidRPr="00A3586B">
          <w:rPr>
            <w:rStyle w:val="Hyperlink"/>
            <w:noProof/>
          </w:rPr>
          <w:t xml:space="preserve"> Model predictions to compare with past data and likelihood functions</w:t>
        </w:r>
        <w:r w:rsidR="00944842">
          <w:rPr>
            <w:noProof/>
            <w:webHidden/>
          </w:rPr>
          <w:tab/>
        </w:r>
        <w:r w:rsidR="00944842">
          <w:rPr>
            <w:noProof/>
            <w:webHidden/>
          </w:rPr>
          <w:fldChar w:fldCharType="begin"/>
        </w:r>
        <w:r w:rsidR="00944842">
          <w:rPr>
            <w:noProof/>
            <w:webHidden/>
          </w:rPr>
          <w:instrText xml:space="preserve"> PAGEREF _Toc465365335 \h </w:instrText>
        </w:r>
        <w:r w:rsidR="00944842">
          <w:rPr>
            <w:noProof/>
            <w:webHidden/>
          </w:rPr>
        </w:r>
        <w:r w:rsidR="00944842">
          <w:rPr>
            <w:noProof/>
            <w:webHidden/>
          </w:rPr>
          <w:fldChar w:fldCharType="separate"/>
        </w:r>
        <w:r w:rsidR="00944842">
          <w:rPr>
            <w:noProof/>
            <w:webHidden/>
          </w:rPr>
          <w:t>22</w:t>
        </w:r>
        <w:r w:rsidR="00944842">
          <w:rPr>
            <w:noProof/>
            <w:webHidden/>
          </w:rPr>
          <w:fldChar w:fldCharType="end"/>
        </w:r>
      </w:hyperlink>
    </w:p>
    <w:p w14:paraId="0F377567" w14:textId="77777777" w:rsidR="00944842" w:rsidRDefault="005634D5">
      <w:pPr>
        <w:pStyle w:val="TOC3"/>
        <w:tabs>
          <w:tab w:val="right" w:leader="dot" w:pos="9016"/>
        </w:tabs>
        <w:rPr>
          <w:rFonts w:asciiTheme="minorHAnsi" w:eastAsiaTheme="minorEastAsia" w:hAnsiTheme="minorHAnsi"/>
          <w:noProof/>
          <w:sz w:val="22"/>
          <w:lang w:val="en-CA" w:eastAsia="en-CA"/>
        </w:rPr>
      </w:pPr>
      <w:hyperlink w:anchor="_Toc465365336" w:history="1">
        <w:r w:rsidR="00944842" w:rsidRPr="00A3586B">
          <w:rPr>
            <w:rStyle w:val="Hyperlink"/>
            <w:rFonts w:ascii="Times" w:hAnsi="Times"/>
            <w:noProof/>
          </w:rPr>
          <w:t>IV)</w:t>
        </w:r>
        <w:r w:rsidR="00944842" w:rsidRPr="00A3586B">
          <w:rPr>
            <w:rStyle w:val="Hyperlink"/>
            <w:noProof/>
          </w:rPr>
          <w:t xml:space="preserve"> Characterising uncertainty</w:t>
        </w:r>
        <w:r w:rsidR="00944842">
          <w:rPr>
            <w:noProof/>
            <w:webHidden/>
          </w:rPr>
          <w:tab/>
        </w:r>
        <w:r w:rsidR="00944842">
          <w:rPr>
            <w:noProof/>
            <w:webHidden/>
          </w:rPr>
          <w:fldChar w:fldCharType="begin"/>
        </w:r>
        <w:r w:rsidR="00944842">
          <w:rPr>
            <w:noProof/>
            <w:webHidden/>
          </w:rPr>
          <w:instrText xml:space="preserve"> PAGEREF _Toc465365336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5D9FB9EC" w14:textId="77777777" w:rsidR="00944842" w:rsidRDefault="005634D5">
      <w:pPr>
        <w:pStyle w:val="TOC4"/>
        <w:tabs>
          <w:tab w:val="right" w:leader="dot" w:pos="9016"/>
        </w:tabs>
        <w:rPr>
          <w:rFonts w:asciiTheme="minorHAnsi" w:eastAsiaTheme="minorEastAsia" w:hAnsiTheme="minorHAnsi"/>
          <w:noProof/>
          <w:sz w:val="22"/>
          <w:lang w:val="en-CA" w:eastAsia="en-CA"/>
        </w:rPr>
      </w:pPr>
      <w:hyperlink w:anchor="_Toc465365337"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_Toc465365337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53AC73D7" w14:textId="77777777" w:rsidR="00944842" w:rsidRDefault="005634D5">
      <w:pPr>
        <w:pStyle w:val="TOC4"/>
        <w:tabs>
          <w:tab w:val="right" w:leader="dot" w:pos="9016"/>
        </w:tabs>
        <w:rPr>
          <w:rFonts w:asciiTheme="minorHAnsi" w:eastAsiaTheme="minorEastAsia" w:hAnsiTheme="minorHAnsi"/>
          <w:noProof/>
          <w:sz w:val="22"/>
          <w:lang w:val="en-CA" w:eastAsia="en-CA"/>
        </w:rPr>
      </w:pPr>
      <w:hyperlink w:anchor="_Toc465365338"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_Toc465365338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19E4E888" w14:textId="77777777" w:rsidR="00944842" w:rsidRDefault="005634D5">
      <w:pPr>
        <w:pStyle w:val="TOC1"/>
        <w:tabs>
          <w:tab w:val="right" w:leader="dot" w:pos="9016"/>
        </w:tabs>
        <w:rPr>
          <w:rFonts w:asciiTheme="minorHAnsi" w:eastAsiaTheme="minorEastAsia" w:hAnsiTheme="minorHAnsi"/>
          <w:noProof/>
          <w:sz w:val="22"/>
          <w:lang w:val="en-CA" w:eastAsia="en-CA"/>
        </w:rPr>
      </w:pPr>
      <w:hyperlink w:anchor="_Toc465365339" w:history="1">
        <w:r w:rsidR="00944842" w:rsidRPr="00A3586B">
          <w:rPr>
            <w:rStyle w:val="Hyperlink"/>
            <w:rFonts w:ascii="Times" w:hAnsi="Times"/>
            <w:noProof/>
          </w:rPr>
          <w:t>9.</w:t>
        </w:r>
        <w:r w:rsidR="00944842">
          <w:rPr>
            <w:rFonts w:asciiTheme="minorHAnsi" w:eastAsiaTheme="minorEastAsia" w:hAnsiTheme="minorHAnsi"/>
            <w:noProof/>
            <w:sz w:val="22"/>
            <w:lang w:val="en-CA" w:eastAsia="en-CA"/>
          </w:rPr>
          <w:tab/>
        </w:r>
        <w:r w:rsidR="00944842" w:rsidRPr="00A3586B">
          <w:rPr>
            <w:rStyle w:val="Hyperlink"/>
            <w:noProof/>
          </w:rPr>
          <w:t>TRIAL SPECIFICATIONS</w:t>
        </w:r>
        <w:r w:rsidR="00944842">
          <w:rPr>
            <w:noProof/>
            <w:webHidden/>
          </w:rPr>
          <w:tab/>
        </w:r>
        <w:r w:rsidR="00944842">
          <w:rPr>
            <w:noProof/>
            <w:webHidden/>
          </w:rPr>
          <w:fldChar w:fldCharType="begin"/>
        </w:r>
        <w:r w:rsidR="00944842">
          <w:rPr>
            <w:noProof/>
            <w:webHidden/>
          </w:rPr>
          <w:instrText xml:space="preserve"> PAGEREF _Toc465365339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7DB972AF" w14:textId="77777777" w:rsidR="00944842" w:rsidRDefault="005634D5">
      <w:pPr>
        <w:pStyle w:val="TOC2"/>
        <w:tabs>
          <w:tab w:val="left" w:pos="720"/>
          <w:tab w:val="right" w:leader="dot" w:pos="9016"/>
        </w:tabs>
        <w:rPr>
          <w:rFonts w:asciiTheme="minorHAnsi" w:eastAsiaTheme="minorEastAsia" w:hAnsiTheme="minorHAnsi"/>
          <w:noProof/>
          <w:lang w:val="en-CA" w:eastAsia="en-CA"/>
        </w:rPr>
      </w:pPr>
      <w:hyperlink w:anchor="_Toc465365340" w:history="1">
        <w:r w:rsidR="00944842" w:rsidRPr="00A3586B">
          <w:rPr>
            <w:rStyle w:val="Hyperlink"/>
            <w:rFonts w:eastAsia="Times New Roman"/>
            <w:noProof/>
          </w:rPr>
          <w:t>A.</w:t>
        </w:r>
        <w:r w:rsidR="00944842">
          <w:rPr>
            <w:rFonts w:asciiTheme="minorHAnsi" w:eastAsiaTheme="minorEastAsia" w:hAnsiTheme="minorHAnsi"/>
            <w:noProof/>
            <w:lang w:val="en-CA" w:eastAsia="en-CA"/>
          </w:rPr>
          <w:tab/>
        </w:r>
        <w:r w:rsidR="00944842" w:rsidRPr="00A3586B">
          <w:rPr>
            <w:rStyle w:val="Hyperlink"/>
            <w:rFonts w:eastAsia="Times New Roman"/>
            <w:noProof/>
          </w:rPr>
          <w:t>Reference set</w:t>
        </w:r>
        <w:r w:rsidR="00944842">
          <w:rPr>
            <w:noProof/>
            <w:webHidden/>
          </w:rPr>
          <w:tab/>
        </w:r>
        <w:r w:rsidR="00944842">
          <w:rPr>
            <w:noProof/>
            <w:webHidden/>
          </w:rPr>
          <w:fldChar w:fldCharType="begin"/>
        </w:r>
        <w:r w:rsidR="00944842">
          <w:rPr>
            <w:noProof/>
            <w:webHidden/>
          </w:rPr>
          <w:instrText xml:space="preserve"> PAGEREF _Toc465365340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4E719624" w14:textId="77777777" w:rsidR="00944842" w:rsidRDefault="005634D5">
      <w:pPr>
        <w:pStyle w:val="TOC2"/>
        <w:tabs>
          <w:tab w:val="left" w:pos="720"/>
          <w:tab w:val="right" w:leader="dot" w:pos="9016"/>
        </w:tabs>
        <w:rPr>
          <w:rFonts w:asciiTheme="minorHAnsi" w:eastAsiaTheme="minorEastAsia" w:hAnsiTheme="minorHAnsi"/>
          <w:noProof/>
          <w:lang w:val="en-CA" w:eastAsia="en-CA"/>
        </w:rPr>
      </w:pPr>
      <w:hyperlink w:anchor="_Toc465365341" w:history="1">
        <w:r w:rsidR="00944842" w:rsidRPr="00A3586B">
          <w:rPr>
            <w:rStyle w:val="Hyperlink"/>
            <w:rFonts w:eastAsia="Times New Roman"/>
            <w:noProof/>
          </w:rPr>
          <w:t>B.</w:t>
        </w:r>
        <w:r w:rsidR="00944842">
          <w:rPr>
            <w:rFonts w:asciiTheme="minorHAnsi" w:eastAsiaTheme="minorEastAsia" w:hAnsiTheme="minorHAnsi"/>
            <w:noProof/>
            <w:lang w:val="en-CA" w:eastAsia="en-CA"/>
          </w:rPr>
          <w:tab/>
        </w:r>
        <w:r w:rsidR="00944842" w:rsidRPr="00A3586B">
          <w:rPr>
            <w:rStyle w:val="Hyperlink"/>
            <w:rFonts w:eastAsia="Times New Roman"/>
            <w:noProof/>
          </w:rPr>
          <w:t>Robustness trials</w:t>
        </w:r>
        <w:r w:rsidR="00944842">
          <w:rPr>
            <w:noProof/>
            <w:webHidden/>
          </w:rPr>
          <w:tab/>
        </w:r>
        <w:r w:rsidR="00944842">
          <w:rPr>
            <w:noProof/>
            <w:webHidden/>
          </w:rPr>
          <w:fldChar w:fldCharType="begin"/>
        </w:r>
        <w:r w:rsidR="00944842">
          <w:rPr>
            <w:noProof/>
            <w:webHidden/>
          </w:rPr>
          <w:instrText xml:space="preserve"> PAGEREF _Toc465365341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7699B293" w14:textId="77777777" w:rsidR="00944842" w:rsidRDefault="005634D5">
      <w:pPr>
        <w:pStyle w:val="TOC1"/>
        <w:tabs>
          <w:tab w:val="right" w:leader="dot" w:pos="9016"/>
        </w:tabs>
        <w:rPr>
          <w:rFonts w:asciiTheme="minorHAnsi" w:eastAsiaTheme="minorEastAsia" w:hAnsiTheme="minorHAnsi"/>
          <w:noProof/>
          <w:sz w:val="22"/>
          <w:lang w:val="en-CA" w:eastAsia="en-CA"/>
        </w:rPr>
      </w:pPr>
      <w:hyperlink w:anchor="_Toc465365342" w:history="1">
        <w:r w:rsidR="00944842" w:rsidRPr="00A3586B">
          <w:rPr>
            <w:rStyle w:val="Hyperlink"/>
            <w:rFonts w:ascii="Times" w:hAnsi="Times"/>
            <w:noProof/>
          </w:rPr>
          <w:t>10.</w:t>
        </w:r>
        <w:r w:rsidR="00944842">
          <w:rPr>
            <w:rFonts w:asciiTheme="minorHAnsi" w:eastAsiaTheme="minorEastAsia" w:hAnsiTheme="minorHAnsi"/>
            <w:noProof/>
            <w:sz w:val="22"/>
            <w:lang w:val="en-CA" w:eastAsia="en-CA"/>
          </w:rPr>
          <w:tab/>
        </w:r>
        <w:r w:rsidR="00944842" w:rsidRPr="00A3586B">
          <w:rPr>
            <w:rStyle w:val="Hyperlink"/>
            <w:noProof/>
          </w:rPr>
          <w:t>PERFORMANCE MEASURES/STATISTICS</w:t>
        </w:r>
        <w:r w:rsidR="00944842">
          <w:rPr>
            <w:noProof/>
            <w:webHidden/>
          </w:rPr>
          <w:tab/>
        </w:r>
        <w:r w:rsidR="00944842">
          <w:rPr>
            <w:noProof/>
            <w:webHidden/>
          </w:rPr>
          <w:fldChar w:fldCharType="begin"/>
        </w:r>
        <w:r w:rsidR="00944842">
          <w:rPr>
            <w:noProof/>
            <w:webHidden/>
          </w:rPr>
          <w:instrText xml:space="preserve"> PAGEREF _Toc465365342 \h </w:instrText>
        </w:r>
        <w:r w:rsidR="00944842">
          <w:rPr>
            <w:noProof/>
            <w:webHidden/>
          </w:rPr>
        </w:r>
        <w:r w:rsidR="00944842">
          <w:rPr>
            <w:noProof/>
            <w:webHidden/>
          </w:rPr>
          <w:fldChar w:fldCharType="separate"/>
        </w:r>
        <w:r w:rsidR="00944842">
          <w:rPr>
            <w:noProof/>
            <w:webHidden/>
          </w:rPr>
          <w:t>27</w:t>
        </w:r>
        <w:r w:rsidR="00944842">
          <w:rPr>
            <w:noProof/>
            <w:webHidden/>
          </w:rPr>
          <w:fldChar w:fldCharType="end"/>
        </w:r>
      </w:hyperlink>
    </w:p>
    <w:p w14:paraId="0164A6E5" w14:textId="77777777" w:rsidR="00944842" w:rsidRDefault="005634D5">
      <w:pPr>
        <w:pStyle w:val="TOC3"/>
        <w:tabs>
          <w:tab w:val="right" w:leader="dot" w:pos="9016"/>
        </w:tabs>
        <w:rPr>
          <w:rFonts w:asciiTheme="minorHAnsi" w:eastAsiaTheme="minorEastAsia" w:hAnsiTheme="minorHAnsi"/>
          <w:noProof/>
          <w:sz w:val="22"/>
          <w:lang w:val="en-CA" w:eastAsia="en-CA"/>
        </w:rPr>
      </w:pPr>
      <w:hyperlink w:anchor="_Toc465365343" w:history="1">
        <w:r w:rsidR="00944842" w:rsidRPr="00A3586B">
          <w:rPr>
            <w:rStyle w:val="Hyperlink"/>
            <w:rFonts w:ascii="Times" w:hAnsi="Times"/>
            <w:noProof/>
          </w:rPr>
          <w:t>I)</w:t>
        </w:r>
        <w:r w:rsidR="00944842" w:rsidRPr="00A3586B">
          <w:rPr>
            <w:rStyle w:val="Hyperlink"/>
            <w:noProof/>
          </w:rPr>
          <w:t xml:space="preserve"> Summary measures/statistics</w:t>
        </w:r>
        <w:r w:rsidR="00944842">
          <w:rPr>
            <w:noProof/>
            <w:webHidden/>
          </w:rPr>
          <w:tab/>
        </w:r>
        <w:r w:rsidR="00944842">
          <w:rPr>
            <w:noProof/>
            <w:webHidden/>
          </w:rPr>
          <w:fldChar w:fldCharType="begin"/>
        </w:r>
        <w:r w:rsidR="00944842">
          <w:rPr>
            <w:noProof/>
            <w:webHidden/>
          </w:rPr>
          <w:instrText xml:space="preserve"> PAGEREF _Toc465365343 \h </w:instrText>
        </w:r>
        <w:r w:rsidR="00944842">
          <w:rPr>
            <w:noProof/>
            <w:webHidden/>
          </w:rPr>
        </w:r>
        <w:r w:rsidR="00944842">
          <w:rPr>
            <w:noProof/>
            <w:webHidden/>
          </w:rPr>
          <w:fldChar w:fldCharType="separate"/>
        </w:r>
        <w:r w:rsidR="00944842">
          <w:rPr>
            <w:noProof/>
            <w:webHidden/>
          </w:rPr>
          <w:t>27</w:t>
        </w:r>
        <w:r w:rsidR="00944842">
          <w:rPr>
            <w:noProof/>
            <w:webHidden/>
          </w:rPr>
          <w:fldChar w:fldCharType="end"/>
        </w:r>
      </w:hyperlink>
    </w:p>
    <w:p w14:paraId="0D634B7A" w14:textId="77777777" w:rsidR="00944842" w:rsidRDefault="005634D5">
      <w:pPr>
        <w:pStyle w:val="TOC3"/>
        <w:tabs>
          <w:tab w:val="right" w:leader="dot" w:pos="9016"/>
        </w:tabs>
        <w:rPr>
          <w:rFonts w:asciiTheme="minorHAnsi" w:eastAsiaTheme="minorEastAsia" w:hAnsiTheme="minorHAnsi"/>
          <w:noProof/>
          <w:sz w:val="22"/>
          <w:lang w:val="en-CA" w:eastAsia="en-CA"/>
        </w:rPr>
      </w:pPr>
      <w:hyperlink w:anchor="_Toc465365344" w:history="1">
        <w:r w:rsidR="00944842" w:rsidRPr="00A3586B">
          <w:rPr>
            <w:rStyle w:val="Hyperlink"/>
            <w:rFonts w:ascii="Times" w:hAnsi="Times"/>
            <w:noProof/>
          </w:rPr>
          <w:t>II)</w:t>
        </w:r>
        <w:r w:rsidR="00944842" w:rsidRPr="00A3586B">
          <w:rPr>
            <w:rStyle w:val="Hyperlink"/>
            <w:noProof/>
          </w:rPr>
          <w:t xml:space="preserve"> Summary plots</w:t>
        </w:r>
        <w:r w:rsidR="00944842">
          <w:rPr>
            <w:noProof/>
            <w:webHidden/>
          </w:rPr>
          <w:tab/>
        </w:r>
        <w:r w:rsidR="00944842">
          <w:rPr>
            <w:noProof/>
            <w:webHidden/>
          </w:rPr>
          <w:fldChar w:fldCharType="begin"/>
        </w:r>
        <w:r w:rsidR="00944842">
          <w:rPr>
            <w:noProof/>
            <w:webHidden/>
          </w:rPr>
          <w:instrText xml:space="preserve"> PAGEREF _Toc465365344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35534836" w14:textId="77777777" w:rsidR="00944842" w:rsidRDefault="005634D5">
      <w:pPr>
        <w:pStyle w:val="TOC3"/>
        <w:tabs>
          <w:tab w:val="right" w:leader="dot" w:pos="9016"/>
        </w:tabs>
        <w:rPr>
          <w:rFonts w:asciiTheme="minorHAnsi" w:eastAsiaTheme="minorEastAsia" w:hAnsiTheme="minorHAnsi"/>
          <w:noProof/>
          <w:sz w:val="22"/>
          <w:lang w:val="en-CA" w:eastAsia="en-CA"/>
        </w:rPr>
      </w:pPr>
      <w:hyperlink w:anchor="_Toc465365345" w:history="1">
        <w:r w:rsidR="00944842" w:rsidRPr="00A3586B">
          <w:rPr>
            <w:rStyle w:val="Hyperlink"/>
            <w:rFonts w:ascii="Times" w:hAnsi="Times" w:cs="Times New Roman"/>
            <w:noProof/>
          </w:rPr>
          <w:t>III)</w:t>
        </w:r>
        <w:r w:rsidR="00944842" w:rsidRPr="00A3586B">
          <w:rPr>
            <w:rStyle w:val="Hyperlink"/>
            <w:rFonts w:cs="Times New Roman"/>
            <w:noProof/>
          </w:rPr>
          <w:t xml:space="preserve"> Level of reporting</w:t>
        </w:r>
        <w:r w:rsidR="00944842">
          <w:rPr>
            <w:noProof/>
            <w:webHidden/>
          </w:rPr>
          <w:tab/>
        </w:r>
        <w:r w:rsidR="00944842">
          <w:rPr>
            <w:noProof/>
            <w:webHidden/>
          </w:rPr>
          <w:fldChar w:fldCharType="begin"/>
        </w:r>
        <w:r w:rsidR="00944842">
          <w:rPr>
            <w:noProof/>
            <w:webHidden/>
          </w:rPr>
          <w:instrText xml:space="preserve"> PAGEREF _Toc465365345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57060A22" w14:textId="77777777" w:rsidR="00944842" w:rsidRDefault="005634D5">
      <w:pPr>
        <w:pStyle w:val="TOC4"/>
        <w:tabs>
          <w:tab w:val="right" w:leader="dot" w:pos="9016"/>
        </w:tabs>
        <w:rPr>
          <w:rFonts w:asciiTheme="minorHAnsi" w:eastAsiaTheme="minorEastAsia" w:hAnsiTheme="minorHAnsi"/>
          <w:noProof/>
          <w:sz w:val="22"/>
          <w:lang w:val="en-CA" w:eastAsia="en-CA"/>
        </w:rPr>
      </w:pPr>
      <w:hyperlink w:anchor="_Toc465365346" w:history="1">
        <w:r w:rsidR="00944842" w:rsidRPr="00A3586B">
          <w:rPr>
            <w:rStyle w:val="Hyperlink"/>
            <w:rFonts w:cs="Times New Roman"/>
            <w:noProof/>
          </w:rPr>
          <w:t>Baseline</w:t>
        </w:r>
        <w:r w:rsidR="00944842">
          <w:rPr>
            <w:noProof/>
            <w:webHidden/>
          </w:rPr>
          <w:tab/>
        </w:r>
        <w:r w:rsidR="00944842">
          <w:rPr>
            <w:noProof/>
            <w:webHidden/>
          </w:rPr>
          <w:fldChar w:fldCharType="begin"/>
        </w:r>
        <w:r w:rsidR="00944842">
          <w:rPr>
            <w:noProof/>
            <w:webHidden/>
          </w:rPr>
          <w:instrText xml:space="preserve"> PAGEREF _Toc465365346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1DBF99A0" w14:textId="77777777" w:rsidR="00944842" w:rsidRDefault="005634D5">
      <w:pPr>
        <w:pStyle w:val="TOC4"/>
        <w:tabs>
          <w:tab w:val="right" w:leader="dot" w:pos="9016"/>
        </w:tabs>
        <w:rPr>
          <w:rFonts w:asciiTheme="minorHAnsi" w:eastAsiaTheme="minorEastAsia" w:hAnsiTheme="minorHAnsi"/>
          <w:noProof/>
          <w:sz w:val="22"/>
          <w:lang w:val="en-CA" w:eastAsia="en-CA"/>
        </w:rPr>
      </w:pPr>
      <w:hyperlink w:anchor="_Toc46536534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_Toc465365347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5B3ABAF8" w14:textId="77777777" w:rsidR="008757CC" w:rsidRDefault="00B761CD">
      <w:pPr>
        <w:pStyle w:val="ListParagraph"/>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772399D3" w14:textId="77777777" w:rsidR="00C66643" w:rsidRDefault="00C66643" w:rsidP="00935FA4">
      <w:pPr>
        <w:jc w:val="both"/>
        <w:rPr>
          <w:rFonts w:ascii="Times New Roman" w:hAnsi="Times New Roman" w:cs="Times New Roman"/>
          <w:b/>
          <w:sz w:val="24"/>
          <w:szCs w:val="24"/>
        </w:rPr>
      </w:pPr>
    </w:p>
    <w:p w14:paraId="2BD13CC6" w14:textId="77777777" w:rsidR="00E76CB5" w:rsidRDefault="00E76CB5">
      <w:pPr>
        <w:rPr>
          <w:rFonts w:ascii="Times New Roman" w:hAnsi="Times New Roman" w:cs="Times New Roman"/>
          <w:b/>
          <w:sz w:val="24"/>
          <w:szCs w:val="24"/>
        </w:rPr>
      </w:pPr>
      <w:r>
        <w:rPr>
          <w:rFonts w:ascii="Times New Roman" w:hAnsi="Times New Roman" w:cs="Times New Roman"/>
          <w:b/>
          <w:sz w:val="24"/>
          <w:szCs w:val="24"/>
        </w:rPr>
        <w:br w:type="page"/>
      </w:r>
    </w:p>
    <w:p w14:paraId="15153AFE" w14:textId="77777777" w:rsidR="00C80707" w:rsidRPr="00935FA4" w:rsidRDefault="00C80707" w:rsidP="00935FA4">
      <w:pPr>
        <w:jc w:val="both"/>
        <w:rPr>
          <w:rFonts w:ascii="Times New Roman" w:hAnsi="Times New Roman" w:cs="Times New Roman"/>
          <w:b/>
          <w:sz w:val="24"/>
          <w:szCs w:val="24"/>
        </w:rPr>
      </w:pPr>
    </w:p>
    <w:p w14:paraId="6A84EB8D" w14:textId="77777777" w:rsidR="00CC223C" w:rsidRDefault="00987C9A" w:rsidP="001B61C4">
      <w:pPr>
        <w:pStyle w:val="Heading1"/>
        <w:ind w:left="0"/>
      </w:pPr>
      <w:bookmarkStart w:id="0" w:name="_Toc465365274"/>
      <w:r w:rsidRPr="006E4901">
        <w:t>BASIC CONCEPTS AND STOCK STRUCTURE</w:t>
      </w:r>
      <w:bookmarkEnd w:id="0"/>
    </w:p>
    <w:p w14:paraId="084D72CB" w14:textId="77777777" w:rsidR="00987C9A" w:rsidRDefault="00987C9A" w:rsidP="001B61C4">
      <w:pPr>
        <w:pStyle w:val="ListParagraph"/>
        <w:ind w:left="0"/>
        <w:jc w:val="both"/>
        <w:rPr>
          <w:rFonts w:ascii="Times New Roman" w:hAnsi="Times New Roman" w:cs="Times New Roman"/>
          <w:sz w:val="24"/>
          <w:szCs w:val="24"/>
        </w:rPr>
      </w:pPr>
    </w:p>
    <w:p w14:paraId="1E397ECF" w14:textId="77777777" w:rsidR="005F3B76" w:rsidRDefault="005F3B7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This first item intends to cover only the broadest overview issues. More detailed technical specifications are included under subsequent items.</w:t>
      </w:r>
    </w:p>
    <w:p w14:paraId="1EC2935C" w14:textId="77777777" w:rsidR="005F3B76" w:rsidRDefault="005F3B76" w:rsidP="001B61C4">
      <w:pPr>
        <w:pStyle w:val="ListParagraph"/>
        <w:ind w:left="0"/>
        <w:jc w:val="both"/>
        <w:rPr>
          <w:rFonts w:ascii="Times New Roman" w:hAnsi="Times New Roman" w:cs="Times New Roman"/>
          <w:sz w:val="24"/>
          <w:szCs w:val="24"/>
        </w:rPr>
      </w:pPr>
    </w:p>
    <w:p w14:paraId="299BE0D4" w14:textId="77777777" w:rsidR="00CC223C" w:rsidRDefault="00987C9A" w:rsidP="001B61C4">
      <w:pPr>
        <w:pStyle w:val="Heading3"/>
      </w:pPr>
      <w:bookmarkStart w:id="1" w:name="_Toc465365275"/>
      <w:r>
        <w:t>Spatial strata</w:t>
      </w:r>
      <w:bookmarkEnd w:id="1"/>
    </w:p>
    <w:p w14:paraId="5C0CE587" w14:textId="7950A270" w:rsidR="00987C9A" w:rsidRPr="00273D1A" w:rsidRDefault="00944842" w:rsidP="001B61C4">
      <w:pPr>
        <w:pStyle w:val="ListParagraph"/>
        <w:ind w:left="0"/>
        <w:jc w:val="both"/>
        <w:rPr>
          <w:rFonts w:ascii="Times New Roman" w:hAnsi="Times New Roman" w:cs="Times New Roman"/>
          <w:i/>
          <w:sz w:val="24"/>
          <w:szCs w:val="24"/>
        </w:rPr>
      </w:pPr>
      <w:r>
        <w:rPr>
          <w:noProof/>
          <w:lang w:val="en-CA" w:eastAsia="en-CA"/>
        </w:rPr>
        <w:drawing>
          <wp:inline distT="0" distB="0" distL="0" distR="0" wp14:anchorId="4F8F52B3" wp14:editId="0BE196E1">
            <wp:extent cx="2554552" cy="25171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52495" cy="2515164"/>
                    </a:xfrm>
                    <a:prstGeom prst="rect">
                      <a:avLst/>
                    </a:prstGeom>
                  </pic:spPr>
                </pic:pic>
              </a:graphicData>
            </a:graphic>
          </wp:inline>
        </w:drawing>
      </w:r>
    </w:p>
    <w:p w14:paraId="75CE54F1" w14:textId="5FA95EB1" w:rsidR="00987C9A" w:rsidRDefault="00987C9A" w:rsidP="001B61C4">
      <w:pPr>
        <w:pStyle w:val="ListParagraph"/>
        <w:ind w:left="0"/>
        <w:jc w:val="both"/>
        <w:rPr>
          <w:rFonts w:ascii="Times New Roman" w:hAnsi="Times New Roman" w:cs="Times New Roman"/>
          <w:sz w:val="24"/>
          <w:szCs w:val="24"/>
        </w:rPr>
      </w:pPr>
    </w:p>
    <w:p w14:paraId="079D86C8" w14:textId="6BD2700D"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1.</w:t>
      </w:r>
      <w:r>
        <w:rPr>
          <w:rFonts w:ascii="Times New Roman" w:hAnsi="Times New Roman" w:cs="Times New Roman"/>
          <w:sz w:val="24"/>
          <w:szCs w:val="24"/>
        </w:rPr>
        <w:t>1. Spatial definitions tabled by the 2015 ICCAT data preparatory meeting (Anon</w:t>
      </w:r>
      <w:r w:rsidR="00161309">
        <w:rPr>
          <w:rFonts w:ascii="Times New Roman" w:hAnsi="Times New Roman" w:cs="Times New Roman"/>
          <w:sz w:val="24"/>
          <w:szCs w:val="24"/>
        </w:rPr>
        <w:t>.</w:t>
      </w:r>
      <w:r>
        <w:rPr>
          <w:rFonts w:ascii="Times New Roman" w:hAnsi="Times New Roman" w:cs="Times New Roman"/>
          <w:sz w:val="24"/>
          <w:szCs w:val="24"/>
        </w:rPr>
        <w:t xml:space="preserve"> 2015)</w:t>
      </w:r>
      <w:r w:rsidR="00936DEB">
        <w:rPr>
          <w:rFonts w:ascii="Times New Roman" w:hAnsi="Times New Roman" w:cs="Times New Roman"/>
          <w:sz w:val="24"/>
          <w:szCs w:val="24"/>
        </w:rPr>
        <w:t xml:space="preserve"> with simplification to a single Mediterranean area. </w:t>
      </w:r>
      <w:r>
        <w:rPr>
          <w:rFonts w:ascii="Times New Roman" w:hAnsi="Times New Roman" w:cs="Times New Roman"/>
          <w:sz w:val="24"/>
          <w:szCs w:val="24"/>
        </w:rPr>
        <w:t xml:space="preserve"> </w:t>
      </w:r>
    </w:p>
    <w:p w14:paraId="4148696B" w14:textId="77777777" w:rsidR="00987C9A" w:rsidRDefault="00987C9A" w:rsidP="001B61C4">
      <w:pPr>
        <w:pStyle w:val="ListParagraph"/>
        <w:ind w:left="0"/>
        <w:jc w:val="both"/>
        <w:rPr>
          <w:rFonts w:ascii="Times New Roman" w:hAnsi="Times New Roman" w:cs="Times New Roman"/>
          <w:sz w:val="24"/>
          <w:szCs w:val="24"/>
        </w:rPr>
      </w:pPr>
    </w:p>
    <w:p w14:paraId="120101A5" w14:textId="77777777" w:rsidR="00CC223C" w:rsidRDefault="00987C9A" w:rsidP="001B61C4">
      <w:pPr>
        <w:pStyle w:val="Heading4"/>
        <w:ind w:left="0"/>
      </w:pPr>
      <w:bookmarkStart w:id="2" w:name="_Toc465365276"/>
      <w:r w:rsidRPr="008E1D5C">
        <w:t>Baseline</w:t>
      </w:r>
      <w:bookmarkEnd w:id="2"/>
    </w:p>
    <w:p w14:paraId="4BA8CD44" w14:textId="77777777" w:rsidR="00987C9A" w:rsidRDefault="00987C9A" w:rsidP="001B61C4">
      <w:pPr>
        <w:pStyle w:val="ListParagraph"/>
        <w:ind w:left="0"/>
        <w:jc w:val="both"/>
        <w:rPr>
          <w:rFonts w:ascii="Times New Roman" w:hAnsi="Times New Roman" w:cs="Times New Roman"/>
          <w:sz w:val="24"/>
          <w:szCs w:val="24"/>
        </w:rPr>
      </w:pPr>
    </w:p>
    <w:p w14:paraId="25D777A1" w14:textId="377AC910" w:rsidR="00F731CF" w:rsidRDefault="00F731CF" w:rsidP="00F731C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Spatial areas at the resolution of the reported PSAT tagging data </w:t>
      </w:r>
      <w:r w:rsidR="00944842">
        <w:rPr>
          <w:rFonts w:ascii="Times New Roman" w:hAnsi="Times New Roman" w:cs="Times New Roman"/>
          <w:sz w:val="24"/>
          <w:szCs w:val="24"/>
        </w:rPr>
        <w:t>and the stock of origin data (which do not have sufficient resolution to divide the Mediterranean area into East</w:t>
      </w:r>
      <w:r w:rsidR="0029590E">
        <w:rPr>
          <w:rFonts w:ascii="Times New Roman" w:hAnsi="Times New Roman" w:cs="Times New Roman"/>
          <w:sz w:val="24"/>
          <w:szCs w:val="24"/>
        </w:rPr>
        <w:t>ern</w:t>
      </w:r>
      <w:r w:rsidR="00944842">
        <w:rPr>
          <w:rFonts w:ascii="Times New Roman" w:hAnsi="Times New Roman" w:cs="Times New Roman"/>
          <w:sz w:val="24"/>
          <w:szCs w:val="24"/>
        </w:rPr>
        <w:t xml:space="preserve"> and Western sub areas</w:t>
      </w:r>
      <w:proofErr w:type="gramStart"/>
      <w:r w:rsidR="00944842">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Figure 1.1)</w:t>
      </w:r>
    </w:p>
    <w:p w14:paraId="0621AF66" w14:textId="77777777" w:rsidR="00987C9A" w:rsidRDefault="00987C9A" w:rsidP="001B61C4">
      <w:pPr>
        <w:pStyle w:val="ListParagraph"/>
        <w:ind w:left="0"/>
        <w:jc w:val="both"/>
        <w:rPr>
          <w:rFonts w:ascii="Times New Roman" w:hAnsi="Times New Roman" w:cs="Times New Roman"/>
          <w:sz w:val="24"/>
          <w:szCs w:val="24"/>
          <w:u w:val="single"/>
        </w:rPr>
      </w:pPr>
    </w:p>
    <w:p w14:paraId="5C2DDC82" w14:textId="6A2E9A03" w:rsidR="00987C9A" w:rsidRPr="00A300D9" w:rsidRDefault="00987C9A" w:rsidP="00A300D9">
      <w:pPr>
        <w:pStyle w:val="Heading4"/>
        <w:ind w:left="0"/>
        <w:jc w:val="both"/>
        <w:rPr>
          <w:rFonts w:cs="Times New Roman"/>
          <w:szCs w:val="24"/>
          <w:highlight w:val="yellow"/>
        </w:rPr>
      </w:pPr>
      <w:bookmarkStart w:id="3" w:name="_Toc465365277"/>
      <w:r w:rsidRPr="00A300D9">
        <w:rPr>
          <w:bCs w:val="0"/>
          <w:iCs w:val="0"/>
          <w:highlight w:val="yellow"/>
        </w:rPr>
        <w:t>Alternative options</w:t>
      </w:r>
      <w:bookmarkEnd w:id="3"/>
      <w:r w:rsidR="0029590E" w:rsidRPr="00A300D9">
        <w:rPr>
          <w:bCs w:val="0"/>
          <w:iCs w:val="0"/>
          <w:highlight w:val="yellow"/>
        </w:rPr>
        <w:t xml:space="preserve">  </w:t>
      </w:r>
    </w:p>
    <w:p w14:paraId="5FF97608" w14:textId="77777777" w:rsidR="00987C9A" w:rsidRPr="00A300D9" w:rsidRDefault="00987C9A" w:rsidP="001B61C4">
      <w:pPr>
        <w:pStyle w:val="ListParagraph"/>
        <w:ind w:left="0"/>
        <w:jc w:val="both"/>
        <w:rPr>
          <w:rFonts w:ascii="Times New Roman" w:hAnsi="Times New Roman" w:cs="Times New Roman"/>
          <w:sz w:val="24"/>
          <w:szCs w:val="24"/>
          <w:highlight w:val="yellow"/>
        </w:rPr>
      </w:pPr>
    </w:p>
    <w:p w14:paraId="00320CFE" w14:textId="5B5349EF" w:rsidR="00987C9A" w:rsidRPr="00A300D9" w:rsidRDefault="00161309" w:rsidP="001B61C4">
      <w:pPr>
        <w:pStyle w:val="ListParagraph"/>
        <w:ind w:left="0"/>
        <w:jc w:val="both"/>
        <w:rPr>
          <w:rFonts w:ascii="Times New Roman" w:hAnsi="Times New Roman" w:cs="Times New Roman"/>
          <w:sz w:val="24"/>
          <w:szCs w:val="24"/>
          <w:highlight w:val="yellow"/>
        </w:rPr>
      </w:pPr>
      <w:r w:rsidRPr="00A300D9">
        <w:rPr>
          <w:rFonts w:ascii="Times New Roman" w:hAnsi="Times New Roman" w:cs="Times New Roman"/>
          <w:sz w:val="24"/>
          <w:szCs w:val="24"/>
          <w:highlight w:val="yellow"/>
        </w:rPr>
        <w:t xml:space="preserve">The </w:t>
      </w:r>
      <w:r w:rsidR="00987C9A" w:rsidRPr="00A300D9">
        <w:rPr>
          <w:rFonts w:ascii="Times New Roman" w:hAnsi="Times New Roman" w:cs="Times New Roman"/>
          <w:sz w:val="24"/>
          <w:szCs w:val="24"/>
          <w:highlight w:val="yellow"/>
        </w:rPr>
        <w:t>MAST model (Taylor et al. 2011) areas which are the same Figure 1</w:t>
      </w:r>
      <w:r w:rsidR="007D2E3B" w:rsidRPr="00A300D9">
        <w:rPr>
          <w:rFonts w:ascii="Times New Roman" w:hAnsi="Times New Roman" w:cs="Times New Roman"/>
          <w:sz w:val="24"/>
          <w:szCs w:val="24"/>
          <w:highlight w:val="yellow"/>
        </w:rPr>
        <w:t>.1</w:t>
      </w:r>
      <w:r w:rsidR="00987C9A" w:rsidRPr="00A300D9">
        <w:rPr>
          <w:rFonts w:ascii="Times New Roman" w:hAnsi="Times New Roman" w:cs="Times New Roman"/>
          <w:sz w:val="24"/>
          <w:szCs w:val="24"/>
          <w:highlight w:val="yellow"/>
        </w:rPr>
        <w:t xml:space="preserve"> but simplified such that the Central Atlantic is merged with the Western Atlantic.</w:t>
      </w:r>
    </w:p>
    <w:p w14:paraId="1B2917F6" w14:textId="77777777" w:rsidR="00987C9A" w:rsidRPr="00A300D9" w:rsidRDefault="00987C9A" w:rsidP="001B61C4">
      <w:pPr>
        <w:pStyle w:val="ListParagraph"/>
        <w:ind w:left="0"/>
        <w:jc w:val="both"/>
        <w:rPr>
          <w:rFonts w:ascii="Times New Roman" w:hAnsi="Times New Roman" w:cs="Times New Roman"/>
          <w:sz w:val="24"/>
          <w:szCs w:val="24"/>
          <w:highlight w:val="yellow"/>
        </w:rPr>
      </w:pPr>
    </w:p>
    <w:p w14:paraId="55302C6E" w14:textId="77777777" w:rsidR="00E76CB5" w:rsidRDefault="00E76CB5">
      <w:pPr>
        <w:rPr>
          <w:rFonts w:ascii="Times New Roman" w:hAnsi="Times New Roman" w:cs="Times New Roman"/>
          <w:sz w:val="24"/>
          <w:szCs w:val="24"/>
        </w:rPr>
      </w:pPr>
      <w:r>
        <w:rPr>
          <w:rFonts w:ascii="Times New Roman" w:hAnsi="Times New Roman" w:cs="Times New Roman"/>
          <w:sz w:val="24"/>
          <w:szCs w:val="24"/>
        </w:rPr>
        <w:br w:type="page"/>
      </w:r>
    </w:p>
    <w:p w14:paraId="34256715" w14:textId="77777777" w:rsidR="00FB35CF" w:rsidRDefault="00FB35CF" w:rsidP="001B61C4">
      <w:pPr>
        <w:pStyle w:val="ListParagraph"/>
        <w:ind w:left="0"/>
        <w:jc w:val="both"/>
        <w:rPr>
          <w:rFonts w:ascii="Times New Roman" w:hAnsi="Times New Roman" w:cs="Times New Roman"/>
          <w:sz w:val="24"/>
          <w:szCs w:val="24"/>
        </w:rPr>
      </w:pPr>
    </w:p>
    <w:p w14:paraId="19F0526B" w14:textId="6993A4C5" w:rsidR="00CC223C" w:rsidRDefault="00987C9A" w:rsidP="001B61C4">
      <w:pPr>
        <w:pStyle w:val="Heading3"/>
        <w:ind w:left="0"/>
      </w:pPr>
      <w:bookmarkStart w:id="4" w:name="_Toc465365278"/>
      <w:r>
        <w:t>Temporal strata</w:t>
      </w:r>
      <w:bookmarkEnd w:id="4"/>
      <w:r w:rsidR="00D16417">
        <w:t xml:space="preserve">     </w:t>
      </w:r>
      <w:r w:rsidR="00D16417" w:rsidRPr="00BD250A">
        <w:rPr>
          <w:b/>
        </w:rPr>
        <w:t>[Need 6-monthly temporal strata also be considered?]</w:t>
      </w:r>
    </w:p>
    <w:p w14:paraId="339698C8" w14:textId="77777777" w:rsidR="00987C9A" w:rsidRDefault="00987C9A" w:rsidP="001B61C4">
      <w:pPr>
        <w:jc w:val="both"/>
        <w:rPr>
          <w:rFonts w:ascii="Times New Roman" w:hAnsi="Times New Roman" w:cs="Times New Roman"/>
          <w:i/>
          <w:sz w:val="24"/>
          <w:szCs w:val="24"/>
        </w:rPr>
      </w:pPr>
    </w:p>
    <w:p w14:paraId="6261910B" w14:textId="17F9C597" w:rsidR="00C80707" w:rsidRPr="00D16417" w:rsidRDefault="00936DEB" w:rsidP="00BD250A">
      <w:pPr>
        <w:jc w:val="both"/>
        <w:rPr>
          <w:rFonts w:ascii="Times New Roman" w:hAnsi="Times New Roman" w:cs="Times New Roman"/>
          <w:sz w:val="24"/>
          <w:szCs w:val="24"/>
        </w:rPr>
      </w:pPr>
      <w:r>
        <w:rPr>
          <w:rFonts w:ascii="Times New Roman" w:hAnsi="Times New Roman" w:cs="Times New Roman"/>
          <w:sz w:val="24"/>
          <w:szCs w:val="24"/>
        </w:rPr>
        <w:t xml:space="preserve">Since the catch and effort data are available </w:t>
      </w:r>
      <w:r w:rsidR="00D16417">
        <w:rPr>
          <w:rFonts w:ascii="Times New Roman" w:hAnsi="Times New Roman" w:cs="Times New Roman"/>
          <w:sz w:val="24"/>
          <w:szCs w:val="24"/>
        </w:rPr>
        <w:t xml:space="preserve">only </w:t>
      </w:r>
      <w:r>
        <w:rPr>
          <w:rFonts w:ascii="Times New Roman" w:hAnsi="Times New Roman" w:cs="Times New Roman"/>
          <w:sz w:val="24"/>
          <w:szCs w:val="24"/>
        </w:rPr>
        <w:t xml:space="preserve">at a quarterly resolution (Jan-Mar, Apr-Jun, Jul-Sept, </w:t>
      </w:r>
      <w:proofErr w:type="gramStart"/>
      <w:r>
        <w:rPr>
          <w:rFonts w:ascii="Times New Roman" w:hAnsi="Times New Roman" w:cs="Times New Roman"/>
          <w:sz w:val="24"/>
          <w:szCs w:val="24"/>
        </w:rPr>
        <w:t>Oct</w:t>
      </w:r>
      <w:proofErr w:type="gramEnd"/>
      <w:r>
        <w:rPr>
          <w:rFonts w:ascii="Times New Roman" w:hAnsi="Times New Roman" w:cs="Times New Roman"/>
          <w:sz w:val="24"/>
          <w:szCs w:val="24"/>
        </w:rPr>
        <w:t xml:space="preserve">–Dec) this is currently the only sub-year temporal definition under consideration. </w:t>
      </w:r>
    </w:p>
    <w:p w14:paraId="54063FCB" w14:textId="77777777" w:rsidR="00987C9A" w:rsidRPr="00273D1A" w:rsidRDefault="00987C9A" w:rsidP="001B61C4">
      <w:pPr>
        <w:jc w:val="both"/>
        <w:rPr>
          <w:rFonts w:ascii="Times New Roman" w:hAnsi="Times New Roman" w:cs="Times New Roman"/>
          <w:i/>
          <w:sz w:val="24"/>
          <w:szCs w:val="24"/>
        </w:rPr>
      </w:pPr>
    </w:p>
    <w:p w14:paraId="0ECA2D16" w14:textId="1F2EA3A0" w:rsidR="00CC223C" w:rsidRDefault="00987C9A" w:rsidP="001B61C4">
      <w:pPr>
        <w:pStyle w:val="Heading3"/>
        <w:ind w:left="0"/>
      </w:pPr>
      <w:bookmarkStart w:id="5" w:name="_Toc465365279"/>
      <w:r w:rsidRPr="00273D1A">
        <w:t>Mixing hypotheses</w:t>
      </w:r>
      <w:bookmarkEnd w:id="5"/>
      <w:r w:rsidR="00D16417">
        <w:t xml:space="preserve">   </w:t>
      </w:r>
      <w:r w:rsidR="00D16417" w:rsidRPr="00BD250A">
        <w:rPr>
          <w:b/>
        </w:rPr>
        <w:t>[Need to consider simplifying</w:t>
      </w:r>
      <w:r w:rsidR="00D17E2D" w:rsidRPr="00BD250A">
        <w:rPr>
          <w:b/>
        </w:rPr>
        <w:t>, for example towards simpler Mediterranean structure.]</w:t>
      </w:r>
    </w:p>
    <w:p w14:paraId="7D304C67" w14:textId="77777777" w:rsidR="00987C9A" w:rsidRDefault="00987C9A" w:rsidP="001B61C4">
      <w:pPr>
        <w:pStyle w:val="ListParagraph"/>
        <w:ind w:left="0"/>
        <w:jc w:val="both"/>
        <w:rPr>
          <w:rFonts w:ascii="Times New Roman" w:hAnsi="Times New Roman" w:cs="Times New Roman"/>
          <w:sz w:val="24"/>
          <w:szCs w:val="24"/>
        </w:rPr>
      </w:pPr>
    </w:p>
    <w:p w14:paraId="40EFFA16" w14:textId="77777777" w:rsidR="00987C9A" w:rsidRDefault="00987C9A" w:rsidP="001B61C4">
      <w:pPr>
        <w:pStyle w:val="ListParagraph"/>
        <w:ind w:left="0"/>
        <w:jc w:val="both"/>
        <w:rPr>
          <w:rFonts w:ascii="Times New Roman" w:hAnsi="Times New Roman" w:cs="Times New Roman"/>
          <w:sz w:val="24"/>
          <w:szCs w:val="24"/>
        </w:rPr>
      </w:pPr>
    </w:p>
    <w:p w14:paraId="515A02C5" w14:textId="09A67D45" w:rsidR="00987C9A" w:rsidRDefault="00F731CF" w:rsidP="001B61C4">
      <w:pPr>
        <w:pStyle w:val="ListParagraph"/>
        <w:ind w:left="0"/>
        <w:jc w:val="both"/>
        <w:rPr>
          <w:rFonts w:ascii="Times New Roman" w:hAnsi="Times New Roman" w:cs="Times New Roman"/>
          <w:sz w:val="24"/>
          <w:szCs w:val="24"/>
        </w:rPr>
      </w:pPr>
      <w:r w:rsidRPr="00F731CF">
        <w:rPr>
          <w:rFonts w:ascii="Times New Roman" w:hAnsi="Times New Roman" w:cs="Times New Roman"/>
          <w:noProof/>
          <w:sz w:val="24"/>
          <w:szCs w:val="24"/>
          <w:lang w:val="en-CA" w:eastAsia="en-CA"/>
        </w:rPr>
        <w:drawing>
          <wp:inline distT="0" distB="0" distL="0" distR="0" wp14:anchorId="20BC715E" wp14:editId="7855E6A8">
            <wp:extent cx="2445385" cy="1786255"/>
            <wp:effectExtent l="19050" t="0" r="0" b="0"/>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5738" b="2443"/>
                    <a:stretch/>
                  </pic:blipFill>
                  <pic:spPr bwMode="auto">
                    <a:xfrm>
                      <a:off x="0" y="0"/>
                      <a:ext cx="2445385" cy="1786255"/>
                    </a:xfrm>
                    <a:prstGeom prst="rect">
                      <a:avLst/>
                    </a:prstGeom>
                    <a:noFill/>
                    <a:ln>
                      <a:noFill/>
                    </a:ln>
                    <a:extLst>
                      <a:ext uri="{53640926-AAD7-44D8-BBD7-CCE9431645EC}">
                        <a14:shadowObscured xmlns:a14="http://schemas.microsoft.com/office/drawing/2010/main"/>
                      </a:ext>
                    </a:extLst>
                  </pic:spPr>
                </pic:pic>
              </a:graphicData>
            </a:graphic>
          </wp:inline>
        </w:drawing>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3360" behindDoc="0" locked="0" layoutInCell="1" allowOverlap="1" wp14:anchorId="127EAE20" wp14:editId="5460338D">
                <wp:simplePos x="0" y="0"/>
                <wp:positionH relativeFrom="column">
                  <wp:posOffset>4301490</wp:posOffset>
                </wp:positionH>
                <wp:positionV relativeFrom="paragraph">
                  <wp:posOffset>19685</wp:posOffset>
                </wp:positionV>
                <wp:extent cx="321310" cy="236855"/>
                <wp:effectExtent l="0" t="0" r="254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127FD" w14:textId="77777777" w:rsidR="00811E6F" w:rsidRPr="00A71A7A" w:rsidRDefault="00811E6F" w:rsidP="00987C9A">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7EAE20"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" fillcolor="white [3201]" stroked="f" strokeweight=".5pt">
                <v:path arrowok="t"/>
                <v:textbox>
                  <w:txbxContent>
                    <w:p w14:paraId="165127FD" w14:textId="77777777" w:rsidR="00811E6F" w:rsidRPr="00A71A7A" w:rsidRDefault="00811E6F" w:rsidP="00987C9A">
                      <w:pPr>
                        <w:jc w:val="right"/>
                        <w:rPr>
                          <w:b/>
                          <w:color w:val="0070C0"/>
                          <w:lang w:val="en-CA"/>
                        </w:rPr>
                      </w:pPr>
                      <w:r>
                        <w:rPr>
                          <w:b/>
                          <w:color w:val="0070C0"/>
                          <w:lang w:val="en-CA"/>
                        </w:rPr>
                        <w:t>B</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2336" behindDoc="0" locked="0" layoutInCell="1" allowOverlap="1" wp14:anchorId="20EAB51A" wp14:editId="0601B7F6">
                <wp:simplePos x="0" y="0"/>
                <wp:positionH relativeFrom="column">
                  <wp:posOffset>1782445</wp:posOffset>
                </wp:positionH>
                <wp:positionV relativeFrom="paragraph">
                  <wp:posOffset>19685</wp:posOffset>
                </wp:positionV>
                <wp:extent cx="321310" cy="236855"/>
                <wp:effectExtent l="0" t="0" r="254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0B439" w14:textId="77777777" w:rsidR="00811E6F" w:rsidRPr="00A71A7A" w:rsidRDefault="00811E6F" w:rsidP="00987C9A">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AB51A" id="Text Box 11" o:spid="_x0000_s1027" type="#_x0000_t202" style="position:absolute;left:0;text-align:left;margin-left:140.35pt;margin-top:1.55pt;width:25.3pt;height:1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" fillcolor="white [3201]" stroked="f" strokeweight=".5pt">
                <v:path arrowok="t"/>
                <v:textbox>
                  <w:txbxContent>
                    <w:p w14:paraId="0AB0B439" w14:textId="77777777" w:rsidR="00811E6F" w:rsidRPr="00A71A7A" w:rsidRDefault="00811E6F" w:rsidP="00987C9A">
                      <w:pPr>
                        <w:jc w:val="right"/>
                        <w:rPr>
                          <w:b/>
                          <w:color w:val="0070C0"/>
                          <w:lang w:val="en-CA"/>
                        </w:rPr>
                      </w:pPr>
                      <w:r w:rsidRPr="00A71A7A">
                        <w:rPr>
                          <w:b/>
                          <w:color w:val="0070C0"/>
                          <w:lang w:val="en-CA"/>
                        </w:rPr>
                        <w:t>A</w:t>
                      </w:r>
                    </w:p>
                  </w:txbxContent>
                </v:textbox>
              </v:shape>
            </w:pict>
          </mc:Fallback>
        </mc:AlternateContent>
      </w:r>
      <w:r w:rsidR="007E218D">
        <w:rPr>
          <w:noProof/>
          <w:lang w:val="en-CA" w:eastAsia="en-CA"/>
        </w:rPr>
        <w:drawing>
          <wp:inline distT="0" distB="0" distL="0" distR="0" wp14:anchorId="6732781D" wp14:editId="1636F04A">
            <wp:extent cx="2504440" cy="1764000"/>
            <wp:effectExtent l="0" t="0" r="0" b="8255"/>
            <wp:docPr id="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1" t="8633" r="-351" b="2977"/>
                    <a:stretch/>
                  </pic:blipFill>
                  <pic:spPr bwMode="auto">
                    <a:xfrm>
                      <a:off x="0" y="0"/>
                      <a:ext cx="2529904" cy="1781936"/>
                    </a:xfrm>
                    <a:prstGeom prst="rect">
                      <a:avLst/>
                    </a:prstGeom>
                    <a:noFill/>
                    <a:ln>
                      <a:noFill/>
                    </a:ln>
                    <a:extLst>
                      <a:ext uri="{53640926-AAD7-44D8-BBD7-CCE9431645EC}">
                        <a14:shadowObscured xmlns:a14="http://schemas.microsoft.com/office/drawing/2010/main"/>
                      </a:ext>
                    </a:extLst>
                  </pic:spPr>
                </pic:pic>
              </a:graphicData>
            </a:graphic>
          </wp:inline>
        </w:drawing>
      </w:r>
    </w:p>
    <w:p w14:paraId="0529252C" w14:textId="77777777" w:rsidR="00987C9A" w:rsidRDefault="00987C9A" w:rsidP="001B61C4">
      <w:pPr>
        <w:pStyle w:val="ListParagraph"/>
        <w:ind w:left="0"/>
        <w:jc w:val="both"/>
        <w:rPr>
          <w:rFonts w:ascii="Times New Roman" w:hAnsi="Times New Roman" w:cs="Times New Roman"/>
          <w:sz w:val="24"/>
          <w:szCs w:val="24"/>
        </w:rPr>
      </w:pPr>
    </w:p>
    <w:p w14:paraId="1683C827" w14:textId="7297AEB5" w:rsidR="00987C9A" w:rsidRDefault="00B16E84" w:rsidP="001B61C4">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lang w:val="en-CA" w:eastAsia="en-CA"/>
        </w:rPr>
        <mc:AlternateContent>
          <mc:Choice Requires="wps">
            <w:drawing>
              <wp:anchor distT="0" distB="0" distL="114300" distR="114300" simplePos="0" relativeHeight="251664384" behindDoc="0" locked="0" layoutInCell="1" allowOverlap="1" wp14:anchorId="54AD151B" wp14:editId="65185C3E">
                <wp:simplePos x="0" y="0"/>
                <wp:positionH relativeFrom="column">
                  <wp:posOffset>1782445</wp:posOffset>
                </wp:positionH>
                <wp:positionV relativeFrom="paragraph">
                  <wp:posOffset>1905</wp:posOffset>
                </wp:positionV>
                <wp:extent cx="321310" cy="236855"/>
                <wp:effectExtent l="0" t="0" r="254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CE885" w14:textId="77777777" w:rsidR="00811E6F" w:rsidRPr="00A71A7A" w:rsidRDefault="00811E6F" w:rsidP="00987C9A">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D151B" id="Text Box 13" o:spid="_x0000_s1028" type="#_x0000_t202" style="position:absolute;left:0;text-align:left;margin-left:140.35pt;margin-top:.15pt;width:25.3pt;height:1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" fillcolor="white [3201]" stroked="f" strokeweight=".5pt">
                <v:path arrowok="t"/>
                <v:textbox>
                  <w:txbxContent>
                    <w:p w14:paraId="3FDCE885" w14:textId="77777777" w:rsidR="00811E6F" w:rsidRPr="00A71A7A" w:rsidRDefault="00811E6F" w:rsidP="00987C9A">
                      <w:pPr>
                        <w:jc w:val="right"/>
                        <w:rPr>
                          <w:b/>
                          <w:color w:val="0070C0"/>
                          <w:lang w:val="en-CA"/>
                        </w:rPr>
                      </w:pPr>
                      <w:r>
                        <w:rPr>
                          <w:b/>
                          <w:color w:val="0070C0"/>
                          <w:lang w:val="en-CA"/>
                        </w:rPr>
                        <w:t>C</w:t>
                      </w:r>
                    </w:p>
                  </w:txbxContent>
                </v:textbox>
              </v:shape>
            </w:pict>
          </mc:Fallback>
        </mc:AlternateContent>
      </w:r>
      <w:r>
        <w:rPr>
          <w:noProof/>
          <w:lang w:val="en-CA" w:eastAsia="en-CA"/>
        </w:rPr>
        <mc:AlternateContent>
          <mc:Choice Requires="wps">
            <w:drawing>
              <wp:anchor distT="0" distB="0" distL="114300" distR="114300" simplePos="0" relativeHeight="251659264" behindDoc="0" locked="0" layoutInCell="1" allowOverlap="1" wp14:anchorId="0F0F9EED" wp14:editId="46A2FB9C">
                <wp:simplePos x="0" y="0"/>
                <wp:positionH relativeFrom="column">
                  <wp:posOffset>3183255</wp:posOffset>
                </wp:positionH>
                <wp:positionV relativeFrom="paragraph">
                  <wp:posOffset>238760</wp:posOffset>
                </wp:positionV>
                <wp:extent cx="2277110" cy="1464945"/>
                <wp:effectExtent l="0" t="0" r="8890" b="1905"/>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110" cy="14649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6294D3" w14:textId="77777777" w:rsidR="00811E6F" w:rsidRDefault="00811E6F"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w:t>
                            </w:r>
                            <w:proofErr w:type="spellStart"/>
                            <w:r w:rsidRPr="00EA538E">
                              <w:rPr>
                                <w:rFonts w:ascii="Times New Roman" w:hAnsi="Times New Roman" w:cs="Times New Roman"/>
                                <w:lang w:val="en-CA"/>
                              </w:rPr>
                              <w:t>Arrizabalaga</w:t>
                            </w:r>
                            <w:proofErr w:type="spellEnd"/>
                            <w:r w:rsidRPr="00EA538E">
                              <w:rPr>
                                <w:rFonts w:ascii="Times New Roman" w:hAnsi="Times New Roman" w:cs="Times New Roman"/>
                                <w:lang w:val="en-CA"/>
                              </w:rPr>
                              <w:t xml:space="preserve"> et al. 2014). </w:t>
                            </w:r>
                          </w:p>
                          <w:p w14:paraId="68F42AA8" w14:textId="77777777" w:rsidR="00811E6F" w:rsidRDefault="00811E6F"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811E6F" w:rsidRDefault="00811E6F"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811E6F" w:rsidRPr="00EA538E" w:rsidRDefault="00811E6F"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F0F9EED" id="Text Box 8" o:spid="_x0000_s1029" type="#_x0000_t202" style="position:absolute;left:0;text-align:left;margin-left:250.65pt;margin-top:18.8pt;width:179.3pt;height:11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" fillcolor="white [3201]" stroked="f" strokeweight=".5pt">
                <v:path arrowok="t"/>
                <v:textbox>
                  <w:txbxContent>
                    <w:p w14:paraId="286294D3" w14:textId="77777777" w:rsidR="00811E6F" w:rsidRDefault="00811E6F"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w:t>
                      </w:r>
                      <w:proofErr w:type="spellStart"/>
                      <w:r w:rsidRPr="00EA538E">
                        <w:rPr>
                          <w:rFonts w:ascii="Times New Roman" w:hAnsi="Times New Roman" w:cs="Times New Roman"/>
                          <w:lang w:val="en-CA"/>
                        </w:rPr>
                        <w:t>Arrizabalaga</w:t>
                      </w:r>
                      <w:proofErr w:type="spellEnd"/>
                      <w:r w:rsidRPr="00EA538E">
                        <w:rPr>
                          <w:rFonts w:ascii="Times New Roman" w:hAnsi="Times New Roman" w:cs="Times New Roman"/>
                          <w:lang w:val="en-CA"/>
                        </w:rPr>
                        <w:t xml:space="preserve"> et al. 2014). </w:t>
                      </w:r>
                    </w:p>
                    <w:p w14:paraId="68F42AA8" w14:textId="77777777" w:rsidR="00811E6F" w:rsidRDefault="00811E6F"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811E6F" w:rsidRDefault="00811E6F"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811E6F" w:rsidRPr="00EA538E" w:rsidRDefault="00811E6F"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v:textbox>
              </v:shape>
            </w:pict>
          </mc:Fallback>
        </mc:AlternateContent>
      </w:r>
      <w:r w:rsidR="00987C9A">
        <w:rPr>
          <w:noProof/>
          <w:lang w:val="en-CA" w:eastAsia="en-CA"/>
        </w:rPr>
        <w:drawing>
          <wp:inline distT="0" distB="0" distL="0" distR="0" wp14:anchorId="6550B613" wp14:editId="6465D7C8">
            <wp:extent cx="2523067" cy="1699381"/>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000" b="5759"/>
                    <a:stretch/>
                  </pic:blipFill>
                  <pic:spPr bwMode="auto">
                    <a:xfrm>
                      <a:off x="0" y="0"/>
                      <a:ext cx="2520277" cy="1697502"/>
                    </a:xfrm>
                    <a:prstGeom prst="rect">
                      <a:avLst/>
                    </a:prstGeom>
                    <a:noFill/>
                    <a:ln>
                      <a:noFill/>
                    </a:ln>
                    <a:extLst>
                      <a:ext uri="{53640926-AAD7-44D8-BBD7-CCE9431645EC}">
                        <a14:shadowObscured xmlns:a14="http://schemas.microsoft.com/office/drawing/2010/main"/>
                      </a:ext>
                    </a:extLst>
                  </pic:spPr>
                </pic:pic>
              </a:graphicData>
            </a:graphic>
          </wp:inline>
        </w:drawing>
      </w:r>
    </w:p>
    <w:p w14:paraId="58A2385D" w14:textId="77777777" w:rsidR="00987C9A" w:rsidRDefault="00987C9A" w:rsidP="001B61C4">
      <w:pPr>
        <w:pStyle w:val="ListParagraph"/>
        <w:ind w:left="0"/>
        <w:jc w:val="both"/>
        <w:rPr>
          <w:rFonts w:ascii="Times New Roman" w:hAnsi="Times New Roman" w:cs="Times New Roman"/>
          <w:sz w:val="24"/>
          <w:szCs w:val="24"/>
        </w:rPr>
      </w:pPr>
    </w:p>
    <w:p w14:paraId="62592A77" w14:textId="77777777" w:rsidR="00987C9A" w:rsidRDefault="00987C9A" w:rsidP="001B61C4">
      <w:pPr>
        <w:pStyle w:val="ListParagraph"/>
        <w:ind w:left="0"/>
        <w:jc w:val="both"/>
        <w:rPr>
          <w:rFonts w:ascii="Times New Roman" w:hAnsi="Times New Roman" w:cs="Times New Roman"/>
          <w:sz w:val="24"/>
          <w:szCs w:val="24"/>
        </w:rPr>
      </w:pPr>
    </w:p>
    <w:p w14:paraId="11BEF98A" w14:textId="77777777" w:rsidR="00CC223C" w:rsidRDefault="00987C9A" w:rsidP="001B61C4">
      <w:pPr>
        <w:pStyle w:val="Heading4"/>
        <w:ind w:left="0"/>
      </w:pPr>
      <w:bookmarkStart w:id="6" w:name="_Toc465365280"/>
      <w:r w:rsidRPr="008E1D5C">
        <w:t>Baseline</w:t>
      </w:r>
      <w:bookmarkEnd w:id="6"/>
    </w:p>
    <w:p w14:paraId="6677E298" w14:textId="77777777" w:rsidR="00987C9A" w:rsidRDefault="00987C9A" w:rsidP="001B61C4">
      <w:pPr>
        <w:pStyle w:val="ListParagraph"/>
        <w:ind w:left="0"/>
        <w:jc w:val="both"/>
        <w:rPr>
          <w:rFonts w:ascii="Times New Roman" w:hAnsi="Times New Roman" w:cs="Times New Roman"/>
          <w:sz w:val="24"/>
          <w:szCs w:val="24"/>
          <w:u w:val="single"/>
        </w:rPr>
      </w:pPr>
    </w:p>
    <w:p w14:paraId="203CDBA7"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similar to Figure </w:t>
      </w:r>
      <w:r w:rsidR="007D2E3B">
        <w:rPr>
          <w:rFonts w:ascii="Times New Roman" w:hAnsi="Times New Roman" w:cs="Times New Roman"/>
          <w:sz w:val="24"/>
          <w:szCs w:val="24"/>
        </w:rPr>
        <w:t>1.</w:t>
      </w:r>
      <w:r>
        <w:rPr>
          <w:rFonts w:ascii="Times New Roman" w:hAnsi="Times New Roman" w:cs="Times New Roman"/>
          <w:sz w:val="24"/>
          <w:szCs w:val="24"/>
        </w:rPr>
        <w:t>2A but adhering to the spatial structure of Figure 1</w:t>
      </w:r>
      <w:r w:rsidR="007D2E3B">
        <w:rPr>
          <w:rFonts w:ascii="Times New Roman" w:hAnsi="Times New Roman" w:cs="Times New Roman"/>
          <w:sz w:val="24"/>
          <w:szCs w:val="24"/>
        </w:rPr>
        <w:t>.1</w:t>
      </w:r>
      <w:r>
        <w:rPr>
          <w:rFonts w:ascii="Times New Roman" w:hAnsi="Times New Roman" w:cs="Times New Roman"/>
          <w:sz w:val="24"/>
          <w:szCs w:val="24"/>
        </w:rPr>
        <w:t>A.</w:t>
      </w:r>
    </w:p>
    <w:p w14:paraId="59C367DD" w14:textId="77777777" w:rsidR="00987C9A" w:rsidRDefault="00987C9A" w:rsidP="001B61C4">
      <w:pPr>
        <w:pStyle w:val="ListParagraph"/>
        <w:ind w:left="0"/>
        <w:jc w:val="both"/>
        <w:rPr>
          <w:rFonts w:ascii="Times New Roman" w:hAnsi="Times New Roman" w:cs="Times New Roman"/>
          <w:sz w:val="24"/>
          <w:szCs w:val="24"/>
          <w:u w:val="single"/>
        </w:rPr>
      </w:pPr>
    </w:p>
    <w:p w14:paraId="38746D17" w14:textId="77777777" w:rsidR="00CC223C" w:rsidRDefault="00987C9A" w:rsidP="001B61C4">
      <w:pPr>
        <w:pStyle w:val="Heading4"/>
        <w:ind w:left="0"/>
      </w:pPr>
      <w:bookmarkStart w:id="7" w:name="_Toc465365281"/>
      <w:r>
        <w:t>Alternative options</w:t>
      </w:r>
      <w:bookmarkEnd w:id="7"/>
    </w:p>
    <w:p w14:paraId="6589E318" w14:textId="77777777" w:rsidR="00987C9A" w:rsidRDefault="00987C9A" w:rsidP="001B61C4">
      <w:pPr>
        <w:pStyle w:val="ListParagraph"/>
        <w:ind w:left="0"/>
        <w:jc w:val="both"/>
        <w:rPr>
          <w:rFonts w:ascii="Times New Roman" w:hAnsi="Times New Roman" w:cs="Times New Roman"/>
          <w:sz w:val="24"/>
          <w:szCs w:val="24"/>
        </w:rPr>
      </w:pPr>
    </w:p>
    <w:p w14:paraId="47E9D631"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with no mixing </w:t>
      </w:r>
    </w:p>
    <w:p w14:paraId="70CAFFF9" w14:textId="77777777" w:rsidR="00987C9A" w:rsidRPr="008E1D5C" w:rsidRDefault="00987C9A" w:rsidP="001B61C4">
      <w:pPr>
        <w:jc w:val="both"/>
        <w:rPr>
          <w:rFonts w:ascii="Times New Roman" w:hAnsi="Times New Roman" w:cs="Times New Roman"/>
          <w:sz w:val="24"/>
          <w:szCs w:val="24"/>
          <w:highlight w:val="yellow"/>
        </w:rPr>
      </w:pPr>
    </w:p>
    <w:p w14:paraId="36CADC0F" w14:textId="77777777" w:rsidR="00987C9A" w:rsidRDefault="00987C9A" w:rsidP="001B61C4">
      <w:pPr>
        <w:jc w:val="both"/>
        <w:rPr>
          <w:rFonts w:ascii="Times New Roman" w:hAnsi="Times New Roman" w:cs="Times New Roman"/>
          <w:b/>
          <w:sz w:val="24"/>
          <w:szCs w:val="24"/>
        </w:rPr>
      </w:pPr>
    </w:p>
    <w:p w14:paraId="1F68F4CE" w14:textId="77777777" w:rsidR="004A409F" w:rsidRDefault="004A409F" w:rsidP="001B61C4">
      <w:pPr>
        <w:jc w:val="both"/>
        <w:rPr>
          <w:rFonts w:ascii="Times New Roman" w:hAnsi="Times New Roman" w:cs="Times New Roman"/>
          <w:b/>
          <w:sz w:val="24"/>
          <w:szCs w:val="24"/>
        </w:rPr>
      </w:pPr>
    </w:p>
    <w:p w14:paraId="18845602" w14:textId="77777777" w:rsidR="00CC223C" w:rsidRDefault="00987C9A" w:rsidP="00406114">
      <w:pPr>
        <w:pStyle w:val="Heading1"/>
        <w:numPr>
          <w:ilvl w:val="0"/>
          <w:numId w:val="60"/>
        </w:numPr>
        <w:ind w:left="130" w:hanging="130"/>
      </w:pPr>
      <w:bookmarkStart w:id="8" w:name="_Toc465365282"/>
      <w:r w:rsidRPr="005255F2">
        <w:t xml:space="preserve">PAST DATA </w:t>
      </w:r>
      <w:r w:rsidRPr="00EB4092">
        <w:t>AVAILABLE</w:t>
      </w:r>
      <w:bookmarkEnd w:id="8"/>
    </w:p>
    <w:p w14:paraId="27E45608" w14:textId="77777777" w:rsidR="00987C9A" w:rsidRDefault="00987C9A" w:rsidP="001B61C4">
      <w:pPr>
        <w:pStyle w:val="ListParagraph"/>
        <w:ind w:left="0"/>
        <w:jc w:val="both"/>
        <w:rPr>
          <w:rFonts w:ascii="Times New Roman" w:hAnsi="Times New Roman" w:cs="Times New Roman"/>
          <w:sz w:val="24"/>
          <w:szCs w:val="24"/>
          <w:highlight w:val="yellow"/>
        </w:rPr>
      </w:pPr>
    </w:p>
    <w:p w14:paraId="7DC5396F" w14:textId="77777777" w:rsidR="00B24664" w:rsidRPr="00B24664" w:rsidRDefault="00B24664" w:rsidP="001B61C4">
      <w:pPr>
        <w:pStyle w:val="ListParagraph"/>
        <w:ind w:left="0"/>
        <w:jc w:val="both"/>
        <w:rPr>
          <w:rFonts w:ascii="Times New Roman" w:hAnsi="Times New Roman" w:cs="Times New Roman"/>
          <w:sz w:val="24"/>
          <w:szCs w:val="24"/>
        </w:rPr>
      </w:pPr>
      <w:r w:rsidRPr="00B24664">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sidR="007D2E3B" w:rsidRPr="00B24664">
        <w:rPr>
          <w:rFonts w:ascii="Times New Roman" w:hAnsi="Times New Roman" w:cs="Times New Roman"/>
          <w:sz w:val="24"/>
          <w:szCs w:val="24"/>
        </w:rPr>
        <w:t xml:space="preserve"> </w:t>
      </w:r>
      <w:r w:rsidRPr="00B24664">
        <w:rPr>
          <w:rFonts w:ascii="Times New Roman" w:hAnsi="Times New Roman" w:cs="Times New Roman"/>
          <w:sz w:val="24"/>
          <w:szCs w:val="24"/>
        </w:rPr>
        <w:t xml:space="preserve">provides an overview of the data that may be used to condition operating models for Atlantic bluefin tuna. The </w:t>
      </w:r>
      <w:r w:rsidR="00093196">
        <w:rPr>
          <w:rFonts w:ascii="Times New Roman" w:hAnsi="Times New Roman" w:cs="Times New Roman"/>
          <w:sz w:val="24"/>
          <w:szCs w:val="24"/>
        </w:rPr>
        <w:t>T</w:t>
      </w:r>
      <w:r w:rsidRPr="00B24664">
        <w:rPr>
          <w:rFonts w:ascii="Times New Roman" w:hAnsi="Times New Roman" w:cs="Times New Roman"/>
          <w:sz w:val="24"/>
          <w:szCs w:val="24"/>
        </w:rPr>
        <w:t>able indicates those data that have been gathered, those that are currently available and those that have already been used in conditioning operating models.</w:t>
      </w:r>
    </w:p>
    <w:p w14:paraId="03006A5E" w14:textId="77777777" w:rsidR="00CC223C" w:rsidRDefault="00B24664" w:rsidP="00406114">
      <w:pPr>
        <w:pStyle w:val="Heading3"/>
        <w:numPr>
          <w:ilvl w:val="2"/>
          <w:numId w:val="61"/>
        </w:numPr>
        <w:ind w:left="130" w:hanging="130"/>
      </w:pPr>
      <w:bookmarkStart w:id="9" w:name="_Toc465365283"/>
      <w:r w:rsidRPr="00B24664">
        <w:t>Raw data</w:t>
      </w:r>
      <w:bookmarkEnd w:id="9"/>
    </w:p>
    <w:p w14:paraId="41FD4149" w14:textId="77777777" w:rsidR="00B24664" w:rsidRPr="00B24664" w:rsidRDefault="00B24664" w:rsidP="001B61C4">
      <w:pPr>
        <w:pStyle w:val="ListParagraph"/>
        <w:ind w:left="0"/>
        <w:jc w:val="both"/>
        <w:rPr>
          <w:rFonts w:ascii="Times New Roman" w:hAnsi="Times New Roman" w:cs="Times New Roman"/>
          <w:i/>
          <w:sz w:val="24"/>
          <w:szCs w:val="24"/>
        </w:rPr>
      </w:pPr>
    </w:p>
    <w:p w14:paraId="2BBE5CA6" w14:textId="77777777" w:rsidR="00B24664" w:rsidRDefault="00B24664" w:rsidP="001B61C4">
      <w:pPr>
        <w:jc w:val="both"/>
        <w:rPr>
          <w:rFonts w:ascii="Times New Roman" w:hAnsi="Times New Roman" w:cs="Times New Roman"/>
          <w:sz w:val="24"/>
          <w:szCs w:val="24"/>
        </w:rPr>
      </w:pPr>
      <w:r w:rsidRPr="00B24664">
        <w:rPr>
          <w:rFonts w:ascii="Times New Roman" w:hAnsi="Times New Roman" w:cs="Times New Roman"/>
          <w:sz w:val="24"/>
          <w:szCs w:val="24"/>
        </w:rPr>
        <w:t>A preliminary demonstration operating model has been fitted to the fishery, tagging and</w:t>
      </w:r>
      <w:r>
        <w:rPr>
          <w:rFonts w:ascii="Times New Roman" w:hAnsi="Times New Roman" w:cs="Times New Roman"/>
          <w:sz w:val="24"/>
          <w:szCs w:val="24"/>
        </w:rPr>
        <w:t xml:space="preserve"> survey data that are currently available (Table </w:t>
      </w:r>
      <w:r w:rsidR="007D2E3B">
        <w:rPr>
          <w:rFonts w:ascii="Times New Roman" w:hAnsi="Times New Roman" w:cs="Times New Roman"/>
          <w:sz w:val="24"/>
          <w:szCs w:val="24"/>
        </w:rPr>
        <w:t>2.1</w:t>
      </w:r>
      <w:r>
        <w:rPr>
          <w:rFonts w:ascii="Times New Roman" w:hAnsi="Times New Roman" w:cs="Times New Roman"/>
          <w:sz w:val="24"/>
          <w:szCs w:val="24"/>
        </w:rPr>
        <w:t xml:space="preserve">, field ‘Used in OM’). Currently the operating model is fitted to ICCAT Task II landings data </w:t>
      </w:r>
      <w:r w:rsidR="00161309">
        <w:rPr>
          <w:rFonts w:ascii="Times New Roman" w:hAnsi="Times New Roman" w:cs="Times New Roman"/>
          <w:sz w:val="24"/>
          <w:szCs w:val="24"/>
        </w:rPr>
        <w:t>scaled upwards</w:t>
      </w:r>
      <w:r>
        <w:rPr>
          <w:rFonts w:ascii="Times New Roman" w:hAnsi="Times New Roman" w:cs="Times New Roman"/>
          <w:sz w:val="24"/>
          <w:szCs w:val="24"/>
        </w:rPr>
        <w:t xml:space="preserve"> to annual Task I landings. </w:t>
      </w:r>
    </w:p>
    <w:p w14:paraId="40F50F97" w14:textId="77777777" w:rsidR="00161309" w:rsidRDefault="00161309" w:rsidP="001B61C4">
      <w:pPr>
        <w:jc w:val="both"/>
        <w:rPr>
          <w:rFonts w:ascii="Times New Roman" w:hAnsi="Times New Roman" w:cs="Times New Roman"/>
          <w:sz w:val="24"/>
          <w:szCs w:val="24"/>
        </w:rPr>
      </w:pPr>
    </w:p>
    <w:p w14:paraId="1463F20B"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ICCAT catch at size data set was used to estimate gear selectivity for each of the baseline fleet types. </w:t>
      </w:r>
    </w:p>
    <w:p w14:paraId="59494FD5" w14:textId="77777777" w:rsidR="00B24664" w:rsidRDefault="00B24664" w:rsidP="001B61C4">
      <w:pPr>
        <w:jc w:val="both"/>
        <w:rPr>
          <w:rFonts w:ascii="Times New Roman" w:hAnsi="Times New Roman" w:cs="Times New Roman"/>
          <w:sz w:val="24"/>
          <w:szCs w:val="24"/>
        </w:rPr>
      </w:pPr>
    </w:p>
    <w:p w14:paraId="6C88954A"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pop-off satellite archival tag data from several sources (NOAA, DFO, WWF, AZTI, UNIMAR, IEO, UCA, </w:t>
      </w:r>
      <w:r w:rsidRPr="00EB7991">
        <w:rPr>
          <w:rFonts w:ascii="Times New Roman" w:hAnsi="Times New Roman" w:cs="Times New Roman"/>
          <w:sz w:val="24"/>
          <w:szCs w:val="24"/>
        </w:rPr>
        <w:t>FEDERCOOPESCA</w:t>
      </w:r>
      <w:r>
        <w:rPr>
          <w:rFonts w:ascii="Times New Roman" w:hAnsi="Times New Roman" w:cs="Times New Roman"/>
          <w:sz w:val="24"/>
          <w:szCs w:val="24"/>
        </w:rPr>
        <w:t xml:space="preserve">, </w:t>
      </w:r>
      <w:r w:rsidRPr="00EB7991">
        <w:rPr>
          <w:rFonts w:ascii="Times New Roman" w:hAnsi="Times New Roman" w:cs="Times New Roman"/>
          <w:sz w:val="24"/>
          <w:szCs w:val="24"/>
        </w:rPr>
        <w:t>COMBIOMA</w:t>
      </w:r>
      <w:r>
        <w:rPr>
          <w:rFonts w:ascii="Times New Roman" w:hAnsi="Times New Roman" w:cs="Times New Roman"/>
          <w:sz w:val="24"/>
          <w:szCs w:val="24"/>
        </w:rPr>
        <w:t xml:space="preserve">, </w:t>
      </w:r>
      <w:proofErr w:type="gramStart"/>
      <w:r>
        <w:rPr>
          <w:rFonts w:ascii="Times New Roman" w:hAnsi="Times New Roman" w:cs="Times New Roman"/>
          <w:sz w:val="24"/>
          <w:szCs w:val="24"/>
        </w:rPr>
        <w:t>GBYP</w:t>
      </w:r>
      <w:proofErr w:type="gramEnd"/>
      <w:r>
        <w:rPr>
          <w:rFonts w:ascii="Times New Roman" w:hAnsi="Times New Roman" w:cs="Times New Roman"/>
          <w:sz w:val="24"/>
          <w:szCs w:val="24"/>
        </w:rPr>
        <w:t xml:space="preserve">) </w:t>
      </w:r>
      <w:r w:rsidR="00093196">
        <w:rPr>
          <w:rFonts w:ascii="Times New Roman" w:hAnsi="Times New Roman" w:cs="Times New Roman"/>
          <w:sz w:val="24"/>
          <w:szCs w:val="24"/>
        </w:rPr>
        <w:t>have been</w:t>
      </w:r>
      <w:r>
        <w:rPr>
          <w:rFonts w:ascii="Times New Roman" w:hAnsi="Times New Roman" w:cs="Times New Roman"/>
          <w:sz w:val="24"/>
          <w:szCs w:val="24"/>
        </w:rPr>
        <w:t xml:space="preserve"> compiled by NOAA (M. Lauretta) and used in the preliminary model to estimate movements among areas. In total 319 tags provided information o</w:t>
      </w:r>
      <w:r w:rsidR="00093196">
        <w:rPr>
          <w:rFonts w:ascii="Times New Roman" w:hAnsi="Times New Roman" w:cs="Times New Roman"/>
          <w:sz w:val="24"/>
          <w:szCs w:val="24"/>
        </w:rPr>
        <w:t>n</w:t>
      </w:r>
      <w:r>
        <w:rPr>
          <w:rFonts w:ascii="Times New Roman" w:hAnsi="Times New Roman" w:cs="Times New Roman"/>
          <w:sz w:val="24"/>
          <w:szCs w:val="24"/>
        </w:rPr>
        <w:t xml:space="preserve"> 929 quarterly transitions (Table </w:t>
      </w:r>
      <w:r w:rsidR="007D2E3B">
        <w:rPr>
          <w:rFonts w:ascii="Times New Roman" w:hAnsi="Times New Roman" w:cs="Times New Roman"/>
          <w:sz w:val="24"/>
          <w:szCs w:val="24"/>
        </w:rPr>
        <w:t>2.2</w:t>
      </w:r>
      <w:r>
        <w:rPr>
          <w:rFonts w:ascii="Times New Roman" w:hAnsi="Times New Roman" w:cs="Times New Roman"/>
          <w:sz w:val="24"/>
          <w:szCs w:val="24"/>
        </w:rPr>
        <w:t>).</w:t>
      </w:r>
    </w:p>
    <w:p w14:paraId="4ED41BD6" w14:textId="77777777" w:rsidR="00B24664" w:rsidRDefault="00B24664" w:rsidP="001B61C4">
      <w:pPr>
        <w:jc w:val="both"/>
        <w:rPr>
          <w:rFonts w:ascii="Times New Roman" w:hAnsi="Times New Roman" w:cs="Times New Roman"/>
          <w:sz w:val="24"/>
          <w:szCs w:val="24"/>
        </w:rPr>
      </w:pPr>
    </w:p>
    <w:p w14:paraId="3A3CC692"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Catch data provide scale to stock assessments. In a similar way, spatial stock of origin data are necessary to estimate the relative magnitude of the various stocks in a multi-stock model (to correctly assign catches to stock). Currently the model uses stock of origin data derived from the otolith microchemistry research of AZTI, UMCES and DFO (Table </w:t>
      </w:r>
      <w:r w:rsidR="007D2E3B">
        <w:rPr>
          <w:rFonts w:ascii="Times New Roman" w:hAnsi="Times New Roman" w:cs="Times New Roman"/>
          <w:sz w:val="24"/>
          <w:szCs w:val="24"/>
        </w:rPr>
        <w:t>2.3</w:t>
      </w:r>
      <w:r>
        <w:rPr>
          <w:rFonts w:ascii="Times New Roman" w:hAnsi="Times New Roman" w:cs="Times New Roman"/>
          <w:sz w:val="24"/>
          <w:szCs w:val="24"/>
        </w:rPr>
        <w:t>).</w:t>
      </w:r>
    </w:p>
    <w:p w14:paraId="489AA31C" w14:textId="77777777" w:rsidR="00093196" w:rsidRDefault="00093196" w:rsidP="001B61C4">
      <w:pPr>
        <w:jc w:val="both"/>
        <w:rPr>
          <w:rFonts w:ascii="Times New Roman" w:hAnsi="Times New Roman" w:cs="Times New Roman"/>
          <w:sz w:val="24"/>
          <w:szCs w:val="24"/>
        </w:rPr>
      </w:pPr>
    </w:p>
    <w:p w14:paraId="6F703B5E" w14:textId="77777777" w:rsidR="00B24664" w:rsidRDefault="00093196" w:rsidP="001B61C4">
      <w:pPr>
        <w:jc w:val="both"/>
        <w:rPr>
          <w:rFonts w:ascii="Times New Roman" w:hAnsi="Times New Roman" w:cs="Times New Roman"/>
          <w:sz w:val="24"/>
          <w:szCs w:val="24"/>
        </w:rPr>
      </w:pPr>
      <w:r>
        <w:rPr>
          <w:rFonts w:ascii="Times New Roman" w:hAnsi="Times New Roman" w:cs="Times New Roman"/>
          <w:sz w:val="24"/>
          <w:szCs w:val="24"/>
        </w:rPr>
        <w:t xml:space="preserve">There is uncertainty in regard to the stock of origin of bluefin catches in the South Atlantic which </w:t>
      </w:r>
      <w:r w:rsidR="0021783C">
        <w:rPr>
          <w:rFonts w:ascii="Times New Roman" w:hAnsi="Times New Roman" w:cs="Times New Roman"/>
          <w:sz w:val="24"/>
          <w:szCs w:val="24"/>
        </w:rPr>
        <w:t>reported prior to 1970. Currently these are dealt with in the same way as all other catches: they are assigned to the areas of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by uprating Task II catches (that are reported spatially) to the annual Task I catch data. It follows that these South Atlantic catches are combined with north Atlantic catches in the areas </w:t>
      </w:r>
      <w:proofErr w:type="spellStart"/>
      <w:r w:rsidR="0021783C">
        <w:rPr>
          <w:rFonts w:ascii="Times New Roman" w:hAnsi="Times New Roman" w:cs="Times New Roman"/>
          <w:sz w:val="24"/>
          <w:szCs w:val="24"/>
        </w:rPr>
        <w:t>W.Atl</w:t>
      </w:r>
      <w:proofErr w:type="spellEnd"/>
      <w:r w:rsidR="0021783C">
        <w:rPr>
          <w:rFonts w:ascii="Times New Roman" w:hAnsi="Times New Roman" w:cs="Times New Roman"/>
          <w:sz w:val="24"/>
          <w:szCs w:val="24"/>
        </w:rPr>
        <w:t xml:space="preserve"> and </w:t>
      </w:r>
      <w:proofErr w:type="spellStart"/>
      <w:r w:rsidR="0021783C">
        <w:rPr>
          <w:rFonts w:ascii="Times New Roman" w:hAnsi="Times New Roman" w:cs="Times New Roman"/>
          <w:sz w:val="24"/>
          <w:szCs w:val="24"/>
        </w:rPr>
        <w:t>E.Atl</w:t>
      </w:r>
      <w:proofErr w:type="spellEnd"/>
      <w:r w:rsidR="0021783C">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and assumed to have the same stock of origin. Currently all </w:t>
      </w:r>
      <w:r w:rsidR="00C80707">
        <w:rPr>
          <w:rFonts w:ascii="Times New Roman" w:hAnsi="Times New Roman" w:cs="Times New Roman"/>
          <w:sz w:val="24"/>
          <w:szCs w:val="24"/>
        </w:rPr>
        <w:t xml:space="preserve">the </w:t>
      </w:r>
      <w:r w:rsidR="0021783C">
        <w:rPr>
          <w:rFonts w:ascii="Times New Roman" w:hAnsi="Times New Roman" w:cs="Times New Roman"/>
          <w:sz w:val="24"/>
          <w:szCs w:val="24"/>
        </w:rPr>
        <w:t xml:space="preserve">stock of origin data come from analyses undertaken in the north Atlantic only (e.g. otolith microchemistry). </w:t>
      </w:r>
    </w:p>
    <w:p w14:paraId="54A13061" w14:textId="7731DA47" w:rsidR="00E76CB5" w:rsidRDefault="00E76CB5">
      <w:pPr>
        <w:rPr>
          <w:rFonts w:ascii="Times New Roman" w:hAnsi="Times New Roman" w:cs="Times New Roman"/>
          <w:i/>
          <w:sz w:val="24"/>
          <w:szCs w:val="24"/>
        </w:rPr>
      </w:pPr>
    </w:p>
    <w:p w14:paraId="46C9EDFA" w14:textId="77777777" w:rsidR="004A409F" w:rsidRDefault="004A409F" w:rsidP="001B61C4">
      <w:pPr>
        <w:pStyle w:val="ListParagraph"/>
        <w:ind w:left="0"/>
        <w:jc w:val="both"/>
        <w:rPr>
          <w:rFonts w:ascii="Times New Roman" w:hAnsi="Times New Roman" w:cs="Times New Roman"/>
          <w:i/>
          <w:sz w:val="24"/>
          <w:szCs w:val="24"/>
        </w:rPr>
      </w:pPr>
    </w:p>
    <w:p w14:paraId="4BBB6982" w14:textId="77777777" w:rsidR="00CC223C" w:rsidRDefault="00B24664" w:rsidP="001B61C4">
      <w:pPr>
        <w:pStyle w:val="Heading3"/>
        <w:ind w:left="0"/>
      </w:pPr>
      <w:bookmarkStart w:id="10" w:name="_Toc465365284"/>
      <w:r>
        <w:t>Analysed data</w:t>
      </w:r>
      <w:bookmarkEnd w:id="10"/>
    </w:p>
    <w:p w14:paraId="6FCB8A53" w14:textId="77777777" w:rsidR="00B24664" w:rsidRDefault="00B24664" w:rsidP="001B61C4">
      <w:pPr>
        <w:pStyle w:val="ListParagraph"/>
        <w:ind w:left="0"/>
        <w:jc w:val="both"/>
        <w:rPr>
          <w:rFonts w:ascii="Times New Roman" w:hAnsi="Times New Roman" w:cs="Times New Roman"/>
          <w:i/>
          <w:sz w:val="24"/>
          <w:szCs w:val="24"/>
        </w:rPr>
      </w:pPr>
    </w:p>
    <w:p w14:paraId="6E8673C8" w14:textId="38392214"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In the absence of a trip-level and fleet specific regional abundance index, preliminary standardized CPUE ind</w:t>
      </w:r>
      <w:r w:rsidR="00FF004E">
        <w:rPr>
          <w:rFonts w:ascii="Times New Roman" w:hAnsi="Times New Roman" w:cs="Times New Roman"/>
          <w:sz w:val="24"/>
          <w:szCs w:val="24"/>
        </w:rPr>
        <w:t>ices</w:t>
      </w:r>
      <w:r>
        <w:rPr>
          <w:rFonts w:ascii="Times New Roman" w:hAnsi="Times New Roman" w:cs="Times New Roman"/>
          <w:sz w:val="24"/>
          <w:szCs w:val="24"/>
        </w:rPr>
        <w:t xml:space="preserve"> w</w:t>
      </w:r>
      <w:r w:rsidR="00FF004E">
        <w:rPr>
          <w:rFonts w:ascii="Times New Roman" w:hAnsi="Times New Roman" w:cs="Times New Roman"/>
          <w:sz w:val="24"/>
          <w:szCs w:val="24"/>
        </w:rPr>
        <w:t>ere</w:t>
      </w:r>
      <w:r>
        <w:rPr>
          <w:rFonts w:ascii="Times New Roman" w:hAnsi="Times New Roman" w:cs="Times New Roman"/>
          <w:sz w:val="24"/>
          <w:szCs w:val="24"/>
        </w:rPr>
        <w:t xml:space="preserve"> derived from the following linear model</w:t>
      </w:r>
      <w:ins w:id="11" w:author="Tom Carruthers" w:date="2016-12-06T15:21:00Z">
        <w:r w:rsidR="00AB1FCC">
          <w:rPr>
            <w:rFonts w:ascii="Times New Roman" w:hAnsi="Times New Roman" w:cs="Times New Roman"/>
            <w:sz w:val="24"/>
            <w:szCs w:val="24"/>
          </w:rPr>
          <w:t xml:space="preserve"> (for more detail on this approach </w:t>
        </w:r>
        <w:r w:rsidR="00AB1FCC" w:rsidRPr="005634D5">
          <w:rPr>
            <w:rFonts w:ascii="Times New Roman" w:hAnsi="Times New Roman" w:cs="Times New Roman"/>
            <w:sz w:val="24"/>
            <w:szCs w:val="24"/>
            <w:highlight w:val="yellow"/>
            <w:rPrChange w:id="12" w:author="Thomas" w:date="2016-12-08T10:20:00Z">
              <w:rPr>
                <w:rFonts w:ascii="Times New Roman" w:hAnsi="Times New Roman" w:cs="Times New Roman"/>
                <w:sz w:val="24"/>
                <w:szCs w:val="24"/>
              </w:rPr>
            </w:rPrChange>
          </w:rPr>
          <w:t>see Carruthers 2017</w:t>
        </w:r>
        <w:r w:rsidR="00AB1FCC">
          <w:rPr>
            <w:rFonts w:ascii="Times New Roman" w:hAnsi="Times New Roman" w:cs="Times New Roman"/>
            <w:sz w:val="24"/>
            <w:szCs w:val="24"/>
          </w:rPr>
          <w:t>)</w:t>
        </w:r>
      </w:ins>
      <w:r>
        <w:rPr>
          <w:rFonts w:ascii="Times New Roman" w:hAnsi="Times New Roman" w:cs="Times New Roman"/>
          <w:sz w:val="24"/>
          <w:szCs w:val="24"/>
        </w:rPr>
        <w:t>:</w:t>
      </w:r>
    </w:p>
    <w:p w14:paraId="3714B392" w14:textId="77777777" w:rsidR="00B24664" w:rsidRDefault="00B24664" w:rsidP="001B61C4">
      <w:pPr>
        <w:jc w:val="both"/>
        <w:rPr>
          <w:rFonts w:ascii="Times New Roman" w:hAnsi="Times New Roman" w:cs="Times New Roman"/>
          <w:sz w:val="24"/>
          <w:szCs w:val="24"/>
        </w:rPr>
      </w:pPr>
    </w:p>
    <w:p w14:paraId="3039C1E1" w14:textId="3214A123" w:rsidR="00B24664" w:rsidRPr="005F576D" w:rsidRDefault="005634D5" w:rsidP="001B61C4">
      <w:pPr>
        <w:jc w:val="both"/>
        <w:rPr>
          <w:rFonts w:ascii="Times New Roman" w:eastAsiaTheme="minorEastAsia" w:hAnsi="Times New Roman" w:cs="Times New Roman"/>
          <w:sz w:val="24"/>
          <w:szCs w:val="24"/>
        </w:rPr>
      </w:pPr>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CPUE</m:t>
                    </m:r>
                  </m:e>
                  <m:sub>
                    <m:r>
                      <w:rPr>
                        <w:rFonts w:ascii="Cambria Math" w:hAnsi="Cambria Math" w:cs="Times New Roman"/>
                        <w:sz w:val="24"/>
                        <w:szCs w:val="24"/>
                      </w:rPr>
                      <m:t>y,r,m,f</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y,r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f,r</m:t>
            </m:r>
          </m:sub>
        </m:sSub>
        <m:r>
          <w:rPr>
            <w:rFonts w:ascii="Cambria Math" w:hAnsi="Cambria Math" w:cs="Times New Roman"/>
            <w:sz w:val="24"/>
            <w:szCs w:val="24"/>
          </w:rPr>
          <m:t>+ε</m:t>
        </m:r>
      </m:oMath>
      <w:r w:rsidR="00B24664">
        <w:rPr>
          <w:rFonts w:ascii="Times New Roman" w:eastAsiaTheme="minorEastAsia" w:hAnsi="Times New Roman" w:cs="Times New Roman"/>
          <w:sz w:val="24"/>
          <w:szCs w:val="24"/>
        </w:rPr>
        <w:t xml:space="preserve"> </w:t>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t>(2.1)</w:t>
      </w:r>
    </w:p>
    <w:p w14:paraId="32CFA669" w14:textId="77777777" w:rsidR="00B24664" w:rsidRDefault="00B24664" w:rsidP="001B61C4">
      <w:pPr>
        <w:jc w:val="both"/>
        <w:rPr>
          <w:rFonts w:ascii="Times New Roman" w:eastAsiaTheme="minorEastAsia" w:hAnsi="Times New Roman" w:cs="Times New Roman"/>
          <w:sz w:val="24"/>
          <w:szCs w:val="24"/>
        </w:rPr>
      </w:pPr>
    </w:p>
    <w:p w14:paraId="6DBA7C9C" w14:textId="77777777" w:rsidR="00FF004E" w:rsidRDefault="00B24664" w:rsidP="001B61C4">
      <w:pPr>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Pr="00EB7991">
        <w:rPr>
          <w:rFonts w:ascii="Times New Roman" w:hAnsi="Times New Roman" w:cs="Times New Roman"/>
          <w:i/>
          <w:sz w:val="24"/>
          <w:szCs w:val="24"/>
        </w:rPr>
        <w:t>y</w:t>
      </w:r>
      <w:r>
        <w:rPr>
          <w:rFonts w:ascii="Times New Roman" w:hAnsi="Times New Roman" w:cs="Times New Roman"/>
          <w:sz w:val="24"/>
          <w:szCs w:val="24"/>
        </w:rPr>
        <w:t xml:space="preserve">, </w:t>
      </w:r>
      <w:r w:rsidRPr="00EB7991">
        <w:rPr>
          <w:rFonts w:ascii="Times New Roman" w:hAnsi="Times New Roman" w:cs="Times New Roman"/>
          <w:i/>
          <w:sz w:val="24"/>
          <w:szCs w:val="24"/>
        </w:rPr>
        <w:t>r</w:t>
      </w:r>
      <w:r>
        <w:rPr>
          <w:rFonts w:ascii="Times New Roman" w:hAnsi="Times New Roman" w:cs="Times New Roman"/>
          <w:sz w:val="24"/>
          <w:szCs w:val="24"/>
        </w:rPr>
        <w:t xml:space="preserve">, </w:t>
      </w:r>
      <w:r w:rsidRPr="00EB7991">
        <w:rPr>
          <w:rFonts w:ascii="Times New Roman" w:hAnsi="Times New Roman" w:cs="Times New Roman"/>
          <w:i/>
          <w:sz w:val="24"/>
          <w:szCs w:val="24"/>
        </w:rPr>
        <w:t>m</w:t>
      </w:r>
      <w:r>
        <w:rPr>
          <w:rFonts w:ascii="Times New Roman" w:hAnsi="Times New Roman" w:cs="Times New Roman"/>
          <w:sz w:val="24"/>
          <w:szCs w:val="24"/>
        </w:rPr>
        <w:t xml:space="preserve"> and</w:t>
      </w:r>
      <w:r w:rsidRPr="00EB7991">
        <w:rPr>
          <w:rFonts w:ascii="Times New Roman" w:hAnsi="Times New Roman" w:cs="Times New Roman"/>
          <w:i/>
          <w:sz w:val="24"/>
          <w:szCs w:val="24"/>
        </w:rPr>
        <w:t xml:space="preserve"> f</w:t>
      </w:r>
      <w:r>
        <w:rPr>
          <w:rFonts w:ascii="Times New Roman" w:hAnsi="Times New Roman" w:cs="Times New Roman"/>
          <w:sz w:val="24"/>
          <w:szCs w:val="24"/>
        </w:rPr>
        <w:t xml:space="preserve"> refer to years, areas, </w:t>
      </w:r>
      <w:proofErr w:type="spellStart"/>
      <w:r>
        <w:rPr>
          <w:rFonts w:ascii="Times New Roman" w:hAnsi="Times New Roman" w:cs="Times New Roman"/>
          <w:sz w:val="24"/>
          <w:szCs w:val="24"/>
        </w:rPr>
        <w:t>subyears</w:t>
      </w:r>
      <w:proofErr w:type="spellEnd"/>
      <w:r>
        <w:rPr>
          <w:rFonts w:ascii="Times New Roman" w:hAnsi="Times New Roman" w:cs="Times New Roman"/>
          <w:sz w:val="24"/>
          <w:szCs w:val="24"/>
        </w:rPr>
        <w:t xml:space="preserve"> and fleets, respectively. </w:t>
      </w:r>
    </w:p>
    <w:p w14:paraId="31BA45B1" w14:textId="77777777" w:rsidR="00FF004E" w:rsidRDefault="00FF004E" w:rsidP="001B61C4">
      <w:pPr>
        <w:jc w:val="both"/>
        <w:rPr>
          <w:rFonts w:ascii="Times New Roman" w:hAnsi="Times New Roman" w:cs="Times New Roman"/>
          <w:sz w:val="24"/>
          <w:szCs w:val="24"/>
        </w:rPr>
      </w:pPr>
    </w:p>
    <w:p w14:paraId="5210617B" w14:textId="2D28EB6A" w:rsidR="00FF004E" w:rsidRPr="005A046E" w:rsidRDefault="00FF004E" w:rsidP="007B3F64">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lastRenderedPageBreak/>
        <w:t>Table 2.2. The fleets used to derive the preli</w:t>
      </w:r>
      <w:r w:rsidR="008E2327">
        <w:rPr>
          <w:rFonts w:ascii="Times New Roman" w:hAnsi="Times New Roman" w:cs="Times New Roman"/>
          <w:sz w:val="24"/>
          <w:szCs w:val="24"/>
        </w:rPr>
        <w:t>mi</w:t>
      </w:r>
      <w:r>
        <w:rPr>
          <w:rFonts w:ascii="Times New Roman" w:hAnsi="Times New Roman" w:cs="Times New Roman"/>
          <w:sz w:val="24"/>
          <w:szCs w:val="24"/>
        </w:rPr>
        <w:t xml:space="preserve">nary </w:t>
      </w:r>
      <w:del w:id="13" w:author="Thomas" w:date="2016-12-08T10:21:00Z">
        <w:r w:rsidDel="005634D5">
          <w:rPr>
            <w:rFonts w:ascii="Times New Roman" w:hAnsi="Times New Roman" w:cs="Times New Roman"/>
            <w:sz w:val="24"/>
            <w:szCs w:val="24"/>
          </w:rPr>
          <w:delText>‘</w:delText>
        </w:r>
      </w:del>
      <w:r>
        <w:rPr>
          <w:rFonts w:ascii="Times New Roman" w:hAnsi="Times New Roman" w:cs="Times New Roman"/>
          <w:sz w:val="24"/>
          <w:szCs w:val="24"/>
        </w:rPr>
        <w:t>master ind</w:t>
      </w:r>
      <w:ins w:id="14" w:author="Thomas" w:date="2016-12-08T10:20:00Z">
        <w:r w:rsidR="005634D5">
          <w:rPr>
            <w:rFonts w:ascii="Times New Roman" w:hAnsi="Times New Roman" w:cs="Times New Roman"/>
            <w:sz w:val="24"/>
            <w:szCs w:val="24"/>
          </w:rPr>
          <w:t>ex an alternatives</w:t>
        </w:r>
      </w:ins>
      <w:del w:id="15" w:author="Thomas" w:date="2016-12-08T10:20:00Z">
        <w:r w:rsidDel="005634D5">
          <w:rPr>
            <w:rFonts w:ascii="Times New Roman" w:hAnsi="Times New Roman" w:cs="Times New Roman"/>
            <w:sz w:val="24"/>
            <w:szCs w:val="24"/>
          </w:rPr>
          <w:delText>ices</w:delText>
        </w:r>
      </w:del>
      <w:del w:id="16" w:author="Thomas" w:date="2016-12-08T10:21:00Z">
        <w:r w:rsidDel="005634D5">
          <w:rPr>
            <w:rFonts w:ascii="Times New Roman" w:hAnsi="Times New Roman" w:cs="Times New Roman"/>
            <w:sz w:val="24"/>
            <w:szCs w:val="24"/>
          </w:rPr>
          <w:delText>’</w:delText>
        </w:r>
      </w:del>
      <w:r>
        <w:rPr>
          <w:rFonts w:ascii="Times New Roman" w:hAnsi="Times New Roman" w:cs="Times New Roman"/>
          <w:sz w:val="24"/>
          <w:szCs w:val="24"/>
        </w:rPr>
        <w:t xml:space="preserve">. </w:t>
      </w:r>
      <w:r w:rsidR="006A2A03">
        <w:rPr>
          <w:rFonts w:ascii="Times New Roman" w:hAnsi="Times New Roman" w:cs="Times New Roman"/>
          <w:sz w:val="24"/>
          <w:szCs w:val="24"/>
        </w:rPr>
        <w:t xml:space="preserve">  </w:t>
      </w:r>
    </w:p>
    <w:p w14:paraId="59787EC7" w14:textId="2EAC27D4" w:rsidR="00FF004E" w:rsidRDefault="008F33F7" w:rsidP="007B3F64">
      <w:pPr>
        <w:keepNext/>
        <w:keepLines/>
        <w:jc w:val="both"/>
        <w:rPr>
          <w:rFonts w:ascii="Times New Roman" w:hAnsi="Times New Roman" w:cs="Times New Roman"/>
          <w:sz w:val="24"/>
          <w:szCs w:val="24"/>
        </w:rPr>
      </w:pPr>
      <w:r w:rsidRPr="008F33F7">
        <w:rPr>
          <w:rFonts w:ascii="Times New Roman" w:hAnsi="Times New Roman" w:cs="Times New Roman"/>
          <w:sz w:val="24"/>
          <w:szCs w:val="24"/>
        </w:rPr>
        <w:t xml:space="preserve">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Change w:id="17" w:author="Tom Carruthers" w:date="2016-12-06T15:22:00Z">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PrChange>
      </w:tblPr>
      <w:tblGrid>
        <w:gridCol w:w="1369"/>
        <w:gridCol w:w="1535"/>
        <w:gridCol w:w="1125"/>
        <w:gridCol w:w="1376"/>
        <w:gridCol w:w="1376"/>
        <w:gridCol w:w="1832"/>
        <w:tblGridChange w:id="18">
          <w:tblGrid>
            <w:gridCol w:w="1369"/>
            <w:gridCol w:w="1535"/>
            <w:gridCol w:w="1125"/>
            <w:gridCol w:w="1376"/>
            <w:gridCol w:w="1376"/>
            <w:gridCol w:w="1832"/>
          </w:tblGrid>
        </w:tblGridChange>
      </w:tblGrid>
      <w:tr w:rsidR="009A3206" w:rsidRPr="00AB1FCC" w14:paraId="5EFE9AC5" w14:textId="16CF419B" w:rsidTr="00AB1FCC">
        <w:trPr>
          <w:trHeight w:val="624"/>
          <w:trPrChange w:id="19" w:author="Tom Carruthers" w:date="2016-12-06T15:22:00Z">
            <w:trPr>
              <w:trHeight w:val="735"/>
            </w:trPr>
          </w:trPrChange>
        </w:trPr>
        <w:tc>
          <w:tcPr>
            <w:tcW w:w="1369" w:type="dxa"/>
            <w:tcBorders>
              <w:top w:val="single" w:sz="4" w:space="0" w:color="auto"/>
              <w:bottom w:val="single" w:sz="4" w:space="0" w:color="auto"/>
            </w:tcBorders>
            <w:shd w:val="clear" w:color="auto" w:fill="FFFFFF" w:themeFill="background1"/>
            <w:tcPrChange w:id="20" w:author="Tom Carruthers" w:date="2016-12-06T15:22:00Z">
              <w:tcPr>
                <w:tcW w:w="1369" w:type="dxa"/>
                <w:tcBorders>
                  <w:top w:val="single" w:sz="4" w:space="0" w:color="auto"/>
                  <w:bottom w:val="single" w:sz="4" w:space="0" w:color="auto"/>
                </w:tcBorders>
                <w:shd w:val="clear" w:color="auto" w:fill="FFFFFF" w:themeFill="background1"/>
              </w:tcPr>
            </w:tcPrChange>
          </w:tcPr>
          <w:p w14:paraId="50D1520E" w14:textId="58070466" w:rsidR="009A3206" w:rsidRPr="00AB1FCC" w:rsidRDefault="009A3206" w:rsidP="00A64A3F">
            <w:pPr>
              <w:keepNext/>
              <w:keepLines/>
              <w:jc w:val="both"/>
              <w:rPr>
                <w:rFonts w:ascii="Times New Roman" w:hAnsi="Times New Roman" w:cs="Times New Roman"/>
                <w:b/>
                <w:rPrChange w:id="21" w:author="Tom Carruthers" w:date="2016-12-06T15:22:00Z">
                  <w:rPr>
                    <w:rFonts w:ascii="Times New Roman" w:hAnsi="Times New Roman" w:cs="Times New Roman"/>
                    <w:b/>
                    <w:sz w:val="24"/>
                    <w:szCs w:val="24"/>
                  </w:rPr>
                </w:rPrChange>
              </w:rPr>
            </w:pPr>
            <w:r w:rsidRPr="00AB1FCC">
              <w:rPr>
                <w:rFonts w:ascii="Times New Roman" w:hAnsi="Times New Roman" w:cs="Times New Roman"/>
                <w:b/>
                <w:rPrChange w:id="22" w:author="Tom Carruthers" w:date="2016-12-06T15:22:00Z">
                  <w:rPr>
                    <w:rFonts w:ascii="Times New Roman" w:hAnsi="Times New Roman" w:cs="Times New Roman"/>
                    <w:b/>
                    <w:sz w:val="24"/>
                    <w:szCs w:val="24"/>
                  </w:rPr>
                </w:rPrChange>
              </w:rPr>
              <w:t>Flag</w:t>
            </w:r>
          </w:p>
        </w:tc>
        <w:tc>
          <w:tcPr>
            <w:tcW w:w="1535" w:type="dxa"/>
            <w:tcBorders>
              <w:top w:val="single" w:sz="4" w:space="0" w:color="auto"/>
              <w:bottom w:val="single" w:sz="4" w:space="0" w:color="auto"/>
            </w:tcBorders>
            <w:shd w:val="clear" w:color="auto" w:fill="FFFFFF" w:themeFill="background1"/>
            <w:tcPrChange w:id="23" w:author="Tom Carruthers" w:date="2016-12-06T15:22:00Z">
              <w:tcPr>
                <w:tcW w:w="1535" w:type="dxa"/>
                <w:tcBorders>
                  <w:top w:val="single" w:sz="4" w:space="0" w:color="auto"/>
                  <w:bottom w:val="single" w:sz="4" w:space="0" w:color="auto"/>
                </w:tcBorders>
                <w:shd w:val="clear" w:color="auto" w:fill="FFFFFF" w:themeFill="background1"/>
              </w:tcPr>
            </w:tcPrChange>
          </w:tcPr>
          <w:p w14:paraId="0945C339" w14:textId="0291271A" w:rsidR="009A3206" w:rsidRPr="00AB1FCC" w:rsidRDefault="009A3206" w:rsidP="00A64A3F">
            <w:pPr>
              <w:keepNext/>
              <w:keepLines/>
              <w:jc w:val="center"/>
              <w:rPr>
                <w:rFonts w:ascii="Times New Roman" w:hAnsi="Times New Roman" w:cs="Times New Roman"/>
                <w:b/>
                <w:rPrChange w:id="24" w:author="Tom Carruthers" w:date="2016-12-06T15:22:00Z">
                  <w:rPr>
                    <w:rFonts w:ascii="Times New Roman" w:hAnsi="Times New Roman" w:cs="Times New Roman"/>
                    <w:b/>
                    <w:sz w:val="24"/>
                    <w:szCs w:val="24"/>
                  </w:rPr>
                </w:rPrChange>
              </w:rPr>
            </w:pPr>
            <w:r w:rsidRPr="00AB1FCC">
              <w:rPr>
                <w:rFonts w:ascii="Times New Roman" w:hAnsi="Times New Roman" w:cs="Times New Roman"/>
                <w:b/>
                <w:rPrChange w:id="25" w:author="Tom Carruthers" w:date="2016-12-06T15:22:00Z">
                  <w:rPr>
                    <w:rFonts w:ascii="Times New Roman" w:hAnsi="Times New Roman" w:cs="Times New Roman"/>
                    <w:b/>
                    <w:sz w:val="24"/>
                    <w:szCs w:val="24"/>
                  </w:rPr>
                </w:rPrChange>
              </w:rPr>
              <w:t>Gear</w:t>
            </w:r>
          </w:p>
        </w:tc>
        <w:tc>
          <w:tcPr>
            <w:tcW w:w="1125" w:type="dxa"/>
            <w:tcBorders>
              <w:top w:val="single" w:sz="4" w:space="0" w:color="auto"/>
              <w:bottom w:val="single" w:sz="4" w:space="0" w:color="auto"/>
            </w:tcBorders>
            <w:shd w:val="clear" w:color="auto" w:fill="FFFFFF" w:themeFill="background1"/>
            <w:tcPrChange w:id="26" w:author="Tom Carruthers" w:date="2016-12-06T15:22:00Z">
              <w:tcPr>
                <w:tcW w:w="1125" w:type="dxa"/>
                <w:tcBorders>
                  <w:top w:val="single" w:sz="4" w:space="0" w:color="auto"/>
                  <w:bottom w:val="single" w:sz="4" w:space="0" w:color="auto"/>
                </w:tcBorders>
                <w:shd w:val="clear" w:color="auto" w:fill="FFFFFF" w:themeFill="background1"/>
              </w:tcPr>
            </w:tcPrChange>
          </w:tcPr>
          <w:p w14:paraId="545F16E8" w14:textId="28E72938" w:rsidR="009A3206" w:rsidRPr="00AB1FCC" w:rsidRDefault="009A3206" w:rsidP="00A64A3F">
            <w:pPr>
              <w:keepNext/>
              <w:keepLines/>
              <w:jc w:val="center"/>
              <w:rPr>
                <w:rFonts w:ascii="Times New Roman" w:hAnsi="Times New Roman" w:cs="Times New Roman"/>
                <w:b/>
                <w:rPrChange w:id="27" w:author="Tom Carruthers" w:date="2016-12-06T15:22:00Z">
                  <w:rPr>
                    <w:rFonts w:ascii="Times New Roman" w:hAnsi="Times New Roman" w:cs="Times New Roman"/>
                    <w:b/>
                    <w:sz w:val="24"/>
                    <w:szCs w:val="24"/>
                  </w:rPr>
                </w:rPrChange>
              </w:rPr>
            </w:pPr>
            <w:r w:rsidRPr="00AB1FCC">
              <w:rPr>
                <w:rFonts w:ascii="Times New Roman" w:hAnsi="Times New Roman" w:cs="Times New Roman"/>
                <w:b/>
                <w:rPrChange w:id="28" w:author="Tom Carruthers" w:date="2016-12-06T15:22:00Z">
                  <w:rPr>
                    <w:rFonts w:ascii="Times New Roman" w:hAnsi="Times New Roman" w:cs="Times New Roman"/>
                    <w:b/>
                    <w:sz w:val="24"/>
                    <w:szCs w:val="24"/>
                  </w:rPr>
                </w:rPrChange>
              </w:rPr>
              <w:t>Master index</w:t>
            </w:r>
          </w:p>
        </w:tc>
        <w:tc>
          <w:tcPr>
            <w:tcW w:w="1376" w:type="dxa"/>
            <w:tcBorders>
              <w:top w:val="single" w:sz="4" w:space="0" w:color="auto"/>
              <w:bottom w:val="single" w:sz="4" w:space="0" w:color="auto"/>
            </w:tcBorders>
            <w:shd w:val="clear" w:color="auto" w:fill="FFFFFF" w:themeFill="background1"/>
            <w:tcPrChange w:id="29" w:author="Tom Carruthers" w:date="2016-12-06T15:22:00Z">
              <w:tcPr>
                <w:tcW w:w="1376" w:type="dxa"/>
                <w:tcBorders>
                  <w:top w:val="single" w:sz="4" w:space="0" w:color="auto"/>
                  <w:bottom w:val="single" w:sz="4" w:space="0" w:color="auto"/>
                </w:tcBorders>
                <w:shd w:val="clear" w:color="auto" w:fill="FFFFFF" w:themeFill="background1"/>
              </w:tcPr>
            </w:tcPrChange>
          </w:tcPr>
          <w:p w14:paraId="3A43FF92" w14:textId="4F34AD53" w:rsidR="009A3206" w:rsidRPr="00AB1FCC" w:rsidRDefault="009A3206" w:rsidP="00A64A3F">
            <w:pPr>
              <w:keepNext/>
              <w:keepLines/>
              <w:jc w:val="center"/>
              <w:rPr>
                <w:rFonts w:ascii="Times New Roman" w:hAnsi="Times New Roman" w:cs="Times New Roman"/>
                <w:b/>
                <w:rPrChange w:id="30" w:author="Tom Carruthers" w:date="2016-12-06T15:22:00Z">
                  <w:rPr>
                    <w:rFonts w:ascii="Times New Roman" w:hAnsi="Times New Roman" w:cs="Times New Roman"/>
                    <w:b/>
                    <w:sz w:val="24"/>
                    <w:szCs w:val="24"/>
                  </w:rPr>
                </w:rPrChange>
              </w:rPr>
            </w:pPr>
            <w:r w:rsidRPr="00AB1FCC">
              <w:rPr>
                <w:rFonts w:ascii="Times New Roman" w:hAnsi="Times New Roman" w:cs="Times New Roman"/>
                <w:b/>
                <w:rPrChange w:id="31" w:author="Tom Carruthers" w:date="2016-12-06T15:22:00Z">
                  <w:rPr>
                    <w:rFonts w:ascii="Times New Roman" w:hAnsi="Times New Roman" w:cs="Times New Roman"/>
                    <w:b/>
                    <w:sz w:val="24"/>
                    <w:szCs w:val="24"/>
                  </w:rPr>
                </w:rPrChange>
              </w:rPr>
              <w:t>Alternative index 1</w:t>
            </w:r>
          </w:p>
        </w:tc>
        <w:tc>
          <w:tcPr>
            <w:tcW w:w="1376" w:type="dxa"/>
            <w:tcBorders>
              <w:top w:val="single" w:sz="4" w:space="0" w:color="auto"/>
              <w:bottom w:val="single" w:sz="4" w:space="0" w:color="auto"/>
            </w:tcBorders>
            <w:shd w:val="clear" w:color="auto" w:fill="FFFFFF" w:themeFill="background1"/>
            <w:tcPrChange w:id="32" w:author="Tom Carruthers" w:date="2016-12-06T15:22:00Z">
              <w:tcPr>
                <w:tcW w:w="1376" w:type="dxa"/>
                <w:tcBorders>
                  <w:top w:val="single" w:sz="4" w:space="0" w:color="auto"/>
                  <w:bottom w:val="single" w:sz="4" w:space="0" w:color="auto"/>
                </w:tcBorders>
                <w:shd w:val="clear" w:color="auto" w:fill="FFFFFF" w:themeFill="background1"/>
              </w:tcPr>
            </w:tcPrChange>
          </w:tcPr>
          <w:p w14:paraId="39200E82" w14:textId="0AC668BE" w:rsidR="009A3206" w:rsidRPr="00AB1FCC" w:rsidRDefault="009A3206" w:rsidP="009D6A5A">
            <w:pPr>
              <w:keepNext/>
              <w:keepLines/>
              <w:jc w:val="center"/>
              <w:rPr>
                <w:rFonts w:ascii="Times New Roman" w:hAnsi="Times New Roman" w:cs="Times New Roman"/>
                <w:b/>
                <w:rPrChange w:id="33" w:author="Tom Carruthers" w:date="2016-12-06T15:22:00Z">
                  <w:rPr>
                    <w:rFonts w:ascii="Times New Roman" w:hAnsi="Times New Roman" w:cs="Times New Roman"/>
                    <w:b/>
                    <w:sz w:val="24"/>
                    <w:szCs w:val="24"/>
                  </w:rPr>
                </w:rPrChange>
              </w:rPr>
            </w:pPr>
            <w:r w:rsidRPr="00AB1FCC">
              <w:rPr>
                <w:rFonts w:ascii="Times New Roman" w:hAnsi="Times New Roman" w:cs="Times New Roman"/>
                <w:b/>
                <w:rPrChange w:id="34" w:author="Tom Carruthers" w:date="2016-12-06T15:22:00Z">
                  <w:rPr>
                    <w:rFonts w:ascii="Times New Roman" w:hAnsi="Times New Roman" w:cs="Times New Roman"/>
                    <w:b/>
                    <w:sz w:val="24"/>
                    <w:szCs w:val="24"/>
                  </w:rPr>
                </w:rPrChange>
              </w:rPr>
              <w:t>Alternative index 2</w:t>
            </w:r>
          </w:p>
        </w:tc>
        <w:tc>
          <w:tcPr>
            <w:tcW w:w="1832" w:type="dxa"/>
            <w:tcBorders>
              <w:top w:val="single" w:sz="4" w:space="0" w:color="auto"/>
              <w:bottom w:val="single" w:sz="4" w:space="0" w:color="auto"/>
            </w:tcBorders>
            <w:shd w:val="clear" w:color="auto" w:fill="FFFFFF" w:themeFill="background1"/>
            <w:tcPrChange w:id="35" w:author="Tom Carruthers" w:date="2016-12-06T15:22:00Z">
              <w:tcPr>
                <w:tcW w:w="1832" w:type="dxa"/>
                <w:tcBorders>
                  <w:top w:val="single" w:sz="4" w:space="0" w:color="auto"/>
                  <w:bottom w:val="single" w:sz="4" w:space="0" w:color="auto"/>
                </w:tcBorders>
                <w:shd w:val="clear" w:color="auto" w:fill="FFFFFF" w:themeFill="background1"/>
              </w:tcPr>
            </w:tcPrChange>
          </w:tcPr>
          <w:p w14:paraId="28149FD7" w14:textId="20D2269D" w:rsidR="009A3206" w:rsidRPr="00AB1FCC" w:rsidRDefault="009A3206" w:rsidP="009A3206">
            <w:pPr>
              <w:keepNext/>
              <w:keepLines/>
              <w:rPr>
                <w:rFonts w:ascii="Times New Roman" w:hAnsi="Times New Roman" w:cs="Times New Roman"/>
                <w:b/>
                <w:rPrChange w:id="36" w:author="Tom Carruthers" w:date="2016-12-06T15:22:00Z">
                  <w:rPr>
                    <w:rFonts w:ascii="Times New Roman" w:hAnsi="Times New Roman" w:cs="Times New Roman"/>
                    <w:b/>
                    <w:sz w:val="24"/>
                    <w:szCs w:val="24"/>
                  </w:rPr>
                </w:rPrChange>
              </w:rPr>
            </w:pPr>
            <w:r w:rsidRPr="00AB1FCC">
              <w:rPr>
                <w:rFonts w:ascii="Times New Roman" w:hAnsi="Times New Roman" w:cs="Times New Roman"/>
                <w:b/>
                <w:rPrChange w:id="37" w:author="Tom Carruthers" w:date="2016-12-06T15:22:00Z">
                  <w:rPr>
                    <w:rFonts w:ascii="Times New Roman" w:hAnsi="Times New Roman" w:cs="Times New Roman"/>
                    <w:b/>
                    <w:sz w:val="24"/>
                    <w:szCs w:val="24"/>
                  </w:rPr>
                </w:rPrChange>
              </w:rPr>
              <w:t>Total historical catches</w:t>
            </w:r>
          </w:p>
        </w:tc>
      </w:tr>
      <w:tr w:rsidR="009A3206" w:rsidRPr="00AB1FCC" w14:paraId="2313185E" w14:textId="3A44CE5A" w:rsidTr="009A3206">
        <w:tc>
          <w:tcPr>
            <w:tcW w:w="1369" w:type="dxa"/>
            <w:tcBorders>
              <w:top w:val="single" w:sz="4" w:space="0" w:color="auto"/>
            </w:tcBorders>
            <w:shd w:val="clear" w:color="auto" w:fill="FFFFFF" w:themeFill="background1"/>
          </w:tcPr>
          <w:p w14:paraId="68846542" w14:textId="74A03101" w:rsidR="009A3206" w:rsidRPr="00AB1FCC" w:rsidRDefault="009A3206" w:rsidP="00A64A3F">
            <w:pPr>
              <w:keepNext/>
              <w:keepLines/>
              <w:jc w:val="both"/>
              <w:rPr>
                <w:rFonts w:ascii="Times New Roman" w:hAnsi="Times New Roman" w:cs="Times New Roman"/>
                <w:rPrChange w:id="38"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39" w:author="Tom Carruthers" w:date="2016-12-06T15:22:00Z">
                  <w:rPr>
                    <w:rFonts w:ascii="Times New Roman" w:hAnsi="Times New Roman" w:cs="Times New Roman"/>
                    <w:sz w:val="24"/>
                    <w:szCs w:val="24"/>
                  </w:rPr>
                </w:rPrChange>
              </w:rPr>
              <w:t>Japan</w:t>
            </w:r>
          </w:p>
        </w:tc>
        <w:tc>
          <w:tcPr>
            <w:tcW w:w="1535" w:type="dxa"/>
            <w:tcBorders>
              <w:top w:val="single" w:sz="4" w:space="0" w:color="auto"/>
            </w:tcBorders>
            <w:shd w:val="clear" w:color="auto" w:fill="FFFFFF" w:themeFill="background1"/>
          </w:tcPr>
          <w:p w14:paraId="3A2D922F" w14:textId="37D3ACE2" w:rsidR="009A3206" w:rsidRPr="00AB1FCC" w:rsidRDefault="009A3206" w:rsidP="00A64A3F">
            <w:pPr>
              <w:keepNext/>
              <w:keepLines/>
              <w:jc w:val="center"/>
              <w:rPr>
                <w:rFonts w:ascii="Times New Roman" w:hAnsi="Times New Roman" w:cs="Times New Roman"/>
                <w:rPrChange w:id="40"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41" w:author="Tom Carruthers" w:date="2016-12-06T15:22:00Z">
                  <w:rPr>
                    <w:rFonts w:ascii="Times New Roman" w:hAnsi="Times New Roman" w:cs="Times New Roman"/>
                    <w:sz w:val="24"/>
                    <w:szCs w:val="24"/>
                  </w:rPr>
                </w:rPrChange>
              </w:rPr>
              <w:t>Longline</w:t>
            </w:r>
          </w:p>
        </w:tc>
        <w:tc>
          <w:tcPr>
            <w:tcW w:w="1125" w:type="dxa"/>
            <w:tcBorders>
              <w:top w:val="single" w:sz="4" w:space="0" w:color="auto"/>
            </w:tcBorders>
            <w:shd w:val="clear" w:color="auto" w:fill="FFFFFF" w:themeFill="background1"/>
          </w:tcPr>
          <w:p w14:paraId="014DDC8F" w14:textId="6406F8B4" w:rsidR="009A3206" w:rsidRPr="00AB1FCC" w:rsidRDefault="009A3206" w:rsidP="00A64A3F">
            <w:pPr>
              <w:keepNext/>
              <w:keepLines/>
              <w:jc w:val="center"/>
              <w:rPr>
                <w:rFonts w:ascii="Times New Roman" w:hAnsi="Times New Roman" w:cs="Times New Roman"/>
                <w:rPrChange w:id="42"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43" w:author="Tom Carruthers" w:date="2016-12-06T15:22:00Z">
                  <w:rPr>
                    <w:rFonts w:ascii="Times New Roman" w:hAnsi="Times New Roman" w:cs="Times New Roman"/>
                    <w:sz w:val="24"/>
                    <w:szCs w:val="24"/>
                  </w:rPr>
                </w:rPrChange>
              </w:rPr>
              <w:t>Yes</w:t>
            </w:r>
          </w:p>
        </w:tc>
        <w:tc>
          <w:tcPr>
            <w:tcW w:w="1376" w:type="dxa"/>
            <w:tcBorders>
              <w:top w:val="single" w:sz="4" w:space="0" w:color="auto"/>
            </w:tcBorders>
            <w:shd w:val="clear" w:color="auto" w:fill="FFFFFF" w:themeFill="background1"/>
          </w:tcPr>
          <w:p w14:paraId="5108BE2E" w14:textId="3AF3D435" w:rsidR="009A3206" w:rsidRPr="00AB1FCC" w:rsidRDefault="009A3206" w:rsidP="00A64A3F">
            <w:pPr>
              <w:keepNext/>
              <w:keepLines/>
              <w:jc w:val="center"/>
              <w:rPr>
                <w:rFonts w:ascii="Times New Roman" w:hAnsi="Times New Roman" w:cs="Times New Roman"/>
                <w:rPrChange w:id="44"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45" w:author="Tom Carruthers" w:date="2016-12-06T15:22:00Z">
                  <w:rPr>
                    <w:rFonts w:ascii="Times New Roman" w:hAnsi="Times New Roman" w:cs="Times New Roman"/>
                    <w:sz w:val="24"/>
                    <w:szCs w:val="24"/>
                  </w:rPr>
                </w:rPrChange>
              </w:rPr>
              <w:t>Yes</w:t>
            </w:r>
          </w:p>
        </w:tc>
        <w:tc>
          <w:tcPr>
            <w:tcW w:w="1376" w:type="dxa"/>
            <w:tcBorders>
              <w:top w:val="single" w:sz="4" w:space="0" w:color="auto"/>
            </w:tcBorders>
            <w:shd w:val="clear" w:color="auto" w:fill="FFFFFF" w:themeFill="background1"/>
          </w:tcPr>
          <w:p w14:paraId="350209FC" w14:textId="78981B27" w:rsidR="009A3206" w:rsidRPr="00AB1FCC" w:rsidRDefault="009A3206" w:rsidP="00A64A3F">
            <w:pPr>
              <w:keepNext/>
              <w:keepLines/>
              <w:jc w:val="center"/>
              <w:rPr>
                <w:rFonts w:ascii="Times New Roman" w:hAnsi="Times New Roman" w:cs="Times New Roman"/>
                <w:rPrChange w:id="46"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47" w:author="Tom Carruthers" w:date="2016-12-06T15:22:00Z">
                  <w:rPr>
                    <w:rFonts w:ascii="Times New Roman" w:hAnsi="Times New Roman" w:cs="Times New Roman"/>
                    <w:sz w:val="24"/>
                    <w:szCs w:val="24"/>
                  </w:rPr>
                </w:rPrChange>
              </w:rPr>
              <w:t>Yes</w:t>
            </w:r>
          </w:p>
        </w:tc>
        <w:tc>
          <w:tcPr>
            <w:tcW w:w="1832" w:type="dxa"/>
            <w:tcBorders>
              <w:top w:val="single" w:sz="4" w:space="0" w:color="auto"/>
            </w:tcBorders>
            <w:shd w:val="clear" w:color="auto" w:fill="FFFFFF" w:themeFill="background1"/>
          </w:tcPr>
          <w:p w14:paraId="7CAD24F7" w14:textId="1DD950EB" w:rsidR="009A3206" w:rsidRPr="00AB1FCC" w:rsidRDefault="009A3206" w:rsidP="009A3206">
            <w:pPr>
              <w:keepNext/>
              <w:keepLines/>
              <w:rPr>
                <w:rFonts w:ascii="Times New Roman" w:hAnsi="Times New Roman" w:cs="Times New Roman"/>
                <w:rPrChange w:id="48"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49" w:author="Tom Carruthers" w:date="2016-12-06T15:22:00Z">
                  <w:rPr>
                    <w:rFonts w:ascii="Times New Roman" w:hAnsi="Times New Roman" w:cs="Times New Roman"/>
                    <w:sz w:val="24"/>
                    <w:szCs w:val="24"/>
                  </w:rPr>
                </w:rPrChange>
              </w:rPr>
              <w:t>1.38m fish</w:t>
            </w:r>
          </w:p>
        </w:tc>
      </w:tr>
      <w:tr w:rsidR="009A3206" w:rsidRPr="00AB1FCC" w14:paraId="705C71D0" w14:textId="19700282" w:rsidTr="009A3206">
        <w:tc>
          <w:tcPr>
            <w:tcW w:w="1369" w:type="dxa"/>
            <w:shd w:val="clear" w:color="auto" w:fill="FFFFFF" w:themeFill="background1"/>
          </w:tcPr>
          <w:p w14:paraId="2E9A8D64" w14:textId="0529A1B3" w:rsidR="009A3206" w:rsidRPr="00AB1FCC" w:rsidRDefault="009A3206" w:rsidP="00A64A3F">
            <w:pPr>
              <w:keepNext/>
              <w:keepLines/>
              <w:jc w:val="both"/>
              <w:rPr>
                <w:rFonts w:ascii="Times New Roman" w:hAnsi="Times New Roman" w:cs="Times New Roman"/>
                <w:rPrChange w:id="50"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51" w:author="Tom Carruthers" w:date="2016-12-06T15:22:00Z">
                  <w:rPr>
                    <w:rFonts w:ascii="Times New Roman" w:hAnsi="Times New Roman" w:cs="Times New Roman"/>
                    <w:sz w:val="24"/>
                    <w:szCs w:val="24"/>
                  </w:rPr>
                </w:rPrChange>
              </w:rPr>
              <w:t>USA</w:t>
            </w:r>
          </w:p>
        </w:tc>
        <w:tc>
          <w:tcPr>
            <w:tcW w:w="1535" w:type="dxa"/>
            <w:shd w:val="clear" w:color="auto" w:fill="FFFFFF" w:themeFill="background1"/>
          </w:tcPr>
          <w:p w14:paraId="7A2EFFFE" w14:textId="6FB32F53" w:rsidR="009A3206" w:rsidRPr="00AB1FCC" w:rsidRDefault="009A3206" w:rsidP="00A64A3F">
            <w:pPr>
              <w:keepNext/>
              <w:keepLines/>
              <w:jc w:val="center"/>
              <w:rPr>
                <w:rFonts w:ascii="Times New Roman" w:hAnsi="Times New Roman" w:cs="Times New Roman"/>
                <w:rPrChange w:id="52"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53" w:author="Tom Carruthers" w:date="2016-12-06T15:22:00Z">
                  <w:rPr>
                    <w:rFonts w:ascii="Times New Roman" w:hAnsi="Times New Roman" w:cs="Times New Roman"/>
                    <w:sz w:val="24"/>
                    <w:szCs w:val="24"/>
                  </w:rPr>
                </w:rPrChange>
              </w:rPr>
              <w:t>Longline</w:t>
            </w:r>
          </w:p>
        </w:tc>
        <w:tc>
          <w:tcPr>
            <w:tcW w:w="1125" w:type="dxa"/>
            <w:shd w:val="clear" w:color="auto" w:fill="FFFFFF" w:themeFill="background1"/>
          </w:tcPr>
          <w:p w14:paraId="781FA07A" w14:textId="4342D52A" w:rsidR="009A3206" w:rsidRPr="00AB1FCC" w:rsidRDefault="009A3206" w:rsidP="00A64A3F">
            <w:pPr>
              <w:keepNext/>
              <w:keepLines/>
              <w:jc w:val="center"/>
              <w:rPr>
                <w:rFonts w:ascii="Times New Roman" w:hAnsi="Times New Roman" w:cs="Times New Roman"/>
                <w:rPrChange w:id="54"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55" w:author="Tom Carruthers" w:date="2016-12-06T15:22:00Z">
                  <w:rPr>
                    <w:rFonts w:ascii="Times New Roman" w:hAnsi="Times New Roman" w:cs="Times New Roman"/>
                    <w:sz w:val="24"/>
                    <w:szCs w:val="24"/>
                  </w:rPr>
                </w:rPrChange>
              </w:rPr>
              <w:t>Yes</w:t>
            </w:r>
          </w:p>
        </w:tc>
        <w:tc>
          <w:tcPr>
            <w:tcW w:w="1376" w:type="dxa"/>
            <w:shd w:val="clear" w:color="auto" w:fill="FFFFFF" w:themeFill="background1"/>
          </w:tcPr>
          <w:p w14:paraId="3449568B" w14:textId="40DEFE7D" w:rsidR="009A3206" w:rsidRPr="00AB1FCC" w:rsidRDefault="009A3206" w:rsidP="00A64A3F">
            <w:pPr>
              <w:keepNext/>
              <w:keepLines/>
              <w:jc w:val="center"/>
              <w:rPr>
                <w:rFonts w:ascii="Times New Roman" w:hAnsi="Times New Roman" w:cs="Times New Roman"/>
                <w:rPrChange w:id="56"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57" w:author="Tom Carruthers" w:date="2016-12-06T15:22:00Z">
                  <w:rPr>
                    <w:rFonts w:ascii="Times New Roman" w:hAnsi="Times New Roman" w:cs="Times New Roman"/>
                    <w:sz w:val="24"/>
                    <w:szCs w:val="24"/>
                  </w:rPr>
                </w:rPrChange>
              </w:rPr>
              <w:t>Yes</w:t>
            </w:r>
          </w:p>
        </w:tc>
        <w:tc>
          <w:tcPr>
            <w:tcW w:w="1376" w:type="dxa"/>
            <w:shd w:val="clear" w:color="auto" w:fill="FFFFFF" w:themeFill="background1"/>
          </w:tcPr>
          <w:p w14:paraId="530B442A" w14:textId="4FFF3E7D" w:rsidR="009A3206" w:rsidRPr="00AB1FCC" w:rsidRDefault="009A3206" w:rsidP="00A64A3F">
            <w:pPr>
              <w:keepNext/>
              <w:keepLines/>
              <w:jc w:val="center"/>
              <w:rPr>
                <w:rFonts w:ascii="Times New Roman" w:hAnsi="Times New Roman" w:cs="Times New Roman"/>
                <w:rPrChange w:id="58"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59" w:author="Tom Carruthers" w:date="2016-12-06T15:22:00Z">
                  <w:rPr>
                    <w:rFonts w:ascii="Times New Roman" w:hAnsi="Times New Roman" w:cs="Times New Roman"/>
                    <w:sz w:val="24"/>
                    <w:szCs w:val="24"/>
                  </w:rPr>
                </w:rPrChange>
              </w:rPr>
              <w:t>Yes</w:t>
            </w:r>
          </w:p>
        </w:tc>
        <w:tc>
          <w:tcPr>
            <w:tcW w:w="1832" w:type="dxa"/>
            <w:shd w:val="clear" w:color="auto" w:fill="FFFFFF" w:themeFill="background1"/>
          </w:tcPr>
          <w:p w14:paraId="791CE28E" w14:textId="2A45CE62" w:rsidR="009A3206" w:rsidRPr="00AB1FCC" w:rsidRDefault="009A3206" w:rsidP="009A3206">
            <w:pPr>
              <w:keepNext/>
              <w:keepLines/>
              <w:rPr>
                <w:rFonts w:ascii="Times New Roman" w:hAnsi="Times New Roman" w:cs="Times New Roman"/>
                <w:rPrChange w:id="60"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61" w:author="Tom Carruthers" w:date="2016-12-06T15:22:00Z">
                  <w:rPr>
                    <w:rFonts w:ascii="Times New Roman" w:hAnsi="Times New Roman" w:cs="Times New Roman"/>
                    <w:sz w:val="24"/>
                    <w:szCs w:val="24"/>
                  </w:rPr>
                </w:rPrChange>
              </w:rPr>
              <w:t>13,156 fish</w:t>
            </w:r>
          </w:p>
        </w:tc>
      </w:tr>
      <w:tr w:rsidR="009A3206" w:rsidRPr="00AB1FCC" w14:paraId="150E99F3" w14:textId="642C5DAA" w:rsidTr="009A3206">
        <w:tc>
          <w:tcPr>
            <w:tcW w:w="1369" w:type="dxa"/>
            <w:shd w:val="clear" w:color="auto" w:fill="FFFFFF" w:themeFill="background1"/>
          </w:tcPr>
          <w:p w14:paraId="25871E64" w14:textId="76C24932" w:rsidR="009A3206" w:rsidRPr="00AB1FCC" w:rsidRDefault="009A3206" w:rsidP="00A64A3F">
            <w:pPr>
              <w:keepNext/>
              <w:keepLines/>
              <w:jc w:val="both"/>
              <w:rPr>
                <w:rFonts w:ascii="Times New Roman" w:hAnsi="Times New Roman" w:cs="Times New Roman"/>
                <w:rPrChange w:id="62"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63" w:author="Tom Carruthers" w:date="2016-12-06T15:22:00Z">
                  <w:rPr>
                    <w:rFonts w:ascii="Times New Roman" w:hAnsi="Times New Roman" w:cs="Times New Roman"/>
                    <w:sz w:val="24"/>
                    <w:szCs w:val="24"/>
                  </w:rPr>
                </w:rPrChange>
              </w:rPr>
              <w:t>Canada</w:t>
            </w:r>
          </w:p>
        </w:tc>
        <w:tc>
          <w:tcPr>
            <w:tcW w:w="1535" w:type="dxa"/>
            <w:shd w:val="clear" w:color="auto" w:fill="FFFFFF" w:themeFill="background1"/>
          </w:tcPr>
          <w:p w14:paraId="4BA5B679" w14:textId="51E3D88B" w:rsidR="009A3206" w:rsidRPr="00AB1FCC" w:rsidRDefault="009A3206" w:rsidP="00A64A3F">
            <w:pPr>
              <w:keepNext/>
              <w:keepLines/>
              <w:jc w:val="center"/>
              <w:rPr>
                <w:rFonts w:ascii="Times New Roman" w:hAnsi="Times New Roman" w:cs="Times New Roman"/>
                <w:rPrChange w:id="64"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65" w:author="Tom Carruthers" w:date="2016-12-06T15:22:00Z">
                  <w:rPr>
                    <w:rFonts w:ascii="Times New Roman" w:hAnsi="Times New Roman" w:cs="Times New Roman"/>
                    <w:sz w:val="24"/>
                    <w:szCs w:val="24"/>
                  </w:rPr>
                </w:rPrChange>
              </w:rPr>
              <w:t>Rod and reel</w:t>
            </w:r>
          </w:p>
        </w:tc>
        <w:tc>
          <w:tcPr>
            <w:tcW w:w="1125" w:type="dxa"/>
            <w:shd w:val="clear" w:color="auto" w:fill="FFFFFF" w:themeFill="background1"/>
          </w:tcPr>
          <w:p w14:paraId="2F56191F" w14:textId="66FEF038" w:rsidR="009A3206" w:rsidRPr="00AB1FCC" w:rsidRDefault="009A3206" w:rsidP="00A64A3F">
            <w:pPr>
              <w:keepNext/>
              <w:keepLines/>
              <w:jc w:val="center"/>
              <w:rPr>
                <w:rFonts w:ascii="Times New Roman" w:hAnsi="Times New Roman" w:cs="Times New Roman"/>
                <w:rPrChange w:id="66"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67" w:author="Tom Carruthers" w:date="2016-12-06T15:22:00Z">
                  <w:rPr>
                    <w:rFonts w:ascii="Times New Roman" w:hAnsi="Times New Roman" w:cs="Times New Roman"/>
                    <w:sz w:val="24"/>
                    <w:szCs w:val="24"/>
                  </w:rPr>
                </w:rPrChange>
              </w:rPr>
              <w:t>Yes</w:t>
            </w:r>
          </w:p>
        </w:tc>
        <w:tc>
          <w:tcPr>
            <w:tcW w:w="1376" w:type="dxa"/>
            <w:shd w:val="clear" w:color="auto" w:fill="FFFFFF" w:themeFill="background1"/>
          </w:tcPr>
          <w:p w14:paraId="522851D2" w14:textId="0DEAB062" w:rsidR="009A3206" w:rsidRPr="00AB1FCC" w:rsidRDefault="009A3206" w:rsidP="00A64A3F">
            <w:pPr>
              <w:keepNext/>
              <w:keepLines/>
              <w:jc w:val="center"/>
              <w:rPr>
                <w:rFonts w:ascii="Times New Roman" w:hAnsi="Times New Roman" w:cs="Times New Roman"/>
                <w:rPrChange w:id="68"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69" w:author="Tom Carruthers" w:date="2016-12-06T15:22:00Z">
                  <w:rPr>
                    <w:rFonts w:ascii="Times New Roman" w:hAnsi="Times New Roman" w:cs="Times New Roman"/>
                    <w:sz w:val="24"/>
                    <w:szCs w:val="24"/>
                  </w:rPr>
                </w:rPrChange>
              </w:rPr>
              <w:t>Yes</w:t>
            </w:r>
          </w:p>
        </w:tc>
        <w:tc>
          <w:tcPr>
            <w:tcW w:w="1376" w:type="dxa"/>
            <w:shd w:val="clear" w:color="auto" w:fill="FFFFFF" w:themeFill="background1"/>
          </w:tcPr>
          <w:p w14:paraId="0D695966" w14:textId="0E0D26B7" w:rsidR="009A3206" w:rsidRPr="00AB1FCC" w:rsidRDefault="009A3206" w:rsidP="00A64A3F">
            <w:pPr>
              <w:keepNext/>
              <w:keepLines/>
              <w:jc w:val="center"/>
              <w:rPr>
                <w:rFonts w:ascii="Times New Roman" w:hAnsi="Times New Roman" w:cs="Times New Roman"/>
                <w:rPrChange w:id="70"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71" w:author="Tom Carruthers" w:date="2016-12-06T15:22:00Z">
                  <w:rPr>
                    <w:rFonts w:ascii="Times New Roman" w:hAnsi="Times New Roman" w:cs="Times New Roman"/>
                    <w:sz w:val="24"/>
                    <w:szCs w:val="24"/>
                  </w:rPr>
                </w:rPrChange>
              </w:rPr>
              <w:t>Yes</w:t>
            </w:r>
          </w:p>
        </w:tc>
        <w:tc>
          <w:tcPr>
            <w:tcW w:w="1832" w:type="dxa"/>
            <w:shd w:val="clear" w:color="auto" w:fill="FFFFFF" w:themeFill="background1"/>
          </w:tcPr>
          <w:p w14:paraId="15123B2C" w14:textId="7242F2CB" w:rsidR="009A3206" w:rsidRPr="00AB1FCC" w:rsidRDefault="009A3206" w:rsidP="009A3206">
            <w:pPr>
              <w:keepNext/>
              <w:keepLines/>
              <w:rPr>
                <w:rFonts w:ascii="Times New Roman" w:hAnsi="Times New Roman" w:cs="Times New Roman"/>
                <w:rPrChange w:id="72"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73" w:author="Tom Carruthers" w:date="2016-12-06T15:22:00Z">
                  <w:rPr>
                    <w:rFonts w:ascii="Times New Roman" w:hAnsi="Times New Roman" w:cs="Times New Roman"/>
                    <w:sz w:val="24"/>
                    <w:szCs w:val="24"/>
                  </w:rPr>
                </w:rPrChange>
              </w:rPr>
              <w:t>9,131 tonnes</w:t>
            </w:r>
          </w:p>
        </w:tc>
      </w:tr>
      <w:tr w:rsidR="009A3206" w:rsidRPr="00AB1FCC" w14:paraId="34162C94" w14:textId="7774B67C" w:rsidTr="009A3206">
        <w:tc>
          <w:tcPr>
            <w:tcW w:w="1369" w:type="dxa"/>
            <w:shd w:val="clear" w:color="auto" w:fill="FFFFFF" w:themeFill="background1"/>
          </w:tcPr>
          <w:p w14:paraId="6C34B107" w14:textId="224CE0CD" w:rsidR="009A3206" w:rsidRPr="00AB1FCC" w:rsidRDefault="009A3206" w:rsidP="00A64A3F">
            <w:pPr>
              <w:keepNext/>
              <w:keepLines/>
              <w:jc w:val="both"/>
              <w:rPr>
                <w:rFonts w:ascii="Times New Roman" w:hAnsi="Times New Roman" w:cs="Times New Roman"/>
                <w:rPrChange w:id="74"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75" w:author="Tom Carruthers" w:date="2016-12-06T15:22:00Z">
                  <w:rPr>
                    <w:rFonts w:ascii="Times New Roman" w:hAnsi="Times New Roman" w:cs="Times New Roman"/>
                    <w:sz w:val="24"/>
                    <w:szCs w:val="24"/>
                  </w:rPr>
                </w:rPrChange>
              </w:rPr>
              <w:t>Canada</w:t>
            </w:r>
          </w:p>
        </w:tc>
        <w:tc>
          <w:tcPr>
            <w:tcW w:w="1535" w:type="dxa"/>
            <w:shd w:val="clear" w:color="auto" w:fill="FFFFFF" w:themeFill="background1"/>
          </w:tcPr>
          <w:p w14:paraId="3C784AC3" w14:textId="7EA51FB0" w:rsidR="009A3206" w:rsidRPr="00AB1FCC" w:rsidRDefault="009A3206" w:rsidP="00A64A3F">
            <w:pPr>
              <w:keepNext/>
              <w:keepLines/>
              <w:jc w:val="center"/>
              <w:rPr>
                <w:rFonts w:ascii="Times New Roman" w:hAnsi="Times New Roman" w:cs="Times New Roman"/>
                <w:rPrChange w:id="76"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77" w:author="Tom Carruthers" w:date="2016-12-06T15:22:00Z">
                  <w:rPr>
                    <w:rFonts w:ascii="Times New Roman" w:hAnsi="Times New Roman" w:cs="Times New Roman"/>
                    <w:sz w:val="24"/>
                    <w:szCs w:val="24"/>
                  </w:rPr>
                </w:rPrChange>
              </w:rPr>
              <w:t>Longline</w:t>
            </w:r>
          </w:p>
        </w:tc>
        <w:tc>
          <w:tcPr>
            <w:tcW w:w="1125" w:type="dxa"/>
            <w:shd w:val="clear" w:color="auto" w:fill="FFFFFF" w:themeFill="background1"/>
          </w:tcPr>
          <w:p w14:paraId="6DD8DFFF" w14:textId="16C63849" w:rsidR="009A3206" w:rsidRPr="00AB1FCC" w:rsidRDefault="009A3206" w:rsidP="00A64A3F">
            <w:pPr>
              <w:keepNext/>
              <w:keepLines/>
              <w:jc w:val="center"/>
              <w:rPr>
                <w:rFonts w:ascii="Times New Roman" w:hAnsi="Times New Roman" w:cs="Times New Roman"/>
                <w:rPrChange w:id="78"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79" w:author="Tom Carruthers" w:date="2016-12-06T15:22:00Z">
                  <w:rPr>
                    <w:rFonts w:ascii="Times New Roman" w:hAnsi="Times New Roman" w:cs="Times New Roman"/>
                    <w:sz w:val="24"/>
                    <w:szCs w:val="24"/>
                  </w:rPr>
                </w:rPrChange>
              </w:rPr>
              <w:t>Yes</w:t>
            </w:r>
          </w:p>
        </w:tc>
        <w:tc>
          <w:tcPr>
            <w:tcW w:w="1376" w:type="dxa"/>
            <w:shd w:val="clear" w:color="auto" w:fill="FFFFFF" w:themeFill="background1"/>
          </w:tcPr>
          <w:p w14:paraId="4150B7BB" w14:textId="58C51F78" w:rsidR="009A3206" w:rsidRPr="00AB1FCC" w:rsidRDefault="009A3206" w:rsidP="00A64A3F">
            <w:pPr>
              <w:keepNext/>
              <w:keepLines/>
              <w:jc w:val="center"/>
              <w:rPr>
                <w:rFonts w:ascii="Times New Roman" w:hAnsi="Times New Roman" w:cs="Times New Roman"/>
                <w:rPrChange w:id="80"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81" w:author="Tom Carruthers" w:date="2016-12-06T15:22:00Z">
                  <w:rPr>
                    <w:rFonts w:ascii="Times New Roman" w:hAnsi="Times New Roman" w:cs="Times New Roman"/>
                    <w:sz w:val="24"/>
                    <w:szCs w:val="24"/>
                  </w:rPr>
                </w:rPrChange>
              </w:rPr>
              <w:t>No</w:t>
            </w:r>
          </w:p>
        </w:tc>
        <w:tc>
          <w:tcPr>
            <w:tcW w:w="1376" w:type="dxa"/>
            <w:shd w:val="clear" w:color="auto" w:fill="FFFFFF" w:themeFill="background1"/>
          </w:tcPr>
          <w:p w14:paraId="51F45682" w14:textId="29930423" w:rsidR="009A3206" w:rsidRPr="00AB1FCC" w:rsidRDefault="009A3206" w:rsidP="00A64A3F">
            <w:pPr>
              <w:keepNext/>
              <w:keepLines/>
              <w:jc w:val="center"/>
              <w:rPr>
                <w:rFonts w:ascii="Times New Roman" w:hAnsi="Times New Roman" w:cs="Times New Roman"/>
                <w:rPrChange w:id="82"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83" w:author="Tom Carruthers" w:date="2016-12-06T15:22:00Z">
                  <w:rPr>
                    <w:rFonts w:ascii="Times New Roman" w:hAnsi="Times New Roman" w:cs="Times New Roman"/>
                    <w:sz w:val="24"/>
                    <w:szCs w:val="24"/>
                  </w:rPr>
                </w:rPrChange>
              </w:rPr>
              <w:t>Yes</w:t>
            </w:r>
          </w:p>
        </w:tc>
        <w:tc>
          <w:tcPr>
            <w:tcW w:w="1832" w:type="dxa"/>
            <w:shd w:val="clear" w:color="auto" w:fill="FFFFFF" w:themeFill="background1"/>
          </w:tcPr>
          <w:p w14:paraId="5389B964" w14:textId="1D975714" w:rsidR="009A3206" w:rsidRPr="00AB1FCC" w:rsidRDefault="009A3206" w:rsidP="009A3206">
            <w:pPr>
              <w:keepNext/>
              <w:keepLines/>
              <w:rPr>
                <w:rFonts w:ascii="Times New Roman" w:hAnsi="Times New Roman" w:cs="Times New Roman"/>
                <w:rPrChange w:id="84"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85" w:author="Tom Carruthers" w:date="2016-12-06T15:22:00Z">
                  <w:rPr>
                    <w:rFonts w:ascii="Times New Roman" w:hAnsi="Times New Roman" w:cs="Times New Roman"/>
                    <w:sz w:val="24"/>
                    <w:szCs w:val="24"/>
                  </w:rPr>
                </w:rPrChange>
              </w:rPr>
              <w:t>730 tonnes</w:t>
            </w:r>
          </w:p>
        </w:tc>
      </w:tr>
      <w:tr w:rsidR="009A3206" w:rsidRPr="00AB1FCC" w14:paraId="3D56AA6D" w14:textId="465FD65E" w:rsidTr="009A3206">
        <w:tc>
          <w:tcPr>
            <w:tcW w:w="1369" w:type="dxa"/>
            <w:shd w:val="clear" w:color="auto" w:fill="FFFFFF" w:themeFill="background1"/>
          </w:tcPr>
          <w:p w14:paraId="40D7229C" w14:textId="7285269C" w:rsidR="009A3206" w:rsidRPr="00AB1FCC" w:rsidRDefault="009A3206" w:rsidP="00A64A3F">
            <w:pPr>
              <w:keepNext/>
              <w:keepLines/>
              <w:jc w:val="both"/>
              <w:rPr>
                <w:rFonts w:ascii="Times New Roman" w:hAnsi="Times New Roman" w:cs="Times New Roman"/>
                <w:rPrChange w:id="86"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87" w:author="Tom Carruthers" w:date="2016-12-06T15:22:00Z">
                  <w:rPr>
                    <w:rFonts w:ascii="Times New Roman" w:hAnsi="Times New Roman" w:cs="Times New Roman"/>
                    <w:sz w:val="24"/>
                    <w:szCs w:val="24"/>
                  </w:rPr>
                </w:rPrChange>
              </w:rPr>
              <w:t>Morocco</w:t>
            </w:r>
          </w:p>
        </w:tc>
        <w:tc>
          <w:tcPr>
            <w:tcW w:w="1535" w:type="dxa"/>
            <w:shd w:val="clear" w:color="auto" w:fill="FFFFFF" w:themeFill="background1"/>
          </w:tcPr>
          <w:p w14:paraId="185782E8" w14:textId="3DDE93D5" w:rsidR="009A3206" w:rsidRPr="00AB1FCC" w:rsidRDefault="009A3206" w:rsidP="00A64A3F">
            <w:pPr>
              <w:keepNext/>
              <w:keepLines/>
              <w:jc w:val="center"/>
              <w:rPr>
                <w:rFonts w:ascii="Times New Roman" w:hAnsi="Times New Roman" w:cs="Times New Roman"/>
                <w:rPrChange w:id="88"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89" w:author="Tom Carruthers" w:date="2016-12-06T15:22:00Z">
                  <w:rPr>
                    <w:rFonts w:ascii="Times New Roman" w:hAnsi="Times New Roman" w:cs="Times New Roman"/>
                    <w:sz w:val="24"/>
                    <w:szCs w:val="24"/>
                  </w:rPr>
                </w:rPrChange>
              </w:rPr>
              <w:t>Trap</w:t>
            </w:r>
          </w:p>
        </w:tc>
        <w:tc>
          <w:tcPr>
            <w:tcW w:w="1125" w:type="dxa"/>
            <w:shd w:val="clear" w:color="auto" w:fill="FFFFFF" w:themeFill="background1"/>
          </w:tcPr>
          <w:p w14:paraId="7045B5A7" w14:textId="052105FD" w:rsidR="009A3206" w:rsidRPr="00AB1FCC" w:rsidRDefault="009A3206" w:rsidP="00A64A3F">
            <w:pPr>
              <w:keepNext/>
              <w:keepLines/>
              <w:jc w:val="center"/>
              <w:rPr>
                <w:rFonts w:ascii="Times New Roman" w:hAnsi="Times New Roman" w:cs="Times New Roman"/>
                <w:rPrChange w:id="90"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91" w:author="Tom Carruthers" w:date="2016-12-06T15:22:00Z">
                  <w:rPr>
                    <w:rFonts w:ascii="Times New Roman" w:hAnsi="Times New Roman" w:cs="Times New Roman"/>
                    <w:sz w:val="24"/>
                    <w:szCs w:val="24"/>
                  </w:rPr>
                </w:rPrChange>
              </w:rPr>
              <w:t>Yes</w:t>
            </w:r>
          </w:p>
        </w:tc>
        <w:tc>
          <w:tcPr>
            <w:tcW w:w="1376" w:type="dxa"/>
            <w:shd w:val="clear" w:color="auto" w:fill="FFFFFF" w:themeFill="background1"/>
          </w:tcPr>
          <w:p w14:paraId="4D27A2FB" w14:textId="412E2D54" w:rsidR="009A3206" w:rsidRPr="00AB1FCC" w:rsidRDefault="009A3206" w:rsidP="00A64A3F">
            <w:pPr>
              <w:keepNext/>
              <w:keepLines/>
              <w:jc w:val="center"/>
              <w:rPr>
                <w:rFonts w:ascii="Times New Roman" w:hAnsi="Times New Roman" w:cs="Times New Roman"/>
                <w:rPrChange w:id="92"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93" w:author="Tom Carruthers" w:date="2016-12-06T15:22:00Z">
                  <w:rPr>
                    <w:rFonts w:ascii="Times New Roman" w:hAnsi="Times New Roman" w:cs="Times New Roman"/>
                    <w:sz w:val="24"/>
                    <w:szCs w:val="24"/>
                  </w:rPr>
                </w:rPrChange>
              </w:rPr>
              <w:t>Yes</w:t>
            </w:r>
          </w:p>
        </w:tc>
        <w:tc>
          <w:tcPr>
            <w:tcW w:w="1376" w:type="dxa"/>
            <w:shd w:val="clear" w:color="auto" w:fill="FFFFFF" w:themeFill="background1"/>
          </w:tcPr>
          <w:p w14:paraId="28FB4243" w14:textId="08127B66" w:rsidR="009A3206" w:rsidRPr="00AB1FCC" w:rsidRDefault="009A3206" w:rsidP="00A64A3F">
            <w:pPr>
              <w:keepNext/>
              <w:keepLines/>
              <w:jc w:val="center"/>
              <w:rPr>
                <w:rFonts w:ascii="Times New Roman" w:hAnsi="Times New Roman" w:cs="Times New Roman"/>
                <w:rPrChange w:id="94"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95" w:author="Tom Carruthers" w:date="2016-12-06T15:22:00Z">
                  <w:rPr>
                    <w:rFonts w:ascii="Times New Roman" w:hAnsi="Times New Roman" w:cs="Times New Roman"/>
                    <w:sz w:val="24"/>
                    <w:szCs w:val="24"/>
                  </w:rPr>
                </w:rPrChange>
              </w:rPr>
              <w:t>Yes</w:t>
            </w:r>
          </w:p>
        </w:tc>
        <w:tc>
          <w:tcPr>
            <w:tcW w:w="1832" w:type="dxa"/>
            <w:shd w:val="clear" w:color="auto" w:fill="FFFFFF" w:themeFill="background1"/>
          </w:tcPr>
          <w:p w14:paraId="65AFB268" w14:textId="25A79491" w:rsidR="009A3206" w:rsidRPr="00AB1FCC" w:rsidRDefault="009A3206" w:rsidP="009A3206">
            <w:pPr>
              <w:keepNext/>
              <w:keepLines/>
              <w:rPr>
                <w:rFonts w:ascii="Times New Roman" w:hAnsi="Times New Roman" w:cs="Times New Roman"/>
                <w:rPrChange w:id="96"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97" w:author="Tom Carruthers" w:date="2016-12-06T15:22:00Z">
                  <w:rPr>
                    <w:rFonts w:ascii="Times New Roman" w:hAnsi="Times New Roman" w:cs="Times New Roman"/>
                    <w:sz w:val="24"/>
                    <w:szCs w:val="24"/>
                  </w:rPr>
                </w:rPrChange>
              </w:rPr>
              <w:t>15,996 tonnes</w:t>
            </w:r>
          </w:p>
        </w:tc>
      </w:tr>
      <w:tr w:rsidR="009A3206" w:rsidRPr="00AB1FCC" w14:paraId="450D94BE" w14:textId="205C2CF4" w:rsidTr="009A3206">
        <w:tc>
          <w:tcPr>
            <w:tcW w:w="1369" w:type="dxa"/>
            <w:shd w:val="clear" w:color="auto" w:fill="FFFFFF" w:themeFill="background1"/>
          </w:tcPr>
          <w:p w14:paraId="40D4DA82" w14:textId="5031BC7E" w:rsidR="009A3206" w:rsidRPr="00AB1FCC" w:rsidRDefault="009A3206" w:rsidP="00A64A3F">
            <w:pPr>
              <w:keepNext/>
              <w:keepLines/>
              <w:jc w:val="both"/>
              <w:rPr>
                <w:rFonts w:ascii="Times New Roman" w:hAnsi="Times New Roman" w:cs="Times New Roman"/>
                <w:rPrChange w:id="98"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99" w:author="Tom Carruthers" w:date="2016-12-06T15:22:00Z">
                  <w:rPr>
                    <w:rFonts w:ascii="Times New Roman" w:hAnsi="Times New Roman" w:cs="Times New Roman"/>
                    <w:sz w:val="24"/>
                    <w:szCs w:val="24"/>
                  </w:rPr>
                </w:rPrChange>
              </w:rPr>
              <w:t>Spain</w:t>
            </w:r>
          </w:p>
        </w:tc>
        <w:tc>
          <w:tcPr>
            <w:tcW w:w="1535" w:type="dxa"/>
            <w:shd w:val="clear" w:color="auto" w:fill="FFFFFF" w:themeFill="background1"/>
          </w:tcPr>
          <w:p w14:paraId="40CF8EEF" w14:textId="110FF3A6" w:rsidR="009A3206" w:rsidRPr="00AB1FCC" w:rsidRDefault="009A3206" w:rsidP="00A64A3F">
            <w:pPr>
              <w:keepNext/>
              <w:keepLines/>
              <w:jc w:val="center"/>
              <w:rPr>
                <w:rFonts w:ascii="Times New Roman" w:hAnsi="Times New Roman" w:cs="Times New Roman"/>
                <w:rPrChange w:id="100"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101" w:author="Tom Carruthers" w:date="2016-12-06T15:22:00Z">
                  <w:rPr>
                    <w:rFonts w:ascii="Times New Roman" w:hAnsi="Times New Roman" w:cs="Times New Roman"/>
                    <w:sz w:val="24"/>
                    <w:szCs w:val="24"/>
                  </w:rPr>
                </w:rPrChange>
              </w:rPr>
              <w:t>Trap</w:t>
            </w:r>
          </w:p>
        </w:tc>
        <w:tc>
          <w:tcPr>
            <w:tcW w:w="1125" w:type="dxa"/>
            <w:shd w:val="clear" w:color="auto" w:fill="FFFFFF" w:themeFill="background1"/>
          </w:tcPr>
          <w:p w14:paraId="75AB3B44" w14:textId="457A777F" w:rsidR="009A3206" w:rsidRPr="00AB1FCC" w:rsidRDefault="009A3206" w:rsidP="00A64A3F">
            <w:pPr>
              <w:keepNext/>
              <w:keepLines/>
              <w:jc w:val="center"/>
              <w:rPr>
                <w:rFonts w:ascii="Times New Roman" w:hAnsi="Times New Roman" w:cs="Times New Roman"/>
                <w:rPrChange w:id="102"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103" w:author="Tom Carruthers" w:date="2016-12-06T15:22:00Z">
                  <w:rPr>
                    <w:rFonts w:ascii="Times New Roman" w:hAnsi="Times New Roman" w:cs="Times New Roman"/>
                    <w:sz w:val="24"/>
                    <w:szCs w:val="24"/>
                  </w:rPr>
                </w:rPrChange>
              </w:rPr>
              <w:t>Yes</w:t>
            </w:r>
          </w:p>
        </w:tc>
        <w:tc>
          <w:tcPr>
            <w:tcW w:w="1376" w:type="dxa"/>
            <w:shd w:val="clear" w:color="auto" w:fill="FFFFFF" w:themeFill="background1"/>
          </w:tcPr>
          <w:p w14:paraId="2E4F4A28" w14:textId="6E74B368" w:rsidR="009A3206" w:rsidRPr="00AB1FCC" w:rsidRDefault="009A3206" w:rsidP="00A64A3F">
            <w:pPr>
              <w:keepNext/>
              <w:keepLines/>
              <w:jc w:val="center"/>
              <w:rPr>
                <w:rFonts w:ascii="Times New Roman" w:hAnsi="Times New Roman" w:cs="Times New Roman"/>
                <w:rPrChange w:id="104"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105" w:author="Tom Carruthers" w:date="2016-12-06T15:22:00Z">
                  <w:rPr>
                    <w:rFonts w:ascii="Times New Roman" w:hAnsi="Times New Roman" w:cs="Times New Roman"/>
                    <w:sz w:val="24"/>
                    <w:szCs w:val="24"/>
                  </w:rPr>
                </w:rPrChange>
              </w:rPr>
              <w:t>No</w:t>
            </w:r>
          </w:p>
        </w:tc>
        <w:tc>
          <w:tcPr>
            <w:tcW w:w="1376" w:type="dxa"/>
            <w:shd w:val="clear" w:color="auto" w:fill="FFFFFF" w:themeFill="background1"/>
          </w:tcPr>
          <w:p w14:paraId="4251A6FD" w14:textId="4814B2E0" w:rsidR="009A3206" w:rsidRPr="00AB1FCC" w:rsidRDefault="009A3206" w:rsidP="00A64A3F">
            <w:pPr>
              <w:keepNext/>
              <w:keepLines/>
              <w:jc w:val="center"/>
              <w:rPr>
                <w:rFonts w:ascii="Times New Roman" w:hAnsi="Times New Roman" w:cs="Times New Roman"/>
                <w:rPrChange w:id="106"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107" w:author="Tom Carruthers" w:date="2016-12-06T15:22:00Z">
                  <w:rPr>
                    <w:rFonts w:ascii="Times New Roman" w:hAnsi="Times New Roman" w:cs="Times New Roman"/>
                    <w:sz w:val="24"/>
                    <w:szCs w:val="24"/>
                  </w:rPr>
                </w:rPrChange>
              </w:rPr>
              <w:t>Yes</w:t>
            </w:r>
          </w:p>
        </w:tc>
        <w:tc>
          <w:tcPr>
            <w:tcW w:w="1832" w:type="dxa"/>
            <w:shd w:val="clear" w:color="auto" w:fill="FFFFFF" w:themeFill="background1"/>
          </w:tcPr>
          <w:p w14:paraId="0B355912" w14:textId="4A29D809" w:rsidR="009A3206" w:rsidRPr="00AB1FCC" w:rsidRDefault="009A3206" w:rsidP="009A3206">
            <w:pPr>
              <w:keepNext/>
              <w:keepLines/>
              <w:rPr>
                <w:rFonts w:ascii="Times New Roman" w:hAnsi="Times New Roman" w:cs="Times New Roman"/>
                <w:rPrChange w:id="108"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109" w:author="Tom Carruthers" w:date="2016-12-06T15:22:00Z">
                  <w:rPr>
                    <w:rFonts w:ascii="Times New Roman" w:hAnsi="Times New Roman" w:cs="Times New Roman"/>
                    <w:sz w:val="24"/>
                    <w:szCs w:val="24"/>
                  </w:rPr>
                </w:rPrChange>
              </w:rPr>
              <w:t>31,572 tonnes</w:t>
            </w:r>
          </w:p>
        </w:tc>
      </w:tr>
      <w:tr w:rsidR="009A3206" w:rsidRPr="00AB1FCC" w14:paraId="3B2A912A" w14:textId="77777777" w:rsidTr="009A3206">
        <w:tc>
          <w:tcPr>
            <w:tcW w:w="1369" w:type="dxa"/>
            <w:shd w:val="clear" w:color="auto" w:fill="FFFFFF" w:themeFill="background1"/>
          </w:tcPr>
          <w:p w14:paraId="128A6B82" w14:textId="62366CA6" w:rsidR="009A3206" w:rsidRPr="00AB1FCC" w:rsidRDefault="009A3206" w:rsidP="007B3F64">
            <w:pPr>
              <w:keepNext/>
              <w:keepLines/>
              <w:jc w:val="both"/>
              <w:rPr>
                <w:rFonts w:ascii="Times New Roman" w:hAnsi="Times New Roman" w:cs="Times New Roman"/>
                <w:rPrChange w:id="110"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111" w:author="Tom Carruthers" w:date="2016-12-06T15:22:00Z">
                  <w:rPr>
                    <w:rFonts w:ascii="Times New Roman" w:hAnsi="Times New Roman" w:cs="Times New Roman"/>
                    <w:sz w:val="24"/>
                    <w:szCs w:val="24"/>
                  </w:rPr>
                </w:rPrChange>
              </w:rPr>
              <w:t>Spain</w:t>
            </w:r>
          </w:p>
        </w:tc>
        <w:tc>
          <w:tcPr>
            <w:tcW w:w="1535" w:type="dxa"/>
            <w:shd w:val="clear" w:color="auto" w:fill="FFFFFF" w:themeFill="background1"/>
          </w:tcPr>
          <w:p w14:paraId="634B0BFA" w14:textId="6F5D4CBE" w:rsidR="009A3206" w:rsidRPr="00AB1FCC" w:rsidRDefault="009A3206" w:rsidP="00A64A3F">
            <w:pPr>
              <w:keepNext/>
              <w:keepLines/>
              <w:jc w:val="center"/>
              <w:rPr>
                <w:rFonts w:ascii="Times New Roman" w:hAnsi="Times New Roman" w:cs="Times New Roman"/>
                <w:rPrChange w:id="112" w:author="Tom Carruthers" w:date="2016-12-06T15:22:00Z">
                  <w:rPr>
                    <w:rFonts w:ascii="Times New Roman" w:hAnsi="Times New Roman" w:cs="Times New Roman"/>
                    <w:sz w:val="24"/>
                    <w:szCs w:val="24"/>
                  </w:rPr>
                </w:rPrChange>
              </w:rPr>
            </w:pPr>
            <w:proofErr w:type="spellStart"/>
            <w:r w:rsidRPr="00AB1FCC">
              <w:rPr>
                <w:rFonts w:ascii="Times New Roman" w:hAnsi="Times New Roman" w:cs="Times New Roman"/>
                <w:rPrChange w:id="113" w:author="Tom Carruthers" w:date="2016-12-06T15:22:00Z">
                  <w:rPr>
                    <w:rFonts w:ascii="Times New Roman" w:hAnsi="Times New Roman" w:cs="Times New Roman"/>
                    <w:sz w:val="24"/>
                    <w:szCs w:val="24"/>
                  </w:rPr>
                </w:rPrChange>
              </w:rPr>
              <w:t>Handline</w:t>
            </w:r>
            <w:proofErr w:type="spellEnd"/>
          </w:p>
        </w:tc>
        <w:tc>
          <w:tcPr>
            <w:tcW w:w="1125" w:type="dxa"/>
            <w:shd w:val="clear" w:color="auto" w:fill="FFFFFF" w:themeFill="background1"/>
          </w:tcPr>
          <w:p w14:paraId="51176709" w14:textId="6746C11E" w:rsidR="009A3206" w:rsidRPr="00AB1FCC" w:rsidRDefault="009A3206" w:rsidP="00A64A3F">
            <w:pPr>
              <w:keepNext/>
              <w:keepLines/>
              <w:jc w:val="center"/>
              <w:rPr>
                <w:rFonts w:ascii="Times New Roman" w:hAnsi="Times New Roman" w:cs="Times New Roman"/>
                <w:rPrChange w:id="114"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115" w:author="Tom Carruthers" w:date="2016-12-06T15:22:00Z">
                  <w:rPr>
                    <w:rFonts w:ascii="Times New Roman" w:hAnsi="Times New Roman" w:cs="Times New Roman"/>
                    <w:sz w:val="24"/>
                    <w:szCs w:val="24"/>
                  </w:rPr>
                </w:rPrChange>
              </w:rPr>
              <w:t>Yes</w:t>
            </w:r>
          </w:p>
        </w:tc>
        <w:tc>
          <w:tcPr>
            <w:tcW w:w="1376" w:type="dxa"/>
            <w:shd w:val="clear" w:color="auto" w:fill="FFFFFF" w:themeFill="background1"/>
          </w:tcPr>
          <w:p w14:paraId="09D8AFB8" w14:textId="3F8718D8" w:rsidR="009A3206" w:rsidRPr="00AB1FCC" w:rsidRDefault="009A3206" w:rsidP="00A64A3F">
            <w:pPr>
              <w:keepNext/>
              <w:keepLines/>
              <w:jc w:val="center"/>
              <w:rPr>
                <w:rFonts w:ascii="Times New Roman" w:hAnsi="Times New Roman" w:cs="Times New Roman"/>
                <w:rPrChange w:id="116"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117" w:author="Tom Carruthers" w:date="2016-12-06T15:22:00Z">
                  <w:rPr>
                    <w:rFonts w:ascii="Times New Roman" w:hAnsi="Times New Roman" w:cs="Times New Roman"/>
                    <w:sz w:val="24"/>
                    <w:szCs w:val="24"/>
                  </w:rPr>
                </w:rPrChange>
              </w:rPr>
              <w:t>Yes</w:t>
            </w:r>
          </w:p>
        </w:tc>
        <w:tc>
          <w:tcPr>
            <w:tcW w:w="1376" w:type="dxa"/>
            <w:shd w:val="clear" w:color="auto" w:fill="FFFFFF" w:themeFill="background1"/>
          </w:tcPr>
          <w:p w14:paraId="380AD1DF" w14:textId="5D1F0567" w:rsidR="009A3206" w:rsidRPr="00AB1FCC" w:rsidRDefault="009A3206" w:rsidP="00A64A3F">
            <w:pPr>
              <w:keepNext/>
              <w:keepLines/>
              <w:jc w:val="center"/>
              <w:rPr>
                <w:rFonts w:ascii="Times New Roman" w:hAnsi="Times New Roman" w:cs="Times New Roman"/>
                <w:rPrChange w:id="118"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119" w:author="Tom Carruthers" w:date="2016-12-06T15:22:00Z">
                  <w:rPr>
                    <w:rFonts w:ascii="Times New Roman" w:hAnsi="Times New Roman" w:cs="Times New Roman"/>
                    <w:sz w:val="24"/>
                    <w:szCs w:val="24"/>
                  </w:rPr>
                </w:rPrChange>
              </w:rPr>
              <w:t>Yes</w:t>
            </w:r>
          </w:p>
        </w:tc>
        <w:tc>
          <w:tcPr>
            <w:tcW w:w="1832" w:type="dxa"/>
            <w:shd w:val="clear" w:color="auto" w:fill="FFFFFF" w:themeFill="background1"/>
          </w:tcPr>
          <w:p w14:paraId="58D9EB73" w14:textId="518009F5" w:rsidR="009A3206" w:rsidRPr="00AB1FCC" w:rsidRDefault="009A3206" w:rsidP="009A3206">
            <w:pPr>
              <w:keepNext/>
              <w:keepLines/>
              <w:rPr>
                <w:rFonts w:ascii="Times New Roman" w:hAnsi="Times New Roman" w:cs="Times New Roman"/>
                <w:rPrChange w:id="120"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121" w:author="Tom Carruthers" w:date="2016-12-06T15:22:00Z">
                  <w:rPr>
                    <w:rFonts w:ascii="Times New Roman" w:hAnsi="Times New Roman" w:cs="Times New Roman"/>
                    <w:sz w:val="24"/>
                    <w:szCs w:val="24"/>
                  </w:rPr>
                </w:rPrChange>
              </w:rPr>
              <w:t>2,693 tonnes</w:t>
            </w:r>
          </w:p>
        </w:tc>
      </w:tr>
      <w:tr w:rsidR="009A3206" w:rsidRPr="00AB1FCC" w14:paraId="76A085CB" w14:textId="77777777" w:rsidTr="009A3206">
        <w:tc>
          <w:tcPr>
            <w:tcW w:w="1369" w:type="dxa"/>
            <w:shd w:val="clear" w:color="auto" w:fill="FFFFFF" w:themeFill="background1"/>
          </w:tcPr>
          <w:p w14:paraId="353F87EA" w14:textId="365AF0FA" w:rsidR="009A3206" w:rsidRPr="00AB1FCC" w:rsidRDefault="009A3206" w:rsidP="007B3F64">
            <w:pPr>
              <w:keepNext/>
              <w:keepLines/>
              <w:jc w:val="both"/>
              <w:rPr>
                <w:rFonts w:ascii="Times New Roman" w:hAnsi="Times New Roman" w:cs="Times New Roman"/>
                <w:rPrChange w:id="122"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123" w:author="Tom Carruthers" w:date="2016-12-06T15:22:00Z">
                  <w:rPr>
                    <w:rFonts w:ascii="Times New Roman" w:hAnsi="Times New Roman" w:cs="Times New Roman"/>
                    <w:sz w:val="24"/>
                    <w:szCs w:val="24"/>
                  </w:rPr>
                </w:rPrChange>
              </w:rPr>
              <w:t>Spain</w:t>
            </w:r>
          </w:p>
        </w:tc>
        <w:tc>
          <w:tcPr>
            <w:tcW w:w="1535" w:type="dxa"/>
            <w:shd w:val="clear" w:color="auto" w:fill="FFFFFF" w:themeFill="background1"/>
          </w:tcPr>
          <w:p w14:paraId="614DD8FF" w14:textId="07AA1FB0" w:rsidR="009A3206" w:rsidRPr="00AB1FCC" w:rsidRDefault="009A3206" w:rsidP="00A64A3F">
            <w:pPr>
              <w:keepNext/>
              <w:keepLines/>
              <w:jc w:val="center"/>
              <w:rPr>
                <w:rFonts w:ascii="Times New Roman" w:hAnsi="Times New Roman" w:cs="Times New Roman"/>
                <w:rPrChange w:id="124"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125" w:author="Tom Carruthers" w:date="2016-12-06T15:22:00Z">
                  <w:rPr>
                    <w:rFonts w:ascii="Times New Roman" w:hAnsi="Times New Roman" w:cs="Times New Roman"/>
                    <w:sz w:val="24"/>
                    <w:szCs w:val="24"/>
                  </w:rPr>
                </w:rPrChange>
              </w:rPr>
              <w:t>Longline</w:t>
            </w:r>
          </w:p>
        </w:tc>
        <w:tc>
          <w:tcPr>
            <w:tcW w:w="1125" w:type="dxa"/>
            <w:shd w:val="clear" w:color="auto" w:fill="FFFFFF" w:themeFill="background1"/>
          </w:tcPr>
          <w:p w14:paraId="028AA94C" w14:textId="01845F85" w:rsidR="009A3206" w:rsidRPr="00AB1FCC" w:rsidRDefault="009A3206" w:rsidP="00A64A3F">
            <w:pPr>
              <w:keepNext/>
              <w:keepLines/>
              <w:jc w:val="center"/>
              <w:rPr>
                <w:rFonts w:ascii="Times New Roman" w:hAnsi="Times New Roman" w:cs="Times New Roman"/>
                <w:rPrChange w:id="126"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127" w:author="Tom Carruthers" w:date="2016-12-06T15:22:00Z">
                  <w:rPr>
                    <w:rFonts w:ascii="Times New Roman" w:hAnsi="Times New Roman" w:cs="Times New Roman"/>
                    <w:sz w:val="24"/>
                    <w:szCs w:val="24"/>
                  </w:rPr>
                </w:rPrChange>
              </w:rPr>
              <w:t>No</w:t>
            </w:r>
          </w:p>
        </w:tc>
        <w:tc>
          <w:tcPr>
            <w:tcW w:w="1376" w:type="dxa"/>
            <w:shd w:val="clear" w:color="auto" w:fill="FFFFFF" w:themeFill="background1"/>
          </w:tcPr>
          <w:p w14:paraId="1C8D895A" w14:textId="3541B2AA" w:rsidR="009A3206" w:rsidRPr="00AB1FCC" w:rsidRDefault="009A3206" w:rsidP="00A64A3F">
            <w:pPr>
              <w:keepNext/>
              <w:keepLines/>
              <w:jc w:val="center"/>
              <w:rPr>
                <w:rFonts w:ascii="Times New Roman" w:hAnsi="Times New Roman" w:cs="Times New Roman"/>
                <w:rPrChange w:id="128"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129" w:author="Tom Carruthers" w:date="2016-12-06T15:22:00Z">
                  <w:rPr>
                    <w:rFonts w:ascii="Times New Roman" w:hAnsi="Times New Roman" w:cs="Times New Roman"/>
                    <w:sz w:val="24"/>
                    <w:szCs w:val="24"/>
                  </w:rPr>
                </w:rPrChange>
              </w:rPr>
              <w:t>Yes</w:t>
            </w:r>
          </w:p>
        </w:tc>
        <w:tc>
          <w:tcPr>
            <w:tcW w:w="1376" w:type="dxa"/>
            <w:shd w:val="clear" w:color="auto" w:fill="FFFFFF" w:themeFill="background1"/>
          </w:tcPr>
          <w:p w14:paraId="45CAFF43" w14:textId="0A1F2BF2" w:rsidR="009A3206" w:rsidRPr="00AB1FCC" w:rsidRDefault="009A3206" w:rsidP="00A64A3F">
            <w:pPr>
              <w:keepNext/>
              <w:keepLines/>
              <w:jc w:val="center"/>
              <w:rPr>
                <w:rFonts w:ascii="Times New Roman" w:hAnsi="Times New Roman" w:cs="Times New Roman"/>
                <w:rPrChange w:id="130"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131" w:author="Tom Carruthers" w:date="2016-12-06T15:22:00Z">
                  <w:rPr>
                    <w:rFonts w:ascii="Times New Roman" w:hAnsi="Times New Roman" w:cs="Times New Roman"/>
                    <w:sz w:val="24"/>
                    <w:szCs w:val="24"/>
                  </w:rPr>
                </w:rPrChange>
              </w:rPr>
              <w:t>No</w:t>
            </w:r>
          </w:p>
        </w:tc>
        <w:tc>
          <w:tcPr>
            <w:tcW w:w="1832" w:type="dxa"/>
            <w:shd w:val="clear" w:color="auto" w:fill="FFFFFF" w:themeFill="background1"/>
          </w:tcPr>
          <w:p w14:paraId="7CDAF2C6" w14:textId="1C4FF69F" w:rsidR="009A3206" w:rsidRPr="00AB1FCC" w:rsidRDefault="009A3206" w:rsidP="009A3206">
            <w:pPr>
              <w:keepNext/>
              <w:keepLines/>
              <w:rPr>
                <w:rFonts w:ascii="Times New Roman" w:hAnsi="Times New Roman" w:cs="Times New Roman"/>
                <w:rPrChange w:id="132"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133" w:author="Tom Carruthers" w:date="2016-12-06T15:22:00Z">
                  <w:rPr>
                    <w:rFonts w:ascii="Times New Roman" w:hAnsi="Times New Roman" w:cs="Times New Roman"/>
                    <w:sz w:val="24"/>
                    <w:szCs w:val="24"/>
                  </w:rPr>
                </w:rPrChange>
              </w:rPr>
              <w:t>75,693 fish</w:t>
            </w:r>
          </w:p>
        </w:tc>
      </w:tr>
      <w:tr w:rsidR="009A3206" w:rsidRPr="00AB1FCC" w14:paraId="42934508" w14:textId="77777777" w:rsidTr="009A3206">
        <w:tc>
          <w:tcPr>
            <w:tcW w:w="1369" w:type="dxa"/>
            <w:shd w:val="clear" w:color="auto" w:fill="FFFFFF" w:themeFill="background1"/>
          </w:tcPr>
          <w:p w14:paraId="226868E3" w14:textId="49E07CDC" w:rsidR="009A3206" w:rsidRPr="00AB1FCC" w:rsidRDefault="009A3206" w:rsidP="007B3F64">
            <w:pPr>
              <w:keepNext/>
              <w:keepLines/>
              <w:jc w:val="both"/>
              <w:rPr>
                <w:rFonts w:ascii="Times New Roman" w:hAnsi="Times New Roman" w:cs="Times New Roman"/>
                <w:rPrChange w:id="134"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135" w:author="Tom Carruthers" w:date="2016-12-06T15:22:00Z">
                  <w:rPr>
                    <w:rFonts w:ascii="Times New Roman" w:hAnsi="Times New Roman" w:cs="Times New Roman"/>
                    <w:sz w:val="24"/>
                    <w:szCs w:val="24"/>
                  </w:rPr>
                </w:rPrChange>
              </w:rPr>
              <w:t>Spain</w:t>
            </w:r>
          </w:p>
        </w:tc>
        <w:tc>
          <w:tcPr>
            <w:tcW w:w="1535" w:type="dxa"/>
            <w:shd w:val="clear" w:color="auto" w:fill="FFFFFF" w:themeFill="background1"/>
          </w:tcPr>
          <w:p w14:paraId="1A8C9B11" w14:textId="185C249A" w:rsidR="009A3206" w:rsidRPr="00AB1FCC" w:rsidRDefault="009A3206" w:rsidP="00A64A3F">
            <w:pPr>
              <w:keepNext/>
              <w:keepLines/>
              <w:jc w:val="center"/>
              <w:rPr>
                <w:rFonts w:ascii="Times New Roman" w:hAnsi="Times New Roman" w:cs="Times New Roman"/>
                <w:rPrChange w:id="136" w:author="Tom Carruthers" w:date="2016-12-06T15:22:00Z">
                  <w:rPr>
                    <w:rFonts w:ascii="Times New Roman" w:hAnsi="Times New Roman" w:cs="Times New Roman"/>
                    <w:sz w:val="24"/>
                    <w:szCs w:val="24"/>
                  </w:rPr>
                </w:rPrChange>
              </w:rPr>
            </w:pPr>
            <w:proofErr w:type="spellStart"/>
            <w:r w:rsidRPr="00AB1FCC">
              <w:rPr>
                <w:rFonts w:ascii="Times New Roman" w:hAnsi="Times New Roman" w:cs="Times New Roman"/>
                <w:rPrChange w:id="137" w:author="Tom Carruthers" w:date="2016-12-06T15:22:00Z">
                  <w:rPr>
                    <w:rFonts w:ascii="Times New Roman" w:hAnsi="Times New Roman" w:cs="Times New Roman"/>
                    <w:sz w:val="24"/>
                    <w:szCs w:val="24"/>
                  </w:rPr>
                </w:rPrChange>
              </w:rPr>
              <w:t>Baitboat</w:t>
            </w:r>
            <w:proofErr w:type="spellEnd"/>
          </w:p>
        </w:tc>
        <w:tc>
          <w:tcPr>
            <w:tcW w:w="1125" w:type="dxa"/>
            <w:shd w:val="clear" w:color="auto" w:fill="FFFFFF" w:themeFill="background1"/>
          </w:tcPr>
          <w:p w14:paraId="1F25A369" w14:textId="0BD20D2D" w:rsidR="009A3206" w:rsidRPr="00AB1FCC" w:rsidRDefault="009A3206" w:rsidP="00A64A3F">
            <w:pPr>
              <w:keepNext/>
              <w:keepLines/>
              <w:jc w:val="center"/>
              <w:rPr>
                <w:rFonts w:ascii="Times New Roman" w:hAnsi="Times New Roman" w:cs="Times New Roman"/>
                <w:rPrChange w:id="138"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139" w:author="Tom Carruthers" w:date="2016-12-06T15:22:00Z">
                  <w:rPr>
                    <w:rFonts w:ascii="Times New Roman" w:hAnsi="Times New Roman" w:cs="Times New Roman"/>
                    <w:sz w:val="24"/>
                    <w:szCs w:val="24"/>
                  </w:rPr>
                </w:rPrChange>
              </w:rPr>
              <w:t>No</w:t>
            </w:r>
          </w:p>
        </w:tc>
        <w:tc>
          <w:tcPr>
            <w:tcW w:w="1376" w:type="dxa"/>
            <w:shd w:val="clear" w:color="auto" w:fill="FFFFFF" w:themeFill="background1"/>
          </w:tcPr>
          <w:p w14:paraId="01FAAA85" w14:textId="6FF44719" w:rsidR="009A3206" w:rsidRPr="00AB1FCC" w:rsidRDefault="009A3206" w:rsidP="00A64A3F">
            <w:pPr>
              <w:keepNext/>
              <w:keepLines/>
              <w:jc w:val="center"/>
              <w:rPr>
                <w:rFonts w:ascii="Times New Roman" w:hAnsi="Times New Roman" w:cs="Times New Roman"/>
                <w:rPrChange w:id="140"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141" w:author="Tom Carruthers" w:date="2016-12-06T15:22:00Z">
                  <w:rPr>
                    <w:rFonts w:ascii="Times New Roman" w:hAnsi="Times New Roman" w:cs="Times New Roman"/>
                    <w:sz w:val="24"/>
                    <w:szCs w:val="24"/>
                  </w:rPr>
                </w:rPrChange>
              </w:rPr>
              <w:t>Yes</w:t>
            </w:r>
          </w:p>
        </w:tc>
        <w:tc>
          <w:tcPr>
            <w:tcW w:w="1376" w:type="dxa"/>
            <w:shd w:val="clear" w:color="auto" w:fill="FFFFFF" w:themeFill="background1"/>
          </w:tcPr>
          <w:p w14:paraId="44EA357C" w14:textId="68E58920" w:rsidR="009A3206" w:rsidRPr="00AB1FCC" w:rsidRDefault="009A3206" w:rsidP="00A64A3F">
            <w:pPr>
              <w:keepNext/>
              <w:keepLines/>
              <w:jc w:val="center"/>
              <w:rPr>
                <w:rFonts w:ascii="Times New Roman" w:hAnsi="Times New Roman" w:cs="Times New Roman"/>
                <w:rPrChange w:id="142"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143" w:author="Tom Carruthers" w:date="2016-12-06T15:22:00Z">
                  <w:rPr>
                    <w:rFonts w:ascii="Times New Roman" w:hAnsi="Times New Roman" w:cs="Times New Roman"/>
                    <w:sz w:val="24"/>
                    <w:szCs w:val="24"/>
                  </w:rPr>
                </w:rPrChange>
              </w:rPr>
              <w:t>No</w:t>
            </w:r>
          </w:p>
        </w:tc>
        <w:tc>
          <w:tcPr>
            <w:tcW w:w="1832" w:type="dxa"/>
            <w:shd w:val="clear" w:color="auto" w:fill="FFFFFF" w:themeFill="background1"/>
          </w:tcPr>
          <w:p w14:paraId="086C6CB6" w14:textId="51C4154F" w:rsidR="009A3206" w:rsidRPr="00AB1FCC" w:rsidRDefault="009A3206" w:rsidP="009A3206">
            <w:pPr>
              <w:keepNext/>
              <w:keepLines/>
              <w:rPr>
                <w:rFonts w:ascii="Times New Roman" w:hAnsi="Times New Roman" w:cs="Times New Roman"/>
                <w:rPrChange w:id="144" w:author="Tom Carruthers" w:date="2016-12-06T15:22:00Z">
                  <w:rPr>
                    <w:rFonts w:ascii="Times New Roman" w:hAnsi="Times New Roman" w:cs="Times New Roman"/>
                    <w:sz w:val="24"/>
                    <w:szCs w:val="24"/>
                  </w:rPr>
                </w:rPrChange>
              </w:rPr>
            </w:pPr>
            <w:r w:rsidRPr="00AB1FCC">
              <w:rPr>
                <w:rFonts w:ascii="Times New Roman" w:hAnsi="Times New Roman" w:cs="Times New Roman"/>
                <w:rPrChange w:id="145" w:author="Tom Carruthers" w:date="2016-12-06T15:22:00Z">
                  <w:rPr>
                    <w:rFonts w:ascii="Times New Roman" w:hAnsi="Times New Roman" w:cs="Times New Roman"/>
                    <w:sz w:val="24"/>
                    <w:szCs w:val="24"/>
                  </w:rPr>
                </w:rPrChange>
              </w:rPr>
              <w:t>35,625 tonnes</w:t>
            </w:r>
          </w:p>
        </w:tc>
      </w:tr>
      <w:tr w:rsidR="009A3206" w:rsidRPr="00AB1FCC" w14:paraId="00E8666B" w14:textId="77777777" w:rsidTr="00AB1FCC">
        <w:trPr>
          <w:trHeight w:hRule="exact" w:val="20"/>
          <w:trPrChange w:id="146" w:author="Tom Carruthers" w:date="2016-12-06T15:22:00Z">
            <w:trPr>
              <w:trHeight w:val="73"/>
            </w:trPr>
          </w:trPrChange>
        </w:trPr>
        <w:tc>
          <w:tcPr>
            <w:tcW w:w="1369" w:type="dxa"/>
            <w:tcBorders>
              <w:bottom w:val="single" w:sz="4" w:space="0" w:color="auto"/>
            </w:tcBorders>
            <w:shd w:val="clear" w:color="auto" w:fill="FFFFFF" w:themeFill="background1"/>
            <w:tcPrChange w:id="147" w:author="Tom Carruthers" w:date="2016-12-06T15:22:00Z">
              <w:tcPr>
                <w:tcW w:w="1369" w:type="dxa"/>
                <w:tcBorders>
                  <w:bottom w:val="single" w:sz="4" w:space="0" w:color="auto"/>
                </w:tcBorders>
                <w:shd w:val="clear" w:color="auto" w:fill="FFFFFF" w:themeFill="background1"/>
              </w:tcPr>
            </w:tcPrChange>
          </w:tcPr>
          <w:p w14:paraId="1896F074" w14:textId="77777777" w:rsidR="009A3206" w:rsidRPr="00AB1FCC" w:rsidRDefault="009A3206" w:rsidP="007B3F64">
            <w:pPr>
              <w:keepNext/>
              <w:keepLines/>
              <w:jc w:val="both"/>
              <w:rPr>
                <w:rFonts w:ascii="Times New Roman" w:hAnsi="Times New Roman" w:cs="Times New Roman"/>
                <w:rPrChange w:id="148" w:author="Tom Carruthers" w:date="2016-12-06T15:22:00Z">
                  <w:rPr>
                    <w:rFonts w:ascii="Times New Roman" w:hAnsi="Times New Roman" w:cs="Times New Roman"/>
                    <w:sz w:val="10"/>
                    <w:szCs w:val="10"/>
                  </w:rPr>
                </w:rPrChange>
              </w:rPr>
            </w:pPr>
          </w:p>
        </w:tc>
        <w:tc>
          <w:tcPr>
            <w:tcW w:w="1535" w:type="dxa"/>
            <w:tcBorders>
              <w:bottom w:val="single" w:sz="4" w:space="0" w:color="auto"/>
            </w:tcBorders>
            <w:shd w:val="clear" w:color="auto" w:fill="FFFFFF" w:themeFill="background1"/>
            <w:tcPrChange w:id="149" w:author="Tom Carruthers" w:date="2016-12-06T15:22:00Z">
              <w:tcPr>
                <w:tcW w:w="1535" w:type="dxa"/>
                <w:tcBorders>
                  <w:bottom w:val="single" w:sz="4" w:space="0" w:color="auto"/>
                </w:tcBorders>
                <w:shd w:val="clear" w:color="auto" w:fill="FFFFFF" w:themeFill="background1"/>
              </w:tcPr>
            </w:tcPrChange>
          </w:tcPr>
          <w:p w14:paraId="719358A5" w14:textId="77777777" w:rsidR="009A3206" w:rsidRPr="00AB1FCC" w:rsidRDefault="009A3206" w:rsidP="00A64A3F">
            <w:pPr>
              <w:keepNext/>
              <w:keepLines/>
              <w:jc w:val="center"/>
              <w:rPr>
                <w:rFonts w:ascii="Times New Roman" w:hAnsi="Times New Roman" w:cs="Times New Roman"/>
                <w:rPrChange w:id="150" w:author="Tom Carruthers" w:date="2016-12-06T15:22:00Z">
                  <w:rPr>
                    <w:rFonts w:ascii="Times New Roman" w:hAnsi="Times New Roman" w:cs="Times New Roman"/>
                    <w:sz w:val="10"/>
                    <w:szCs w:val="10"/>
                  </w:rPr>
                </w:rPrChange>
              </w:rPr>
            </w:pPr>
          </w:p>
        </w:tc>
        <w:tc>
          <w:tcPr>
            <w:tcW w:w="1125" w:type="dxa"/>
            <w:tcBorders>
              <w:bottom w:val="single" w:sz="4" w:space="0" w:color="auto"/>
            </w:tcBorders>
            <w:shd w:val="clear" w:color="auto" w:fill="FFFFFF" w:themeFill="background1"/>
            <w:tcPrChange w:id="151" w:author="Tom Carruthers" w:date="2016-12-06T15:22:00Z">
              <w:tcPr>
                <w:tcW w:w="1125" w:type="dxa"/>
                <w:tcBorders>
                  <w:bottom w:val="single" w:sz="4" w:space="0" w:color="auto"/>
                </w:tcBorders>
                <w:shd w:val="clear" w:color="auto" w:fill="FFFFFF" w:themeFill="background1"/>
              </w:tcPr>
            </w:tcPrChange>
          </w:tcPr>
          <w:p w14:paraId="3CBCAF39" w14:textId="77777777" w:rsidR="009A3206" w:rsidRPr="00AB1FCC" w:rsidRDefault="009A3206" w:rsidP="00A64A3F">
            <w:pPr>
              <w:keepNext/>
              <w:keepLines/>
              <w:jc w:val="center"/>
              <w:rPr>
                <w:rFonts w:ascii="Times New Roman" w:hAnsi="Times New Roman" w:cs="Times New Roman"/>
                <w:rPrChange w:id="152" w:author="Tom Carruthers" w:date="2016-12-06T15:22:00Z">
                  <w:rPr>
                    <w:rFonts w:ascii="Times New Roman" w:hAnsi="Times New Roman" w:cs="Times New Roman"/>
                    <w:sz w:val="10"/>
                    <w:szCs w:val="10"/>
                  </w:rPr>
                </w:rPrChange>
              </w:rPr>
            </w:pPr>
          </w:p>
        </w:tc>
        <w:tc>
          <w:tcPr>
            <w:tcW w:w="1376" w:type="dxa"/>
            <w:tcBorders>
              <w:bottom w:val="single" w:sz="4" w:space="0" w:color="auto"/>
            </w:tcBorders>
            <w:shd w:val="clear" w:color="auto" w:fill="FFFFFF" w:themeFill="background1"/>
            <w:tcPrChange w:id="153" w:author="Tom Carruthers" w:date="2016-12-06T15:22:00Z">
              <w:tcPr>
                <w:tcW w:w="1376" w:type="dxa"/>
                <w:tcBorders>
                  <w:bottom w:val="single" w:sz="4" w:space="0" w:color="auto"/>
                </w:tcBorders>
                <w:shd w:val="clear" w:color="auto" w:fill="FFFFFF" w:themeFill="background1"/>
              </w:tcPr>
            </w:tcPrChange>
          </w:tcPr>
          <w:p w14:paraId="2D9AEC29" w14:textId="77777777" w:rsidR="009A3206" w:rsidRPr="00AB1FCC" w:rsidRDefault="009A3206" w:rsidP="00A64A3F">
            <w:pPr>
              <w:keepNext/>
              <w:keepLines/>
              <w:jc w:val="center"/>
              <w:rPr>
                <w:rFonts w:ascii="Times New Roman" w:hAnsi="Times New Roman" w:cs="Times New Roman"/>
                <w:rPrChange w:id="154" w:author="Tom Carruthers" w:date="2016-12-06T15:22:00Z">
                  <w:rPr>
                    <w:rFonts w:ascii="Times New Roman" w:hAnsi="Times New Roman" w:cs="Times New Roman"/>
                    <w:sz w:val="10"/>
                    <w:szCs w:val="10"/>
                  </w:rPr>
                </w:rPrChange>
              </w:rPr>
            </w:pPr>
          </w:p>
        </w:tc>
        <w:tc>
          <w:tcPr>
            <w:tcW w:w="1376" w:type="dxa"/>
            <w:tcBorders>
              <w:bottom w:val="single" w:sz="4" w:space="0" w:color="auto"/>
            </w:tcBorders>
            <w:shd w:val="clear" w:color="auto" w:fill="FFFFFF" w:themeFill="background1"/>
            <w:tcPrChange w:id="155" w:author="Tom Carruthers" w:date="2016-12-06T15:22:00Z">
              <w:tcPr>
                <w:tcW w:w="1376" w:type="dxa"/>
                <w:tcBorders>
                  <w:bottom w:val="single" w:sz="4" w:space="0" w:color="auto"/>
                </w:tcBorders>
                <w:shd w:val="clear" w:color="auto" w:fill="FFFFFF" w:themeFill="background1"/>
              </w:tcPr>
            </w:tcPrChange>
          </w:tcPr>
          <w:p w14:paraId="4625EDFC" w14:textId="77777777" w:rsidR="009A3206" w:rsidRPr="00AB1FCC" w:rsidRDefault="009A3206" w:rsidP="00A64A3F">
            <w:pPr>
              <w:keepNext/>
              <w:keepLines/>
              <w:jc w:val="center"/>
              <w:rPr>
                <w:rFonts w:ascii="Times New Roman" w:hAnsi="Times New Roman" w:cs="Times New Roman"/>
                <w:rPrChange w:id="156" w:author="Tom Carruthers" w:date="2016-12-06T15:22:00Z">
                  <w:rPr>
                    <w:rFonts w:ascii="Times New Roman" w:hAnsi="Times New Roman" w:cs="Times New Roman"/>
                    <w:sz w:val="10"/>
                    <w:szCs w:val="10"/>
                  </w:rPr>
                </w:rPrChange>
              </w:rPr>
            </w:pPr>
          </w:p>
        </w:tc>
        <w:tc>
          <w:tcPr>
            <w:tcW w:w="1832" w:type="dxa"/>
            <w:tcBorders>
              <w:bottom w:val="single" w:sz="4" w:space="0" w:color="auto"/>
            </w:tcBorders>
            <w:shd w:val="clear" w:color="auto" w:fill="FFFFFF" w:themeFill="background1"/>
            <w:tcPrChange w:id="157" w:author="Tom Carruthers" w:date="2016-12-06T15:22:00Z">
              <w:tcPr>
                <w:tcW w:w="1832" w:type="dxa"/>
                <w:tcBorders>
                  <w:bottom w:val="single" w:sz="4" w:space="0" w:color="auto"/>
                </w:tcBorders>
                <w:shd w:val="clear" w:color="auto" w:fill="FFFFFF" w:themeFill="background1"/>
              </w:tcPr>
            </w:tcPrChange>
          </w:tcPr>
          <w:p w14:paraId="2B629B31" w14:textId="44929333" w:rsidR="009A3206" w:rsidRPr="00AB1FCC" w:rsidRDefault="009A3206" w:rsidP="00A64A3F">
            <w:pPr>
              <w:keepNext/>
              <w:keepLines/>
              <w:jc w:val="center"/>
              <w:rPr>
                <w:rFonts w:ascii="Times New Roman" w:hAnsi="Times New Roman" w:cs="Times New Roman"/>
                <w:rPrChange w:id="158" w:author="Tom Carruthers" w:date="2016-12-06T15:22:00Z">
                  <w:rPr>
                    <w:rFonts w:ascii="Times New Roman" w:hAnsi="Times New Roman" w:cs="Times New Roman"/>
                    <w:sz w:val="10"/>
                    <w:szCs w:val="10"/>
                  </w:rPr>
                </w:rPrChange>
              </w:rPr>
            </w:pPr>
          </w:p>
        </w:tc>
      </w:tr>
    </w:tbl>
    <w:p w14:paraId="7EA482FD" w14:textId="77777777" w:rsidR="00FF004E" w:rsidRDefault="00FF004E" w:rsidP="001B61C4">
      <w:pPr>
        <w:jc w:val="both"/>
        <w:rPr>
          <w:rFonts w:ascii="Times New Roman" w:hAnsi="Times New Roman" w:cs="Times New Roman"/>
          <w:sz w:val="24"/>
          <w:szCs w:val="24"/>
        </w:rPr>
      </w:pPr>
    </w:p>
    <w:p w14:paraId="011D1E65" w14:textId="726396F4"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By including multiple fleets this index can be used to predict relative abundance indices over a wide range of year, </w:t>
      </w:r>
      <w:proofErr w:type="spellStart"/>
      <w:r>
        <w:rPr>
          <w:rFonts w:ascii="Times New Roman" w:hAnsi="Times New Roman" w:cs="Times New Roman"/>
          <w:sz w:val="24"/>
          <w:szCs w:val="24"/>
        </w:rPr>
        <w:t>subyears</w:t>
      </w:r>
      <w:proofErr w:type="spellEnd"/>
      <w:r>
        <w:rPr>
          <w:rFonts w:ascii="Times New Roman" w:hAnsi="Times New Roman" w:cs="Times New Roman"/>
          <w:sz w:val="24"/>
          <w:szCs w:val="24"/>
        </w:rPr>
        <w:t xml:space="preserve"> and areas (Figure </w:t>
      </w:r>
      <w:r w:rsidR="007D2E3B">
        <w:rPr>
          <w:rFonts w:ascii="Times New Roman" w:hAnsi="Times New Roman" w:cs="Times New Roman"/>
          <w:sz w:val="24"/>
          <w:szCs w:val="24"/>
        </w:rPr>
        <w:t>2.1</w:t>
      </w:r>
      <w:r>
        <w:rPr>
          <w:rFonts w:ascii="Times New Roman" w:hAnsi="Times New Roman" w:cs="Times New Roman"/>
          <w:sz w:val="24"/>
          <w:szCs w:val="24"/>
        </w:rPr>
        <w:t>).</w:t>
      </w:r>
    </w:p>
    <w:p w14:paraId="5523AE4E" w14:textId="77777777" w:rsidR="00B24664" w:rsidRDefault="00B24664" w:rsidP="001B61C4">
      <w:pPr>
        <w:jc w:val="both"/>
        <w:rPr>
          <w:rFonts w:ascii="Times New Roman" w:hAnsi="Times New Roman" w:cs="Times New Roman"/>
          <w:sz w:val="24"/>
          <w:szCs w:val="24"/>
        </w:rPr>
      </w:pPr>
    </w:p>
    <w:p w14:paraId="54E2C738" w14:textId="77777777" w:rsidR="00574565" w:rsidRDefault="00093196" w:rsidP="001B61C4">
      <w:pPr>
        <w:jc w:val="both"/>
        <w:rPr>
          <w:rFonts w:ascii="Times New Roman" w:hAnsi="Times New Roman" w:cs="Times New Roman"/>
          <w:sz w:val="24"/>
          <w:szCs w:val="24"/>
        </w:rPr>
      </w:pPr>
      <w:r>
        <w:rPr>
          <w:rFonts w:ascii="Times New Roman" w:hAnsi="Times New Roman" w:cs="Times New Roman"/>
          <w:sz w:val="24"/>
          <w:szCs w:val="24"/>
        </w:rPr>
        <w:t>A</w:t>
      </w:r>
      <w:r w:rsidR="00574565">
        <w:rPr>
          <w:rFonts w:ascii="Times New Roman" w:hAnsi="Times New Roman" w:cs="Times New Roman"/>
          <w:sz w:val="24"/>
          <w:szCs w:val="24"/>
        </w:rPr>
        <w:t xml:space="preserve"> Western larval index </w:t>
      </w:r>
      <w:r>
        <w:rPr>
          <w:rFonts w:ascii="Times New Roman" w:hAnsi="Times New Roman" w:cs="Times New Roman"/>
          <w:sz w:val="24"/>
          <w:szCs w:val="24"/>
        </w:rPr>
        <w:t>(</w:t>
      </w:r>
      <w:proofErr w:type="spellStart"/>
      <w:r w:rsidR="00574565">
        <w:rPr>
          <w:rFonts w:ascii="Times New Roman" w:hAnsi="Times New Roman" w:cs="Times New Roman"/>
          <w:sz w:val="24"/>
          <w:szCs w:val="24"/>
        </w:rPr>
        <w:t>Lamkin</w:t>
      </w:r>
      <w:proofErr w:type="spellEnd"/>
      <w:r w:rsidR="00574565">
        <w:rPr>
          <w:rFonts w:ascii="Times New Roman" w:hAnsi="Times New Roman" w:cs="Times New Roman"/>
          <w:sz w:val="24"/>
          <w:szCs w:val="24"/>
        </w:rPr>
        <w:t xml:space="preserve"> et al.</w:t>
      </w:r>
      <w:r>
        <w:rPr>
          <w:rFonts w:ascii="Times New Roman" w:hAnsi="Times New Roman" w:cs="Times New Roman"/>
          <w:sz w:val="24"/>
          <w:szCs w:val="24"/>
        </w:rPr>
        <w:t>,</w:t>
      </w:r>
      <w:r w:rsidR="00574565">
        <w:rPr>
          <w:rFonts w:ascii="Times New Roman" w:hAnsi="Times New Roman" w:cs="Times New Roman"/>
          <w:sz w:val="24"/>
          <w:szCs w:val="24"/>
        </w:rPr>
        <w:t xml:space="preserve"> 2014) </w:t>
      </w:r>
      <w:r w:rsidR="00101698">
        <w:rPr>
          <w:rFonts w:ascii="Times New Roman" w:hAnsi="Times New Roman" w:cs="Times New Roman"/>
          <w:sz w:val="24"/>
          <w:szCs w:val="24"/>
        </w:rPr>
        <w:t>commencing in 19</w:t>
      </w:r>
      <w:r w:rsidR="007E218D">
        <w:rPr>
          <w:rFonts w:ascii="Times New Roman" w:hAnsi="Times New Roman" w:cs="Times New Roman"/>
          <w:sz w:val="24"/>
          <w:szCs w:val="24"/>
        </w:rPr>
        <w:t>77</w:t>
      </w:r>
      <w:r w:rsidR="00101698">
        <w:rPr>
          <w:rFonts w:ascii="Times New Roman" w:hAnsi="Times New Roman" w:cs="Times New Roman"/>
          <w:sz w:val="24"/>
          <w:szCs w:val="24"/>
        </w:rPr>
        <w:t xml:space="preserve"> </w:t>
      </w:r>
      <w:r w:rsidR="00574565">
        <w:rPr>
          <w:rFonts w:ascii="Times New Roman" w:hAnsi="Times New Roman" w:cs="Times New Roman"/>
          <w:sz w:val="24"/>
          <w:szCs w:val="24"/>
        </w:rPr>
        <w:t xml:space="preserve">and </w:t>
      </w:r>
      <w:r>
        <w:rPr>
          <w:rFonts w:ascii="Times New Roman" w:hAnsi="Times New Roman" w:cs="Times New Roman"/>
          <w:sz w:val="24"/>
          <w:szCs w:val="24"/>
        </w:rPr>
        <w:t>an</w:t>
      </w:r>
      <w:r w:rsidR="00574565">
        <w:rPr>
          <w:rFonts w:ascii="Times New Roman" w:hAnsi="Times New Roman" w:cs="Times New Roman"/>
          <w:sz w:val="24"/>
          <w:szCs w:val="24"/>
        </w:rPr>
        <w:t xml:space="preserve"> Eastern larval </w:t>
      </w:r>
      <w:r w:rsidR="00574565" w:rsidRPr="006709DE">
        <w:rPr>
          <w:rFonts w:ascii="Times New Roman" w:hAnsi="Times New Roman" w:cs="Times New Roman"/>
          <w:sz w:val="24"/>
          <w:szCs w:val="24"/>
        </w:rPr>
        <w:t>index</w:t>
      </w:r>
      <w:r w:rsidR="00574565">
        <w:rPr>
          <w:rFonts w:ascii="Times New Roman" w:hAnsi="Times New Roman" w:cs="Times New Roman"/>
          <w:sz w:val="24"/>
          <w:szCs w:val="24"/>
        </w:rPr>
        <w:t xml:space="preserve"> of </w:t>
      </w:r>
      <w:r>
        <w:rPr>
          <w:rFonts w:ascii="Times New Roman" w:hAnsi="Times New Roman" w:cs="Times New Roman"/>
          <w:sz w:val="24"/>
          <w:szCs w:val="24"/>
        </w:rPr>
        <w:t>(</w:t>
      </w:r>
      <w:r w:rsidR="00574565">
        <w:rPr>
          <w:rFonts w:ascii="Times New Roman" w:hAnsi="Times New Roman" w:cs="Times New Roman"/>
          <w:sz w:val="24"/>
          <w:szCs w:val="24"/>
        </w:rPr>
        <w:t>Ingram et al.</w:t>
      </w:r>
      <w:r w:rsidR="00101698">
        <w:rPr>
          <w:rFonts w:ascii="Times New Roman" w:hAnsi="Times New Roman" w:cs="Times New Roman"/>
          <w:sz w:val="24"/>
          <w:szCs w:val="24"/>
        </w:rPr>
        <w:t>,</w:t>
      </w:r>
      <w:r w:rsidR="00574565">
        <w:rPr>
          <w:rFonts w:ascii="Times New Roman" w:hAnsi="Times New Roman" w:cs="Times New Roman"/>
          <w:sz w:val="24"/>
          <w:szCs w:val="24"/>
        </w:rPr>
        <w:t xml:space="preserve"> </w:t>
      </w:r>
      <w:r w:rsidR="008379B2">
        <w:rPr>
          <w:rFonts w:ascii="Times New Roman" w:hAnsi="Times New Roman" w:cs="Times New Roman"/>
          <w:sz w:val="24"/>
          <w:szCs w:val="24"/>
        </w:rPr>
        <w:t>SCRS/2015/035</w:t>
      </w:r>
      <w:r w:rsidR="00574565">
        <w:rPr>
          <w:rFonts w:ascii="Times New Roman" w:hAnsi="Times New Roman" w:cs="Times New Roman"/>
          <w:sz w:val="24"/>
          <w:szCs w:val="24"/>
        </w:rPr>
        <w:t>) (2001-</w:t>
      </w:r>
      <w:r w:rsidR="00CC223C">
        <w:rPr>
          <w:rFonts w:ascii="Times New Roman" w:hAnsi="Times New Roman" w:cs="Times New Roman"/>
          <w:sz w:val="24"/>
          <w:szCs w:val="24"/>
        </w:rPr>
        <w:t>2005 and 2012-2013</w:t>
      </w:r>
      <w:r w:rsidR="00574565">
        <w:rPr>
          <w:rFonts w:ascii="Times New Roman" w:hAnsi="Times New Roman" w:cs="Times New Roman"/>
          <w:sz w:val="24"/>
          <w:szCs w:val="24"/>
        </w:rPr>
        <w:t>)</w:t>
      </w:r>
      <w:r w:rsidR="00101698">
        <w:rPr>
          <w:rFonts w:ascii="Times New Roman" w:hAnsi="Times New Roman" w:cs="Times New Roman"/>
          <w:sz w:val="24"/>
          <w:szCs w:val="24"/>
        </w:rPr>
        <w:t xml:space="preserve"> exist for</w:t>
      </w:r>
      <w:r w:rsidR="00574565">
        <w:rPr>
          <w:rFonts w:ascii="Times New Roman" w:hAnsi="Times New Roman" w:cs="Times New Roman"/>
          <w:sz w:val="24"/>
          <w:szCs w:val="24"/>
        </w:rPr>
        <w:t xml:space="preserve"> the Gulf of Mexico and Western Mediterranean, respectively. </w:t>
      </w:r>
    </w:p>
    <w:p w14:paraId="1B018F54" w14:textId="77777777" w:rsidR="00574565" w:rsidRDefault="00574565" w:rsidP="001B61C4">
      <w:pPr>
        <w:jc w:val="both"/>
        <w:rPr>
          <w:rFonts w:ascii="Times New Roman" w:hAnsi="Times New Roman" w:cs="Times New Roman"/>
          <w:sz w:val="24"/>
          <w:szCs w:val="24"/>
        </w:rPr>
      </w:pPr>
      <w:bookmarkStart w:id="159" w:name="_GoBack"/>
      <w:bookmarkEnd w:id="159"/>
    </w:p>
    <w:p w14:paraId="25E45725"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In order to fit a preliminary operating model a naïve inverse age-at-length key (probability of length strata given age) was developed from the base-case stock assessment growth curves for Easter</w:t>
      </w:r>
      <w:r w:rsidR="0060134C">
        <w:rPr>
          <w:rFonts w:ascii="Times New Roman" w:hAnsi="Times New Roman" w:cs="Times New Roman"/>
          <w:sz w:val="24"/>
          <w:szCs w:val="24"/>
        </w:rPr>
        <w:t>n</w:t>
      </w:r>
      <w:r>
        <w:rPr>
          <w:rFonts w:ascii="Times New Roman" w:hAnsi="Times New Roman" w:cs="Times New Roman"/>
          <w:sz w:val="24"/>
          <w:szCs w:val="24"/>
        </w:rPr>
        <w:t xml:space="preserve"> and Western stocks and an assumed coefficient of variation of 10%.</w:t>
      </w:r>
    </w:p>
    <w:p w14:paraId="43EFE0D0" w14:textId="77777777" w:rsidR="00234FDF" w:rsidRDefault="00234FDF" w:rsidP="001B61C4">
      <w:pPr>
        <w:jc w:val="both"/>
        <w:rPr>
          <w:rFonts w:ascii="Times New Roman" w:hAnsi="Times New Roman" w:cs="Times New Roman"/>
          <w:sz w:val="24"/>
          <w:szCs w:val="24"/>
        </w:rPr>
      </w:pPr>
    </w:p>
    <w:p w14:paraId="64905225" w14:textId="77777777" w:rsidR="00574565" w:rsidRDefault="00234FDF" w:rsidP="001B61C4">
      <w:pPr>
        <w:jc w:val="both"/>
        <w:rPr>
          <w:rFonts w:ascii="Times New Roman" w:hAnsi="Times New Roman" w:cs="Times New Roman"/>
          <w:sz w:val="24"/>
          <w:szCs w:val="24"/>
        </w:rPr>
      </w:pPr>
      <w:r>
        <w:rPr>
          <w:rFonts w:ascii="Times New Roman" w:hAnsi="Times New Roman" w:cs="Times New Roman"/>
          <w:sz w:val="24"/>
          <w:szCs w:val="24"/>
        </w:rPr>
        <w:t xml:space="preserve">There are </w:t>
      </w:r>
      <w:r w:rsidR="00574565">
        <w:rPr>
          <w:rFonts w:ascii="Times New Roman" w:hAnsi="Times New Roman" w:cs="Times New Roman"/>
          <w:sz w:val="24"/>
          <w:szCs w:val="24"/>
        </w:rPr>
        <w:t>four</w:t>
      </w:r>
      <w:r>
        <w:rPr>
          <w:rFonts w:ascii="Times New Roman" w:hAnsi="Times New Roman" w:cs="Times New Roman"/>
          <w:sz w:val="24"/>
          <w:szCs w:val="24"/>
        </w:rPr>
        <w:t xml:space="preserve"> sources of derived data that are priorities moving forward: </w:t>
      </w:r>
    </w:p>
    <w:p w14:paraId="0FAC3354"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a defensible inverse age-length key for each stock preferably disaggregated by time,</w:t>
      </w:r>
    </w:p>
    <w:p w14:paraId="5C39E7D8"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finalized fishery-independent larval surveys for both the Western and Eastern stocks</w:t>
      </w:r>
      <w:r w:rsidR="00574565" w:rsidRPr="00574565">
        <w:rPr>
          <w:rFonts w:ascii="Times New Roman" w:hAnsi="Times New Roman" w:cs="Times New Roman"/>
          <w:sz w:val="24"/>
          <w:szCs w:val="24"/>
        </w:rPr>
        <w:t>,</w:t>
      </w:r>
    </w:p>
    <w:p w14:paraId="34802A80"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standardized abundance indices based on trip-level catch rate data</w:t>
      </w:r>
      <w:r w:rsidR="00574565" w:rsidRPr="00574565">
        <w:rPr>
          <w:rFonts w:ascii="Times New Roman" w:hAnsi="Times New Roman" w:cs="Times New Roman"/>
          <w:sz w:val="24"/>
          <w:szCs w:val="24"/>
        </w:rPr>
        <w:t xml:space="preserve"> and</w:t>
      </w:r>
    </w:p>
    <w:p w14:paraId="4AD9B403" w14:textId="3413C124" w:rsidR="00C45830" w:rsidRDefault="00C45830" w:rsidP="00406114">
      <w:pPr>
        <w:pStyle w:val="ListParagraph"/>
        <w:numPr>
          <w:ilvl w:val="0"/>
          <w:numId w:val="45"/>
        </w:numPr>
        <w:ind w:left="357" w:hanging="357"/>
        <w:jc w:val="both"/>
        <w:rPr>
          <w:rFonts w:ascii="Times New Roman" w:hAnsi="Times New Roman" w:cs="Times New Roman"/>
          <w:sz w:val="24"/>
          <w:szCs w:val="24"/>
        </w:rPr>
      </w:pPr>
      <w:r>
        <w:rPr>
          <w:rFonts w:ascii="Times New Roman" w:hAnsi="Times New Roman" w:cs="Times New Roman"/>
          <w:sz w:val="24"/>
          <w:szCs w:val="24"/>
        </w:rPr>
        <w:t>electronic tag data by age class</w:t>
      </w:r>
    </w:p>
    <w:p w14:paraId="33EB52F5" w14:textId="74E55672" w:rsidR="007E218D" w:rsidRDefault="00574565"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w:t>
      </w:r>
      <w:proofErr w:type="gramStart"/>
      <w:r w:rsidRPr="00574565">
        <w:rPr>
          <w:rFonts w:ascii="Times New Roman" w:hAnsi="Times New Roman" w:cs="Times New Roman"/>
          <w:sz w:val="24"/>
          <w:szCs w:val="24"/>
        </w:rPr>
        <w:t>most</w:t>
      </w:r>
      <w:proofErr w:type="gramEnd"/>
      <w:r w:rsidRPr="00574565">
        <w:rPr>
          <w:rFonts w:ascii="Times New Roman" w:hAnsi="Times New Roman" w:cs="Times New Roman"/>
          <w:sz w:val="24"/>
          <w:szCs w:val="24"/>
        </w:rPr>
        <w:t xml:space="preserve"> importantly)</w:t>
      </w:r>
      <w:r>
        <w:rPr>
          <w:rFonts w:ascii="Times New Roman" w:hAnsi="Times New Roman" w:cs="Times New Roman"/>
          <w:sz w:val="24"/>
          <w:szCs w:val="24"/>
        </w:rPr>
        <w:t xml:space="preserve"> a greater quantity of</w:t>
      </w:r>
      <w:r w:rsidRPr="00574565">
        <w:rPr>
          <w:rFonts w:ascii="Times New Roman" w:hAnsi="Times New Roman" w:cs="Times New Roman"/>
          <w:sz w:val="24"/>
          <w:szCs w:val="24"/>
        </w:rPr>
        <w:t xml:space="preserve"> stock of origin data </w:t>
      </w:r>
      <w:r w:rsidR="00C45830">
        <w:rPr>
          <w:rFonts w:ascii="Times New Roman" w:hAnsi="Times New Roman" w:cs="Times New Roman"/>
          <w:sz w:val="24"/>
          <w:szCs w:val="24"/>
        </w:rPr>
        <w:t xml:space="preserve">by age class </w:t>
      </w:r>
      <w:r>
        <w:rPr>
          <w:rFonts w:ascii="Times New Roman" w:hAnsi="Times New Roman" w:cs="Times New Roman"/>
          <w:sz w:val="24"/>
          <w:szCs w:val="24"/>
        </w:rPr>
        <w:t xml:space="preserve">spanning a greater range of </w:t>
      </w:r>
      <w:proofErr w:type="spellStart"/>
      <w:r>
        <w:rPr>
          <w:rFonts w:ascii="Times New Roman" w:hAnsi="Times New Roman" w:cs="Times New Roman"/>
          <w:sz w:val="24"/>
          <w:szCs w:val="24"/>
        </w:rPr>
        <w:t>subyear</w:t>
      </w:r>
      <w:proofErr w:type="spellEnd"/>
      <w:r>
        <w:rPr>
          <w:rFonts w:ascii="Times New Roman" w:hAnsi="Times New Roman" w:cs="Times New Roman"/>
          <w:sz w:val="24"/>
          <w:szCs w:val="24"/>
        </w:rPr>
        <w:t xml:space="preserve"> and area combinations. </w:t>
      </w:r>
    </w:p>
    <w:p w14:paraId="65DA4E67" w14:textId="77777777" w:rsidR="000A5249" w:rsidRDefault="000A5249" w:rsidP="001B61C4">
      <w:pPr>
        <w:jc w:val="both"/>
        <w:rPr>
          <w:rFonts w:ascii="Times New Roman" w:hAnsi="Times New Roman" w:cs="Times New Roman"/>
          <w:sz w:val="24"/>
          <w:szCs w:val="24"/>
        </w:rPr>
      </w:pPr>
    </w:p>
    <w:p w14:paraId="02FEB79D" w14:textId="5EB24943" w:rsidR="007E218D" w:rsidRDefault="008042E1" w:rsidP="00406114">
      <w:pPr>
        <w:jc w:val="both"/>
        <w:rPr>
          <w:rFonts w:ascii="Times New Roman" w:hAnsi="Times New Roman" w:cs="Times New Roman"/>
          <w:sz w:val="24"/>
          <w:szCs w:val="24"/>
        </w:rPr>
      </w:pPr>
      <w:r>
        <w:rPr>
          <w:rFonts w:ascii="Times New Roman" w:hAnsi="Times New Roman" w:cs="Times New Roman"/>
          <w:sz w:val="24"/>
          <w:szCs w:val="24"/>
        </w:rPr>
        <w:t>Note that t</w:t>
      </w:r>
      <w:r w:rsidR="00A93B41">
        <w:rPr>
          <w:rFonts w:ascii="Times New Roman" w:hAnsi="Times New Roman" w:cs="Times New Roman"/>
          <w:sz w:val="24"/>
          <w:szCs w:val="24"/>
        </w:rPr>
        <w:t xml:space="preserve">he preliminary operating model </w:t>
      </w:r>
      <w:r>
        <w:rPr>
          <w:rFonts w:ascii="Times New Roman" w:hAnsi="Times New Roman" w:cs="Times New Roman"/>
          <w:sz w:val="24"/>
          <w:szCs w:val="24"/>
        </w:rPr>
        <w:t>has been</w:t>
      </w:r>
      <w:r w:rsidR="00A93B41">
        <w:rPr>
          <w:rFonts w:ascii="Times New Roman" w:hAnsi="Times New Roman" w:cs="Times New Roman"/>
          <w:sz w:val="24"/>
          <w:szCs w:val="24"/>
        </w:rPr>
        <w:t xml:space="preserve"> fitted to a relative abundance index derived from ICCAT task II catch and effort data, primarily </w:t>
      </w:r>
      <w:r>
        <w:rPr>
          <w:rFonts w:ascii="Times New Roman" w:hAnsi="Times New Roman" w:cs="Times New Roman"/>
          <w:sz w:val="24"/>
          <w:szCs w:val="24"/>
        </w:rPr>
        <w:t>those from</w:t>
      </w:r>
      <w:r w:rsidR="00A93B41">
        <w:rPr>
          <w:rFonts w:ascii="Times New Roman" w:hAnsi="Times New Roman" w:cs="Times New Roman"/>
          <w:sz w:val="24"/>
          <w:szCs w:val="24"/>
        </w:rPr>
        <w:t xml:space="preserve"> the Japanese longline fleet. Set specific data are not available at this level, such as hooks per basket (depth), bait type</w:t>
      </w:r>
      <w:r w:rsidR="00E016A0">
        <w:rPr>
          <w:rFonts w:ascii="Times New Roman" w:hAnsi="Times New Roman" w:cs="Times New Roman"/>
          <w:sz w:val="24"/>
          <w:szCs w:val="24"/>
        </w:rPr>
        <w:t xml:space="preserve"> and</w:t>
      </w:r>
      <w:r w:rsidR="00A93B41">
        <w:rPr>
          <w:rFonts w:ascii="Times New Roman" w:hAnsi="Times New Roman" w:cs="Times New Roman"/>
          <w:sz w:val="24"/>
          <w:szCs w:val="24"/>
        </w:rPr>
        <w:t xml:space="preserve"> soak time that often substantially </w:t>
      </w:r>
      <w:r w:rsidR="008E2327">
        <w:rPr>
          <w:rFonts w:ascii="Times New Roman" w:hAnsi="Times New Roman" w:cs="Times New Roman"/>
          <w:sz w:val="24"/>
          <w:szCs w:val="24"/>
        </w:rPr>
        <w:t xml:space="preserve">affect </w:t>
      </w:r>
      <w:r w:rsidR="00A93B41">
        <w:rPr>
          <w:rFonts w:ascii="Times New Roman" w:hAnsi="Times New Roman" w:cs="Times New Roman"/>
          <w:sz w:val="24"/>
          <w:szCs w:val="24"/>
        </w:rPr>
        <w:t>the derived index of abundance. It is important to produce a trip-level index that is standardized for these covariates</w:t>
      </w:r>
      <w:r>
        <w:rPr>
          <w:rFonts w:ascii="Times New Roman" w:hAnsi="Times New Roman" w:cs="Times New Roman"/>
          <w:sz w:val="24"/>
          <w:szCs w:val="24"/>
        </w:rPr>
        <w:t xml:space="preserve"> if possible</w:t>
      </w:r>
      <w:r w:rsidR="00A93B41">
        <w:rPr>
          <w:rFonts w:ascii="Times New Roman" w:hAnsi="Times New Roman" w:cs="Times New Roman"/>
          <w:sz w:val="24"/>
          <w:szCs w:val="24"/>
        </w:rPr>
        <w:t xml:space="preserve">. </w:t>
      </w:r>
    </w:p>
    <w:p w14:paraId="00D6AE9F" w14:textId="77777777" w:rsidR="007E218D" w:rsidRDefault="007E218D" w:rsidP="00406114">
      <w:pPr>
        <w:jc w:val="both"/>
        <w:rPr>
          <w:rFonts w:ascii="Times New Roman" w:hAnsi="Times New Roman" w:cs="Times New Roman"/>
          <w:sz w:val="24"/>
          <w:szCs w:val="24"/>
        </w:rPr>
      </w:pPr>
    </w:p>
    <w:p w14:paraId="408D0D54" w14:textId="324E0028" w:rsidR="007E218D" w:rsidRDefault="008042E1" w:rsidP="00AD5F13">
      <w:r>
        <w:rPr>
          <w:rFonts w:ascii="Times New Roman" w:hAnsi="Times New Roman" w:cs="Times New Roman"/>
          <w:sz w:val="24"/>
          <w:szCs w:val="24"/>
        </w:rPr>
        <w:t>Further, c</w:t>
      </w:r>
      <w:r w:rsidR="00A93B41">
        <w:rPr>
          <w:rFonts w:ascii="Times New Roman" w:hAnsi="Times New Roman" w:cs="Times New Roman"/>
          <w:sz w:val="24"/>
          <w:szCs w:val="24"/>
        </w:rPr>
        <w:t xml:space="preserve">urrently the stock of origin data are relatively numerous but very sparse and only </w:t>
      </w:r>
      <w:r>
        <w:rPr>
          <w:rFonts w:ascii="Times New Roman" w:hAnsi="Times New Roman" w:cs="Times New Roman"/>
          <w:sz w:val="24"/>
          <w:szCs w:val="24"/>
        </w:rPr>
        <w:t>available</w:t>
      </w:r>
      <w:r w:rsidR="00A93B41">
        <w:rPr>
          <w:rFonts w:ascii="Times New Roman" w:hAnsi="Times New Roman" w:cs="Times New Roman"/>
          <w:sz w:val="24"/>
          <w:szCs w:val="24"/>
        </w:rPr>
        <w:t xml:space="preserve"> for a</w:t>
      </w:r>
      <w:r>
        <w:rPr>
          <w:rFonts w:ascii="Times New Roman" w:hAnsi="Times New Roman" w:cs="Times New Roman"/>
          <w:sz w:val="24"/>
          <w:szCs w:val="24"/>
        </w:rPr>
        <w:t>bout</w:t>
      </w:r>
      <w:r w:rsidR="00A93B41">
        <w:rPr>
          <w:rFonts w:ascii="Times New Roman" w:hAnsi="Times New Roman" w:cs="Times New Roman"/>
          <w:sz w:val="24"/>
          <w:szCs w:val="24"/>
        </w:rPr>
        <w:t xml:space="preserve"> 20% of </w:t>
      </w:r>
      <w:proofErr w:type="spellStart"/>
      <w:r w:rsidR="00A93B41">
        <w:rPr>
          <w:rFonts w:ascii="Times New Roman" w:hAnsi="Times New Roman" w:cs="Times New Roman"/>
          <w:sz w:val="24"/>
          <w:szCs w:val="24"/>
        </w:rPr>
        <w:t>subyear</w:t>
      </w:r>
      <w:proofErr w:type="spellEnd"/>
      <w:r w:rsidR="00A93B41">
        <w:rPr>
          <w:rFonts w:ascii="Times New Roman" w:hAnsi="Times New Roman" w:cs="Times New Roman"/>
          <w:sz w:val="24"/>
          <w:szCs w:val="24"/>
        </w:rPr>
        <w:t xml:space="preserve">-area combinations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2.3</w:t>
      </w:r>
      <w:r>
        <w:rPr>
          <w:rFonts w:ascii="Times New Roman" w:hAnsi="Times New Roman" w:cs="Times New Roman"/>
          <w:sz w:val="24"/>
          <w:szCs w:val="24"/>
        </w:rPr>
        <w:t>)</w:t>
      </w:r>
      <w:r w:rsidR="00A93B41">
        <w:rPr>
          <w:rFonts w:ascii="Times New Roman" w:hAnsi="Times New Roman" w:cs="Times New Roman"/>
          <w:sz w:val="24"/>
          <w:szCs w:val="24"/>
        </w:rPr>
        <w:t xml:space="preserve"> (currently the operating model does not have stock of origin data for the Western Mediterranean and the Gulf of St Laurence). Coupled with sparse PSAT tagging data at this resolution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2.2</w:t>
      </w:r>
      <w:r>
        <w:rPr>
          <w:rFonts w:ascii="Times New Roman" w:hAnsi="Times New Roman" w:cs="Times New Roman"/>
          <w:sz w:val="24"/>
          <w:szCs w:val="24"/>
        </w:rPr>
        <w:t>),</w:t>
      </w:r>
      <w:r w:rsidR="00A93B41">
        <w:rPr>
          <w:rFonts w:ascii="Times New Roman" w:hAnsi="Times New Roman" w:cs="Times New Roman"/>
          <w:sz w:val="24"/>
          <w:szCs w:val="24"/>
        </w:rPr>
        <w:t xml:space="preserve"> there is limited information to</w:t>
      </w:r>
      <w:r w:rsidR="00C45830">
        <w:rPr>
          <w:rFonts w:ascii="Times New Roman" w:hAnsi="Times New Roman" w:cs="Times New Roman"/>
          <w:sz w:val="24"/>
          <w:szCs w:val="24"/>
        </w:rPr>
        <w:t xml:space="preserve"> estimate age-specific movement and</w:t>
      </w:r>
      <w:r w:rsidR="00A93B41">
        <w:rPr>
          <w:rFonts w:ascii="Times New Roman" w:hAnsi="Times New Roman" w:cs="Times New Roman"/>
          <w:sz w:val="24"/>
          <w:szCs w:val="24"/>
        </w:rPr>
        <w:t xml:space="preserve"> allow the model to apportion catches to stock in these time-area strata</w:t>
      </w:r>
      <w:r>
        <w:rPr>
          <w:rFonts w:ascii="Times New Roman" w:hAnsi="Times New Roman" w:cs="Times New Roman"/>
          <w:sz w:val="24"/>
          <w:szCs w:val="24"/>
        </w:rPr>
        <w:t xml:space="preserve"> correctly</w:t>
      </w:r>
      <w:r w:rsidR="00A93B41">
        <w:rPr>
          <w:rFonts w:ascii="Times New Roman" w:hAnsi="Times New Roman" w:cs="Times New Roman"/>
          <w:sz w:val="24"/>
          <w:szCs w:val="24"/>
        </w:rPr>
        <w:t xml:space="preserve">. There are however a large number of studies that may provide estimates of the stock of origin the data of which are not currently used to condition the operating model (e.g. otolith microchemistry, SNP, otolith shape and mitochondrial DNA analyses). Along with additional </w:t>
      </w:r>
      <w:r w:rsidR="00C45830">
        <w:rPr>
          <w:rFonts w:ascii="Times New Roman" w:hAnsi="Times New Roman" w:cs="Times New Roman"/>
          <w:sz w:val="24"/>
          <w:szCs w:val="24"/>
        </w:rPr>
        <w:t xml:space="preserve">electronic tagging </w:t>
      </w:r>
      <w:r w:rsidR="00A93B41">
        <w:rPr>
          <w:rFonts w:ascii="Times New Roman" w:hAnsi="Times New Roman" w:cs="Times New Roman"/>
          <w:sz w:val="24"/>
          <w:szCs w:val="24"/>
        </w:rPr>
        <w:t>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 xml:space="preserve">provision of </w:t>
      </w:r>
      <w:r w:rsidR="00A93B41">
        <w:rPr>
          <w:rFonts w:ascii="Times New Roman" w:hAnsi="Times New Roman" w:cs="Times New Roman"/>
          <w:sz w:val="24"/>
          <w:szCs w:val="24"/>
        </w:rPr>
        <w:t>these stock of origin 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is</w:t>
      </w:r>
      <w:r w:rsidR="00A93B41">
        <w:rPr>
          <w:rFonts w:ascii="Times New Roman" w:hAnsi="Times New Roman" w:cs="Times New Roman"/>
          <w:sz w:val="24"/>
          <w:szCs w:val="24"/>
        </w:rPr>
        <w:t xml:space="preserve"> arguabl</w:t>
      </w:r>
      <w:r>
        <w:rPr>
          <w:rFonts w:ascii="Times New Roman" w:hAnsi="Times New Roman" w:cs="Times New Roman"/>
          <w:sz w:val="24"/>
          <w:szCs w:val="24"/>
        </w:rPr>
        <w:t>y</w:t>
      </w:r>
      <w:r w:rsidR="00A93B41">
        <w:rPr>
          <w:rFonts w:ascii="Times New Roman" w:hAnsi="Times New Roman" w:cs="Times New Roman"/>
          <w:sz w:val="24"/>
          <w:szCs w:val="24"/>
        </w:rPr>
        <w:t xml:space="preserve"> </w:t>
      </w:r>
      <w:r>
        <w:rPr>
          <w:rFonts w:ascii="Times New Roman" w:hAnsi="Times New Roman" w:cs="Times New Roman"/>
          <w:sz w:val="24"/>
          <w:szCs w:val="24"/>
        </w:rPr>
        <w:t>the</w:t>
      </w:r>
      <w:r w:rsidR="00A93B41">
        <w:rPr>
          <w:rFonts w:ascii="Times New Roman" w:hAnsi="Times New Roman" w:cs="Times New Roman"/>
          <w:sz w:val="24"/>
          <w:szCs w:val="24"/>
        </w:rPr>
        <w:t xml:space="preserve"> highest priority for successfully conditioning future operating models.</w:t>
      </w:r>
    </w:p>
    <w:p w14:paraId="7E4513FF" w14:textId="77777777" w:rsidR="00CC223C" w:rsidRDefault="00B24664" w:rsidP="001B61C4">
      <w:pPr>
        <w:pStyle w:val="Heading3"/>
        <w:ind w:left="0"/>
      </w:pPr>
      <w:bookmarkStart w:id="160" w:name="_Toc465365285"/>
      <w:r>
        <w:lastRenderedPageBreak/>
        <w:t>Assumptions</w:t>
      </w:r>
      <w:bookmarkEnd w:id="160"/>
    </w:p>
    <w:p w14:paraId="3B1D1E97" w14:textId="77777777" w:rsidR="00987C9A" w:rsidRPr="005255F2" w:rsidRDefault="00987C9A" w:rsidP="001B61C4">
      <w:pPr>
        <w:pStyle w:val="ListParagraph"/>
        <w:ind w:left="0"/>
        <w:jc w:val="both"/>
        <w:rPr>
          <w:rFonts w:ascii="Times New Roman" w:hAnsi="Times New Roman" w:cs="Times New Roman"/>
          <w:i/>
          <w:sz w:val="24"/>
          <w:szCs w:val="24"/>
        </w:rPr>
      </w:pPr>
    </w:p>
    <w:p w14:paraId="672B518F"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The age-length key is static and not adjusted according to fishing mortality rate and length selectivity of fishing.</w:t>
      </w:r>
    </w:p>
    <w:p w14:paraId="03E4B877" w14:textId="77777777" w:rsidR="00574565" w:rsidRDefault="00574565" w:rsidP="001B61C4">
      <w:pPr>
        <w:jc w:val="both"/>
        <w:rPr>
          <w:rFonts w:ascii="Times New Roman" w:hAnsi="Times New Roman" w:cs="Times New Roman"/>
          <w:sz w:val="24"/>
          <w:szCs w:val="24"/>
        </w:rPr>
      </w:pPr>
    </w:p>
    <w:p w14:paraId="788554B7"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 xml:space="preserve">CPUE indices are considered to be proportional to </w:t>
      </w:r>
      <w:r w:rsidR="0003012F">
        <w:rPr>
          <w:rFonts w:ascii="Times New Roman" w:hAnsi="Times New Roman" w:cs="Times New Roman"/>
          <w:sz w:val="24"/>
          <w:szCs w:val="24"/>
        </w:rPr>
        <w:t>exploitable</w:t>
      </w:r>
      <w:r>
        <w:rPr>
          <w:rFonts w:ascii="Times New Roman" w:hAnsi="Times New Roman" w:cs="Times New Roman"/>
          <w:sz w:val="24"/>
          <w:szCs w:val="24"/>
        </w:rPr>
        <w:t xml:space="preserve"> biomass (weighted by the selectivity indices). </w:t>
      </w:r>
    </w:p>
    <w:p w14:paraId="2E0FE61F" w14:textId="77777777" w:rsidR="00574565" w:rsidRDefault="00574565" w:rsidP="001B61C4">
      <w:pPr>
        <w:jc w:val="both"/>
        <w:rPr>
          <w:rFonts w:ascii="Times New Roman" w:hAnsi="Times New Roman" w:cs="Times New Roman"/>
          <w:sz w:val="24"/>
          <w:szCs w:val="24"/>
        </w:rPr>
      </w:pPr>
    </w:p>
    <w:p w14:paraId="32FBEDA2" w14:textId="77777777" w:rsidR="00574565" w:rsidRDefault="00574565" w:rsidP="001B61C4">
      <w:pPr>
        <w:tabs>
          <w:tab w:val="left" w:pos="426"/>
        </w:tabs>
        <w:jc w:val="both"/>
        <w:rPr>
          <w:rFonts w:ascii="Times New Roman" w:hAnsi="Times New Roman" w:cs="Times New Roman"/>
          <w:sz w:val="24"/>
          <w:szCs w:val="24"/>
        </w:rPr>
      </w:pPr>
      <w:r>
        <w:rPr>
          <w:rFonts w:ascii="Times New Roman" w:hAnsi="Times New Roman" w:cs="Times New Roman"/>
          <w:sz w:val="24"/>
          <w:szCs w:val="24"/>
        </w:rPr>
        <w:t xml:space="preserve">Larval indices are assumed to be proportional to spawning stock biomass in the area in which they were collected </w:t>
      </w:r>
      <w:r w:rsidR="008042E1">
        <w:rPr>
          <w:rFonts w:ascii="Times New Roman" w:hAnsi="Times New Roman" w:cs="Times New Roman"/>
          <w:sz w:val="24"/>
          <w:szCs w:val="24"/>
        </w:rPr>
        <w:t>in contrast</w:t>
      </w:r>
      <w:r>
        <w:rPr>
          <w:rFonts w:ascii="Times New Roman" w:hAnsi="Times New Roman" w:cs="Times New Roman"/>
          <w:sz w:val="24"/>
          <w:szCs w:val="24"/>
        </w:rPr>
        <w:t xml:space="preserve"> to stock-wide spawning stock biomass</w:t>
      </w:r>
      <w:r w:rsidR="008042E1">
        <w:rPr>
          <w:rFonts w:ascii="Times New Roman" w:hAnsi="Times New Roman" w:cs="Times New Roman"/>
          <w:sz w:val="24"/>
          <w:szCs w:val="24"/>
        </w:rPr>
        <w:t xml:space="preserve"> (for scenarios where the two are not proportional)</w:t>
      </w:r>
      <w:r>
        <w:rPr>
          <w:rFonts w:ascii="Times New Roman" w:hAnsi="Times New Roman" w:cs="Times New Roman"/>
          <w:sz w:val="24"/>
          <w:szCs w:val="24"/>
        </w:rPr>
        <w:t>.</w:t>
      </w:r>
    </w:p>
    <w:p w14:paraId="2FE5ECB0" w14:textId="77777777" w:rsidR="00AB1FCC" w:rsidRDefault="00AB1FCC" w:rsidP="001B61C4">
      <w:pPr>
        <w:tabs>
          <w:tab w:val="left" w:pos="426"/>
        </w:tabs>
        <w:jc w:val="both"/>
        <w:rPr>
          <w:ins w:id="161" w:author="Tom Carruthers" w:date="2016-12-06T15:27:00Z"/>
          <w:rFonts w:ascii="Times New Roman" w:hAnsi="Times New Roman" w:cs="Times New Roman"/>
          <w:b/>
          <w:sz w:val="24"/>
          <w:szCs w:val="24"/>
        </w:rPr>
      </w:pPr>
    </w:p>
    <w:p w14:paraId="29C5DBA4" w14:textId="77777777" w:rsidR="00AB1FCC" w:rsidRDefault="00AB1FCC" w:rsidP="001B61C4">
      <w:pPr>
        <w:tabs>
          <w:tab w:val="left" w:pos="426"/>
        </w:tabs>
        <w:jc w:val="both"/>
        <w:rPr>
          <w:rFonts w:ascii="Times New Roman" w:hAnsi="Times New Roman" w:cs="Times New Roman"/>
          <w:b/>
          <w:sz w:val="24"/>
          <w:szCs w:val="24"/>
        </w:rPr>
      </w:pPr>
    </w:p>
    <w:p w14:paraId="57BECC5C" w14:textId="3A56F8CB" w:rsidR="00AB1FCC" w:rsidRDefault="00987C9A">
      <w:pPr>
        <w:rPr>
          <w:rFonts w:ascii="Times New Roman" w:hAnsi="Times New Roman" w:cs="Times New Roman"/>
          <w:sz w:val="24"/>
          <w:szCs w:val="24"/>
        </w:rPr>
      </w:pPr>
      <w:r>
        <w:rPr>
          <w:rFonts w:ascii="Times New Roman" w:hAnsi="Times New Roman" w:cs="Times New Roman"/>
          <w:sz w:val="24"/>
          <w:szCs w:val="24"/>
        </w:rPr>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B1FCC">
        <w:rPr>
          <w:rFonts w:ascii="Times New Roman" w:hAnsi="Times New Roman" w:cs="Times New Roman"/>
          <w:sz w:val="24"/>
          <w:szCs w:val="24"/>
        </w:rPr>
        <w:t>O</w:t>
      </w:r>
      <w:r>
        <w:rPr>
          <w:rFonts w:ascii="Times New Roman" w:hAnsi="Times New Roman" w:cs="Times New Roman"/>
          <w:sz w:val="24"/>
          <w:szCs w:val="24"/>
        </w:rPr>
        <w:t xml:space="preserve">verview of data that may be used to inform operating models for Atlantic bluefin tuna. Cells shaded green reflect sources for which data </w:t>
      </w:r>
      <w:r w:rsidR="00AB1FCC">
        <w:rPr>
          <w:rFonts w:ascii="Times New Roman" w:hAnsi="Times New Roman" w:cs="Times New Roman"/>
          <w:sz w:val="24"/>
          <w:szCs w:val="24"/>
        </w:rPr>
        <w:t>are</w:t>
      </w:r>
      <w:r>
        <w:rPr>
          <w:rFonts w:ascii="Times New Roman" w:hAnsi="Times New Roman" w:cs="Times New Roman"/>
          <w:sz w:val="24"/>
          <w:szCs w:val="24"/>
        </w:rPr>
        <w:t xml:space="preserve"> available (‘</w:t>
      </w:r>
      <w:proofErr w:type="spellStart"/>
      <w:r>
        <w:rPr>
          <w:rFonts w:ascii="Times New Roman" w:hAnsi="Times New Roman" w:cs="Times New Roman"/>
          <w:sz w:val="24"/>
          <w:szCs w:val="24"/>
        </w:rPr>
        <w:t>Collab’</w:t>
      </w:r>
      <w:r w:rsidR="00AB1FCC">
        <w:rPr>
          <w:rFonts w:ascii="Times New Roman" w:hAnsi="Times New Roman" w:cs="Times New Roman"/>
          <w:sz w:val="24"/>
          <w:szCs w:val="24"/>
        </w:rPr>
        <w:t>,</w:t>
      </w:r>
      <w:r>
        <w:rPr>
          <w:rFonts w:ascii="Times New Roman" w:hAnsi="Times New Roman" w:cs="Times New Roman"/>
          <w:sz w:val="24"/>
          <w:szCs w:val="24"/>
        </w:rPr>
        <w:t>the</w:t>
      </w:r>
      <w:proofErr w:type="spellEnd"/>
      <w:r>
        <w:rPr>
          <w:rFonts w:ascii="Times New Roman" w:hAnsi="Times New Roman" w:cs="Times New Roman"/>
          <w:sz w:val="24"/>
          <w:szCs w:val="24"/>
        </w:rPr>
        <w:t xml:space="preserve"> Core modelling group CMG, </w:t>
      </w:r>
      <w:r w:rsidR="00AB1FCC">
        <w:rPr>
          <w:rFonts w:ascii="Times New Roman" w:hAnsi="Times New Roman" w:cs="Times New Roman"/>
          <w:sz w:val="24"/>
          <w:szCs w:val="24"/>
        </w:rPr>
        <w:t xml:space="preserve">or </w:t>
      </w:r>
      <w:r>
        <w:rPr>
          <w:rFonts w:ascii="Times New Roman" w:hAnsi="Times New Roman" w:cs="Times New Roman"/>
          <w:sz w:val="24"/>
          <w:szCs w:val="24"/>
        </w:rPr>
        <w:t>the ICCAT secretariat) and whether data that are available have also been used in conditioning preliminary operating models (‘used in OM?’)</w:t>
      </w:r>
      <w:r w:rsidR="001B2B5E">
        <w:rPr>
          <w:rFonts w:ascii="Times New Roman" w:hAnsi="Times New Roman" w:cs="Times New Roman"/>
          <w:sz w:val="24"/>
          <w:szCs w:val="24"/>
        </w:rPr>
        <w:t xml:space="preserve">. The table can be accessed: </w:t>
      </w:r>
      <w:hyperlink r:id="rId12" w:anchor="gid=1352276725" w:history="1">
        <w:r w:rsidR="00AB1FCC" w:rsidRPr="00AB1FCC">
          <w:rPr>
            <w:rStyle w:val="Hyperlink"/>
            <w:rFonts w:ascii="Times New Roman" w:hAnsi="Times New Roman" w:cs="Times New Roman"/>
            <w:sz w:val="24"/>
            <w:szCs w:val="24"/>
          </w:rPr>
          <w:t>https://docs.google.com/spreadsheets/d/13pFaM3BTnzQ1B NQGoYn4O2n1IeD18V3VTbN9Hv7139U/</w:t>
        </w:r>
        <w:proofErr w:type="spellStart"/>
        <w:r w:rsidR="00AB1FCC" w:rsidRPr="00AB1FCC">
          <w:rPr>
            <w:rStyle w:val="Hyperlink"/>
            <w:rFonts w:ascii="Times New Roman" w:hAnsi="Times New Roman" w:cs="Times New Roman"/>
            <w:sz w:val="24"/>
            <w:szCs w:val="24"/>
          </w:rPr>
          <w:t>edit#gid</w:t>
        </w:r>
        <w:proofErr w:type="spellEnd"/>
        <w:r w:rsidR="00AB1FCC" w:rsidRPr="00AB1FCC">
          <w:rPr>
            <w:rStyle w:val="Hyperlink"/>
            <w:rFonts w:ascii="Times New Roman" w:hAnsi="Times New Roman" w:cs="Times New Roman"/>
            <w:sz w:val="24"/>
            <w:szCs w:val="24"/>
          </w:rPr>
          <w:t>=1352276725</w:t>
        </w:r>
      </w:hyperlink>
      <w:r>
        <w:rPr>
          <w:rFonts w:ascii="Times New Roman" w:hAnsi="Times New Roman" w:cs="Times New Roman"/>
          <w:sz w:val="24"/>
          <w:szCs w:val="24"/>
        </w:rPr>
        <w:t xml:space="preserve">. </w:t>
      </w:r>
      <w:r w:rsidR="00A23DD4">
        <w:rPr>
          <w:rFonts w:ascii="Times New Roman" w:hAnsi="Times New Roman" w:cs="Times New Roman"/>
          <w:sz w:val="24"/>
          <w:szCs w:val="24"/>
        </w:rPr>
        <w:t xml:space="preserve"> </w:t>
      </w:r>
      <w:r w:rsidR="009D089A">
        <w:rPr>
          <w:rFonts w:ascii="Times New Roman" w:hAnsi="Times New Roman" w:cs="Times New Roman"/>
          <w:sz w:val="24"/>
          <w:szCs w:val="24"/>
        </w:rPr>
        <w:t xml:space="preserve">   </w:t>
      </w:r>
      <w:r w:rsidR="00034901">
        <w:rPr>
          <w:noProof/>
          <w:lang w:val="en-CA" w:eastAsia="en-CA"/>
        </w:rPr>
        <w:drawing>
          <wp:inline distT="0" distB="0" distL="0" distR="0" wp14:anchorId="490BB322" wp14:editId="0503318F">
            <wp:extent cx="5462546" cy="524467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5671" cy="5247675"/>
                    </a:xfrm>
                    <a:prstGeom prst="rect">
                      <a:avLst/>
                    </a:prstGeom>
                  </pic:spPr>
                </pic:pic>
              </a:graphicData>
            </a:graphic>
          </wp:inline>
        </w:drawing>
      </w:r>
      <w:r w:rsidR="00AB1FCC">
        <w:rPr>
          <w:rFonts w:ascii="Times New Roman" w:hAnsi="Times New Roman" w:cs="Times New Roman"/>
          <w:sz w:val="24"/>
          <w:szCs w:val="24"/>
        </w:rPr>
        <w:br w:type="page"/>
      </w:r>
    </w:p>
    <w:p w14:paraId="098C2EEB" w14:textId="36D9AC96"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continued. </w:t>
      </w:r>
    </w:p>
    <w:p w14:paraId="61F092D5" w14:textId="35934D54" w:rsidR="00987C9A" w:rsidRDefault="00034901" w:rsidP="007A53A5">
      <w:pPr>
        <w:keepNext/>
        <w:keepLines/>
        <w:spacing w:after="120"/>
        <w:jc w:val="both"/>
        <w:rPr>
          <w:rFonts w:ascii="Times New Roman" w:hAnsi="Times New Roman" w:cs="Times New Roman"/>
          <w:sz w:val="24"/>
          <w:szCs w:val="24"/>
        </w:rPr>
      </w:pPr>
      <w:r>
        <w:rPr>
          <w:noProof/>
          <w:lang w:val="en-CA" w:eastAsia="en-CA"/>
        </w:rPr>
        <w:drawing>
          <wp:inline distT="0" distB="0" distL="0" distR="0" wp14:anchorId="2E5C664F" wp14:editId="4697AAD9">
            <wp:extent cx="5731510" cy="2800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0035"/>
                    </a:xfrm>
                    <a:prstGeom prst="rect">
                      <a:avLst/>
                    </a:prstGeom>
                  </pic:spPr>
                </pic:pic>
              </a:graphicData>
            </a:graphic>
          </wp:inline>
        </w:drawing>
      </w:r>
      <w:r>
        <w:rPr>
          <w:noProof/>
          <w:lang w:val="en-CA" w:eastAsia="en-CA"/>
        </w:rPr>
        <w:drawing>
          <wp:inline distT="0" distB="0" distL="0" distR="0" wp14:anchorId="7C0A0F96" wp14:editId="2904EFF2">
            <wp:extent cx="5731510" cy="59029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902960"/>
                    </a:xfrm>
                    <a:prstGeom prst="rect">
                      <a:avLst/>
                    </a:prstGeom>
                  </pic:spPr>
                </pic:pic>
              </a:graphicData>
            </a:graphic>
          </wp:inline>
        </w:drawing>
      </w:r>
      <w:r w:rsidDel="00034901">
        <w:rPr>
          <w:noProof/>
          <w:lang w:val="en-CA" w:eastAsia="en-CA"/>
        </w:rPr>
        <w:t xml:space="preserve"> </w:t>
      </w:r>
    </w:p>
    <w:p w14:paraId="653DEEB0" w14:textId="77777777" w:rsidR="00987C9A" w:rsidRPr="00E47BB3" w:rsidRDefault="00987C9A" w:rsidP="001B61C4">
      <w:pPr>
        <w:jc w:val="both"/>
        <w:rPr>
          <w:rFonts w:ascii="Times New Roman" w:hAnsi="Times New Roman" w:cs="Times New Roman"/>
          <w:sz w:val="24"/>
          <w:szCs w:val="24"/>
        </w:rPr>
      </w:pPr>
    </w:p>
    <w:p w14:paraId="13FAB2B4" w14:textId="705ADBD4" w:rsidR="00987C9A" w:rsidRDefault="00987C9A" w:rsidP="001B61C4">
      <w:pPr>
        <w:jc w:val="both"/>
        <w:rPr>
          <w:rFonts w:ascii="Times New Roman" w:hAnsi="Times New Roman" w:cs="Times New Roman"/>
          <w:sz w:val="24"/>
          <w:szCs w:val="24"/>
        </w:rPr>
      </w:pPr>
    </w:p>
    <w:p w14:paraId="13A651ED" w14:textId="76DBC2FC" w:rsidR="00987C9A" w:rsidRDefault="007A53A5" w:rsidP="001B61C4">
      <w:pPr>
        <w:jc w:val="both"/>
        <w:rPr>
          <w:rFonts w:ascii="Times New Roman" w:hAnsi="Times New Roman" w:cs="Times New Roman"/>
          <w:sz w:val="24"/>
          <w:szCs w:val="24"/>
        </w:rPr>
      </w:pPr>
      <w:r>
        <w:rPr>
          <w:noProof/>
          <w:lang w:val="en-CA" w:eastAsia="en-CA"/>
        </w:rPr>
        <w:lastRenderedPageBreak/>
        <w:drawing>
          <wp:inline distT="0" distB="0" distL="0" distR="0" wp14:anchorId="4D73B0E3" wp14:editId="113793B6">
            <wp:extent cx="5533902" cy="7905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plots for SCRS pap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31451" cy="7902248"/>
                    </a:xfrm>
                    <a:prstGeom prst="rect">
                      <a:avLst/>
                    </a:prstGeom>
                  </pic:spPr>
                </pic:pic>
              </a:graphicData>
            </a:graphic>
          </wp:inline>
        </w:drawing>
      </w:r>
    </w:p>
    <w:p w14:paraId="6EA19CDA" w14:textId="6354E98E" w:rsidR="00987C9A" w:rsidRDefault="00987C9A" w:rsidP="001B61C4">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81115">
        <w:rPr>
          <w:rFonts w:ascii="Times New Roman" w:hAnsi="Times New Roman" w:cs="Times New Roman"/>
          <w:sz w:val="24"/>
          <w:szCs w:val="24"/>
        </w:rPr>
        <w:t xml:space="preserve">The preliminary ‘master indices’. </w:t>
      </w:r>
      <w:r>
        <w:rPr>
          <w:rFonts w:ascii="Times New Roman" w:hAnsi="Times New Roman" w:cs="Times New Roman"/>
          <w:sz w:val="24"/>
          <w:szCs w:val="24"/>
        </w:rPr>
        <w:t xml:space="preserve"> Areas correspond to those of Figure 1</w:t>
      </w:r>
      <w:r w:rsidR="007D2E3B">
        <w:rPr>
          <w:rFonts w:ascii="Times New Roman" w:hAnsi="Times New Roman" w:cs="Times New Roman"/>
          <w:sz w:val="24"/>
          <w:szCs w:val="24"/>
        </w:rPr>
        <w:t>.1</w:t>
      </w:r>
      <w:r>
        <w:rPr>
          <w:rFonts w:ascii="Times New Roman" w:hAnsi="Times New Roman" w:cs="Times New Roman"/>
          <w:sz w:val="24"/>
          <w:szCs w:val="24"/>
        </w:rPr>
        <w:t xml:space="preserve">. </w:t>
      </w:r>
      <w:r w:rsidR="00AB1FCC">
        <w:rPr>
          <w:rFonts w:ascii="Times New Roman" w:hAnsi="Times New Roman" w:cs="Times New Roman"/>
          <w:sz w:val="24"/>
          <w:szCs w:val="24"/>
        </w:rPr>
        <w:t>The red line represents the master index. The blue line is an alternative index derived from two additional Spanish fleet</w:t>
      </w:r>
      <w:r w:rsidR="00A300D9">
        <w:rPr>
          <w:rFonts w:ascii="Times New Roman" w:hAnsi="Times New Roman" w:cs="Times New Roman"/>
          <w:sz w:val="24"/>
          <w:szCs w:val="24"/>
        </w:rPr>
        <w:t>s</w:t>
      </w:r>
      <w:r w:rsidR="00AB1FCC">
        <w:rPr>
          <w:rFonts w:ascii="Times New Roman" w:hAnsi="Times New Roman" w:cs="Times New Roman"/>
          <w:sz w:val="24"/>
          <w:szCs w:val="24"/>
        </w:rPr>
        <w:t xml:space="preserve"> in the east. The green line represents a second alternative index derived from a linear model with marginal fleet effect</w:t>
      </w:r>
      <w:r w:rsidR="00A300D9">
        <w:rPr>
          <w:rFonts w:ascii="Times New Roman" w:hAnsi="Times New Roman" w:cs="Times New Roman"/>
          <w:sz w:val="24"/>
          <w:szCs w:val="24"/>
        </w:rPr>
        <w:t>s</w:t>
      </w:r>
      <w:r w:rsidR="00AB1FCC">
        <w:rPr>
          <w:rFonts w:ascii="Times New Roman" w:hAnsi="Times New Roman" w:cs="Times New Roman"/>
          <w:sz w:val="24"/>
          <w:szCs w:val="24"/>
        </w:rPr>
        <w:t xml:space="preserve"> rather than fleet-area interactions. </w:t>
      </w:r>
    </w:p>
    <w:p w14:paraId="490B5A65" w14:textId="77777777" w:rsidR="00987C9A" w:rsidRDefault="00987C9A" w:rsidP="001B61C4">
      <w:pPr>
        <w:jc w:val="both"/>
        <w:rPr>
          <w:rFonts w:ascii="Times New Roman" w:hAnsi="Times New Roman" w:cs="Times New Roman"/>
          <w:sz w:val="24"/>
          <w:szCs w:val="24"/>
        </w:rPr>
      </w:pPr>
    </w:p>
    <w:p w14:paraId="5397B0A1" w14:textId="77777777" w:rsidR="00987C9A" w:rsidRDefault="00987C9A" w:rsidP="001B61C4">
      <w:pPr>
        <w:jc w:val="both"/>
        <w:rPr>
          <w:rFonts w:ascii="Times New Roman" w:hAnsi="Times New Roman" w:cs="Times New Roman"/>
          <w:sz w:val="24"/>
          <w:szCs w:val="24"/>
        </w:rPr>
      </w:pPr>
    </w:p>
    <w:p w14:paraId="7D5FE574" w14:textId="0C635D85" w:rsidR="00987C9A" w:rsidRPr="00970C3B" w:rsidRDefault="00987C9A" w:rsidP="001B61C4">
      <w:pPr>
        <w:keepNext/>
        <w:keepLines/>
        <w:jc w:val="both"/>
        <w:rPr>
          <w:rFonts w:ascii="Times New Roman" w:hAnsi="Times New Roman" w:cs="Times New Roman"/>
          <w:color w:val="FF0000"/>
          <w:sz w:val="24"/>
          <w:szCs w:val="24"/>
        </w:rPr>
      </w:pPr>
      <w:r>
        <w:rPr>
          <w:rFonts w:ascii="Times New Roman" w:hAnsi="Times New Roman" w:cs="Times New Roman"/>
          <w:sz w:val="24"/>
          <w:szCs w:val="24"/>
        </w:rPr>
        <w:t xml:space="preserve">Table </w:t>
      </w:r>
      <w:r w:rsidR="007D2E3B">
        <w:rPr>
          <w:rFonts w:ascii="Times New Roman" w:hAnsi="Times New Roman" w:cs="Times New Roman"/>
          <w:sz w:val="24"/>
          <w:szCs w:val="24"/>
        </w:rPr>
        <w:t>2.2</w:t>
      </w:r>
      <w:r>
        <w:rPr>
          <w:rFonts w:ascii="Times New Roman" w:hAnsi="Times New Roman" w:cs="Times New Roman"/>
          <w:sz w:val="24"/>
          <w:szCs w:val="24"/>
        </w:rPr>
        <w:t xml:space="preserve">. The recorded quarterly transitions for </w:t>
      </w:r>
      <w:r w:rsidR="00233C05">
        <w:rPr>
          <w:rFonts w:ascii="Times New Roman" w:hAnsi="Times New Roman" w:cs="Times New Roman"/>
          <w:sz w:val="24"/>
          <w:szCs w:val="24"/>
        </w:rPr>
        <w:t xml:space="preserve">electronic </w:t>
      </w:r>
      <w:r>
        <w:rPr>
          <w:rFonts w:ascii="Times New Roman" w:hAnsi="Times New Roman" w:cs="Times New Roman"/>
          <w:sz w:val="24"/>
          <w:szCs w:val="24"/>
        </w:rPr>
        <w:t xml:space="preserve">tags of  </w:t>
      </w:r>
      <w:r w:rsidRPr="00196240">
        <w:rPr>
          <w:rFonts w:ascii="Times New Roman" w:hAnsi="Times New Roman" w:cs="Times New Roman"/>
          <w:sz w:val="24"/>
          <w:szCs w:val="24"/>
        </w:rPr>
        <w:t>NOAA, DFO, WWF, AZTI, UNIMAR, IEO, UCA, FEDERCOOPESCA, COMBIOMA, GBYP</w:t>
      </w:r>
      <w:r>
        <w:rPr>
          <w:rFonts w:ascii="Times New Roman" w:hAnsi="Times New Roman" w:cs="Times New Roman"/>
          <w:sz w:val="24"/>
          <w:szCs w:val="24"/>
        </w:rPr>
        <w:t xml:space="preserve"> </w:t>
      </w:r>
      <w:r w:rsidR="000621A1">
        <w:rPr>
          <w:rFonts w:ascii="Times New Roman" w:hAnsi="Times New Roman" w:cs="Times New Roman"/>
          <w:sz w:val="24"/>
          <w:szCs w:val="24"/>
        </w:rPr>
        <w:t>of known stock of origin (i</w:t>
      </w:r>
      <w:r w:rsidR="00233C05">
        <w:rPr>
          <w:rFonts w:ascii="Times New Roman" w:hAnsi="Times New Roman" w:cs="Times New Roman"/>
          <w:sz w:val="24"/>
          <w:szCs w:val="24"/>
        </w:rPr>
        <w:t>.</w:t>
      </w:r>
      <w:r w:rsidR="000621A1">
        <w:rPr>
          <w:rFonts w:ascii="Times New Roman" w:hAnsi="Times New Roman" w:cs="Times New Roman"/>
          <w:sz w:val="24"/>
          <w:szCs w:val="24"/>
        </w:rPr>
        <w:t>e</w:t>
      </w:r>
      <w:r w:rsidR="00233C05">
        <w:rPr>
          <w:rFonts w:ascii="Times New Roman" w:hAnsi="Times New Roman" w:cs="Times New Roman"/>
          <w:sz w:val="24"/>
          <w:szCs w:val="24"/>
        </w:rPr>
        <w:t>.</w:t>
      </w:r>
      <w:r w:rsidR="000621A1">
        <w:rPr>
          <w:rFonts w:ascii="Times New Roman" w:hAnsi="Times New Roman" w:cs="Times New Roman"/>
          <w:sz w:val="24"/>
          <w:szCs w:val="24"/>
        </w:rPr>
        <w:t xml:space="preserve"> those tags entering either the Gulf of Mexico or the Mediterranean).</w:t>
      </w:r>
      <w:r>
        <w:rPr>
          <w:rFonts w:ascii="Times New Roman" w:hAnsi="Times New Roman" w:cs="Times New Roman"/>
          <w:sz w:val="24"/>
          <w:szCs w:val="24"/>
        </w:rPr>
        <w:t xml:space="preserve"> For example, there are </w:t>
      </w:r>
      <w:r w:rsidR="00233C05">
        <w:rPr>
          <w:rFonts w:ascii="Times New Roman" w:hAnsi="Times New Roman" w:cs="Times New Roman"/>
          <w:sz w:val="24"/>
          <w:szCs w:val="24"/>
        </w:rPr>
        <w:t xml:space="preserve">20 </w:t>
      </w:r>
      <w:r>
        <w:rPr>
          <w:rFonts w:ascii="Times New Roman" w:hAnsi="Times New Roman" w:cs="Times New Roman"/>
          <w:sz w:val="24"/>
          <w:szCs w:val="24"/>
        </w:rPr>
        <w:t xml:space="preserve">tags that </w:t>
      </w:r>
      <w:r w:rsidR="00233C05">
        <w:rPr>
          <w:rFonts w:ascii="Times New Roman" w:hAnsi="Times New Roman" w:cs="Times New Roman"/>
          <w:sz w:val="24"/>
          <w:szCs w:val="24"/>
        </w:rPr>
        <w:t xml:space="preserve">at some point entered the Gulf of Mexico (Western fish) that exhibited a movement from the Gulf of St Laurence to the Western Atlantic. </w:t>
      </w:r>
      <w:r w:rsidR="009D089A">
        <w:rPr>
          <w:rFonts w:ascii="Times New Roman" w:hAnsi="Times New Roman" w:cs="Times New Roman"/>
          <w:sz w:val="24"/>
          <w:szCs w:val="24"/>
        </w:rPr>
        <w:t xml:space="preserve">   </w:t>
      </w:r>
    </w:p>
    <w:p w14:paraId="0EEEAA03" w14:textId="6D93F8F7" w:rsidR="00987C9A" w:rsidRDefault="000621A1" w:rsidP="001B61C4">
      <w:pPr>
        <w:jc w:val="both"/>
        <w:rPr>
          <w:rFonts w:ascii="Times New Roman" w:hAnsi="Times New Roman" w:cs="Times New Roman"/>
          <w:sz w:val="24"/>
          <w:szCs w:val="24"/>
        </w:rPr>
      </w:pPr>
      <w:r w:rsidRPr="000621A1">
        <w:rPr>
          <w:noProof/>
          <w:lang w:val="en-CA" w:eastAsia="en-CA"/>
        </w:rPr>
        <w:drawing>
          <wp:inline distT="0" distB="0" distL="0" distR="0" wp14:anchorId="761CD12D" wp14:editId="12640944">
            <wp:extent cx="5731510" cy="73164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316429"/>
                    </a:xfrm>
                    <a:prstGeom prst="rect">
                      <a:avLst/>
                    </a:prstGeom>
                    <a:noFill/>
                    <a:ln>
                      <a:noFill/>
                    </a:ln>
                  </pic:spPr>
                </pic:pic>
              </a:graphicData>
            </a:graphic>
          </wp:inline>
        </w:drawing>
      </w:r>
    </w:p>
    <w:p w14:paraId="74FCF1EE" w14:textId="77777777" w:rsidR="00987C9A" w:rsidRDefault="00987C9A" w:rsidP="001B61C4">
      <w:pPr>
        <w:jc w:val="both"/>
        <w:rPr>
          <w:rFonts w:ascii="Times New Roman" w:hAnsi="Times New Roman" w:cs="Times New Roman"/>
          <w:sz w:val="24"/>
          <w:szCs w:val="24"/>
        </w:rPr>
      </w:pPr>
    </w:p>
    <w:p w14:paraId="26DA242F" w14:textId="34617BE1"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2.3</w:t>
      </w:r>
      <w:r>
        <w:rPr>
          <w:rFonts w:ascii="Times New Roman" w:hAnsi="Times New Roman" w:cs="Times New Roman"/>
          <w:sz w:val="24"/>
          <w:szCs w:val="24"/>
        </w:rPr>
        <w:t xml:space="preserve">. Distribution of fish that were sampled and </w:t>
      </w:r>
      <w:r w:rsidR="00714DAE">
        <w:rPr>
          <w:rFonts w:ascii="Times New Roman" w:hAnsi="Times New Roman" w:cs="Times New Roman"/>
          <w:sz w:val="24"/>
          <w:szCs w:val="24"/>
        </w:rPr>
        <w:t xml:space="preserve">assigned </w:t>
      </w:r>
      <w:r>
        <w:rPr>
          <w:rFonts w:ascii="Times New Roman" w:hAnsi="Times New Roman" w:cs="Times New Roman"/>
          <w:sz w:val="24"/>
          <w:szCs w:val="24"/>
        </w:rPr>
        <w:t xml:space="preserve">stock </w:t>
      </w:r>
      <w:r w:rsidR="00714DAE">
        <w:rPr>
          <w:rFonts w:ascii="Times New Roman" w:hAnsi="Times New Roman" w:cs="Times New Roman"/>
          <w:sz w:val="24"/>
          <w:szCs w:val="24"/>
        </w:rPr>
        <w:t xml:space="preserve">of origin across </w:t>
      </w:r>
      <w:r>
        <w:rPr>
          <w:rFonts w:ascii="Times New Roman" w:hAnsi="Times New Roman" w:cs="Times New Roman"/>
          <w:sz w:val="24"/>
          <w:szCs w:val="24"/>
        </w:rPr>
        <w:t>years, areas and quarters</w:t>
      </w:r>
      <w:r w:rsidR="00714DAE">
        <w:rPr>
          <w:rFonts w:ascii="Times New Roman" w:hAnsi="Times New Roman" w:cs="Times New Roman"/>
          <w:sz w:val="24"/>
          <w:szCs w:val="24"/>
        </w:rPr>
        <w:t xml:space="preserve"> (N=3465)</w:t>
      </w:r>
      <w:r>
        <w:rPr>
          <w:rFonts w:ascii="Times New Roman" w:hAnsi="Times New Roman" w:cs="Times New Roman"/>
          <w:sz w:val="24"/>
          <w:szCs w:val="24"/>
        </w:rPr>
        <w:t>.</w:t>
      </w:r>
    </w:p>
    <w:p w14:paraId="4C9817A6" w14:textId="52F8BFF4" w:rsidR="00987C9A" w:rsidRDefault="00714DAE" w:rsidP="001B61C4">
      <w:pPr>
        <w:jc w:val="both"/>
        <w:rPr>
          <w:rFonts w:ascii="Times New Roman" w:hAnsi="Times New Roman" w:cs="Times New Roman"/>
          <w:sz w:val="24"/>
          <w:szCs w:val="24"/>
        </w:rPr>
      </w:pPr>
      <w:r w:rsidRPr="00714DAE">
        <w:rPr>
          <w:noProof/>
          <w:lang w:val="en-CA" w:eastAsia="en-CA"/>
        </w:rPr>
        <w:drawing>
          <wp:inline distT="0" distB="0" distL="0" distR="0" wp14:anchorId="449AAFD7" wp14:editId="175F0CBC">
            <wp:extent cx="2628900" cy="28207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8900" cy="2820791"/>
                    </a:xfrm>
                    <a:prstGeom prst="rect">
                      <a:avLst/>
                    </a:prstGeom>
                    <a:noFill/>
                    <a:ln>
                      <a:noFill/>
                    </a:ln>
                  </pic:spPr>
                </pic:pic>
              </a:graphicData>
            </a:graphic>
          </wp:inline>
        </w:drawing>
      </w:r>
    </w:p>
    <w:p w14:paraId="01D01719" w14:textId="77777777" w:rsidR="00987C9A" w:rsidRDefault="00987C9A" w:rsidP="001B61C4">
      <w:pPr>
        <w:jc w:val="both"/>
        <w:rPr>
          <w:rFonts w:ascii="Times New Roman" w:hAnsi="Times New Roman" w:cs="Times New Roman"/>
          <w:sz w:val="24"/>
          <w:szCs w:val="24"/>
        </w:rPr>
      </w:pPr>
    </w:p>
    <w:p w14:paraId="2712BAC1" w14:textId="77777777" w:rsidR="00987C9A" w:rsidRDefault="00987C9A" w:rsidP="001B61C4">
      <w:pPr>
        <w:jc w:val="both"/>
        <w:rPr>
          <w:rFonts w:ascii="Times New Roman" w:hAnsi="Times New Roman" w:cs="Times New Roman"/>
          <w:sz w:val="24"/>
          <w:szCs w:val="24"/>
        </w:rPr>
      </w:pPr>
    </w:p>
    <w:p w14:paraId="14933916" w14:textId="77777777" w:rsidR="007E218D" w:rsidRDefault="00E75498" w:rsidP="00303ADC">
      <w:pPr>
        <w:pStyle w:val="Heading1"/>
        <w:ind w:left="0"/>
      </w:pPr>
      <w:bookmarkStart w:id="162" w:name="_Toc465365286"/>
      <w:r w:rsidRPr="00465C7D">
        <w:t xml:space="preserve">BASIC </w:t>
      </w:r>
      <w:r w:rsidRPr="00EB4092">
        <w:t>DYNAMI</w:t>
      </w:r>
      <w:r w:rsidR="00303ADC">
        <w:t>CS</w:t>
      </w:r>
      <w:bookmarkEnd w:id="162"/>
    </w:p>
    <w:p w14:paraId="6F01C998" w14:textId="77777777" w:rsidR="007E218D" w:rsidRDefault="007E218D" w:rsidP="00406114">
      <w:pPr>
        <w:contextualSpacing/>
        <w:jc w:val="both"/>
        <w:rPr>
          <w:rFonts w:ascii="Times New Roman" w:hAnsi="Times New Roman" w:cs="Times New Roman"/>
          <w:b/>
          <w:sz w:val="24"/>
          <w:szCs w:val="24"/>
        </w:rPr>
      </w:pPr>
    </w:p>
    <w:p w14:paraId="329FCCCC" w14:textId="77777777" w:rsidR="007E218D" w:rsidRDefault="00987C9A" w:rsidP="00406114">
      <w:pPr>
        <w:pStyle w:val="Heading3"/>
        <w:ind w:left="0"/>
      </w:pPr>
      <w:bookmarkStart w:id="163" w:name="_Toc465365287"/>
      <w:r w:rsidRPr="00987C9A">
        <w:t>Overview</w:t>
      </w:r>
      <w:bookmarkEnd w:id="163"/>
    </w:p>
    <w:p w14:paraId="37807C43" w14:textId="77777777" w:rsidR="007E218D" w:rsidRDefault="007E218D" w:rsidP="00406114">
      <w:pPr>
        <w:rPr>
          <w:rFonts w:ascii="Times New Roman" w:eastAsiaTheme="minorEastAsia" w:hAnsi="Times New Roman" w:cs="Times New Roman"/>
          <w:sz w:val="24"/>
          <w:szCs w:val="24"/>
          <w:lang w:val="en-CA"/>
        </w:rPr>
      </w:pPr>
    </w:p>
    <w:p w14:paraId="572BDB1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current operating model (‘M3’) is based on conventional age-structured accounting (e.g. Quinn and </w:t>
      </w:r>
      <w:proofErr w:type="spellStart"/>
      <w:r w:rsidRPr="00987C9A">
        <w:rPr>
          <w:rFonts w:ascii="Times New Roman" w:eastAsiaTheme="minorEastAsia" w:hAnsi="Times New Roman" w:cs="Times New Roman"/>
          <w:sz w:val="24"/>
          <w:szCs w:val="24"/>
          <w:lang w:val="en-CA"/>
        </w:rPr>
        <w:t>Deriso</w:t>
      </w:r>
      <w:proofErr w:type="spellEnd"/>
      <w:r w:rsidRPr="00987C9A">
        <w:rPr>
          <w:rFonts w:ascii="Times New Roman" w:eastAsiaTheme="minorEastAsia" w:hAnsi="Times New Roman" w:cs="Times New Roman"/>
          <w:sz w:val="24"/>
          <w:szCs w:val="24"/>
          <w:lang w:val="en-CA"/>
        </w:rPr>
        <w:t xml:space="preserve"> 1999, Chapter 8) which is common to stock assessment models such as Stock Synthesis 3 (</w:t>
      </w:r>
      <w:proofErr w:type="spellStart"/>
      <w:r w:rsidRPr="00987C9A">
        <w:rPr>
          <w:rFonts w:ascii="Times New Roman" w:eastAsiaTheme="minorEastAsia" w:hAnsi="Times New Roman" w:cs="Times New Roman"/>
          <w:sz w:val="24"/>
          <w:szCs w:val="24"/>
          <w:lang w:val="en-CA"/>
        </w:rPr>
        <w:t>Methot</w:t>
      </w:r>
      <w:proofErr w:type="spellEnd"/>
      <w:r w:rsidRPr="00987C9A">
        <w:rPr>
          <w:rFonts w:ascii="Times New Roman" w:eastAsiaTheme="minorEastAsia" w:hAnsi="Times New Roman" w:cs="Times New Roman"/>
          <w:sz w:val="24"/>
          <w:szCs w:val="24"/>
          <w:lang w:val="en-CA"/>
        </w:rPr>
        <w:t xml:space="preserve"> and Wetzel 2013), CASAL (Bull et al. 2012), </w:t>
      </w:r>
      <w:proofErr w:type="spellStart"/>
      <w:r w:rsidRPr="00987C9A">
        <w:rPr>
          <w:rFonts w:ascii="Times New Roman" w:eastAsiaTheme="minorEastAsia" w:hAnsi="Times New Roman" w:cs="Times New Roman"/>
          <w:sz w:val="24"/>
          <w:szCs w:val="24"/>
          <w:lang w:val="en-CA"/>
        </w:rPr>
        <w:t>Multifan</w:t>
      </w:r>
      <w:proofErr w:type="spellEnd"/>
      <w:r w:rsidRPr="00987C9A">
        <w:rPr>
          <w:rFonts w:ascii="Times New Roman" w:eastAsiaTheme="minorEastAsia" w:hAnsi="Times New Roman" w:cs="Times New Roman"/>
          <w:sz w:val="24"/>
          <w:szCs w:val="24"/>
          <w:lang w:val="en-CA"/>
        </w:rPr>
        <w:t xml:space="preserve">-CL (Fournier et al. 1998) and </w:t>
      </w:r>
      <w:proofErr w:type="spellStart"/>
      <w:r w:rsidRPr="00987C9A">
        <w:rPr>
          <w:rFonts w:ascii="Times New Roman" w:eastAsiaTheme="minorEastAsia" w:hAnsi="Times New Roman" w:cs="Times New Roman"/>
          <w:sz w:val="24"/>
          <w:szCs w:val="24"/>
          <w:lang w:val="en-CA"/>
        </w:rPr>
        <w:t>iSCAM</w:t>
      </w:r>
      <w:proofErr w:type="spellEnd"/>
      <w:r w:rsidRPr="00987C9A">
        <w:rPr>
          <w:rFonts w:ascii="Times New Roman" w:eastAsiaTheme="minorEastAsia" w:hAnsi="Times New Roman" w:cs="Times New Roman"/>
          <w:sz w:val="24"/>
          <w:szCs w:val="24"/>
          <w:lang w:val="en-CA"/>
        </w:rPr>
        <w:t xml:space="preserve"> (Martell 2015). </w:t>
      </w:r>
    </w:p>
    <w:p w14:paraId="48822AB9" w14:textId="77777777" w:rsidR="007E218D" w:rsidRDefault="007E218D" w:rsidP="00406114">
      <w:pPr>
        <w:jc w:val="both"/>
        <w:rPr>
          <w:rFonts w:ascii="Times New Roman" w:eastAsiaTheme="minorEastAsia" w:hAnsi="Times New Roman" w:cs="Times New Roman"/>
          <w:sz w:val="24"/>
          <w:szCs w:val="24"/>
          <w:lang w:val="en-CA"/>
        </w:rPr>
      </w:pPr>
    </w:p>
    <w:p w14:paraId="44ADDBB7" w14:textId="12B6BDE9"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standard age-structured equations are complicated somewhat by the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temporal structure in which ageing and recruitment occur in a particular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In this version of the model, spawning occurs for all stocks in a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i/>
          <w:sz w:val="24"/>
          <w:szCs w:val="24"/>
          <w:lang w:val="en-CA"/>
        </w:rPr>
        <w:t>ms</w:t>
      </w:r>
      <w:proofErr w:type="spellEnd"/>
      <w:r w:rsidRPr="00987C9A">
        <w:rPr>
          <w:rFonts w:ascii="Times New Roman" w:eastAsiaTheme="minorEastAsia" w:hAnsi="Times New Roman" w:cs="Times New Roman"/>
          <w:sz w:val="24"/>
          <w:szCs w:val="24"/>
          <w:lang w:val="en-CA"/>
        </w:rPr>
        <w:t xml:space="preserve">, after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1 (spawning in the Mediterranean and Gulf of Mexico is thought to occur after a period of movement early in the year).</w:t>
      </w:r>
    </w:p>
    <w:p w14:paraId="5CD2D385" w14:textId="77777777" w:rsidR="007E218D" w:rsidRDefault="007E218D" w:rsidP="00406114">
      <w:pPr>
        <w:rPr>
          <w:rFonts w:ascii="Times New Roman" w:eastAsiaTheme="minorEastAsia" w:hAnsi="Times New Roman" w:cs="Times New Roman"/>
          <w:sz w:val="24"/>
          <w:szCs w:val="24"/>
          <w:lang w:val="en-CA"/>
        </w:rPr>
      </w:pPr>
    </w:p>
    <w:p w14:paraId="1F097F91" w14:textId="77777777" w:rsidR="007E218D" w:rsidRDefault="00987C9A" w:rsidP="00406114">
      <w:pPr>
        <w:pStyle w:val="Heading3"/>
        <w:ind w:left="0"/>
        <w:rPr>
          <w:rFonts w:eastAsiaTheme="minorEastAsia"/>
        </w:rPr>
      </w:pPr>
      <w:bookmarkStart w:id="164" w:name="_Toc465365288"/>
      <w:r w:rsidRPr="00987C9A">
        <w:rPr>
          <w:rFonts w:eastAsiaTheme="minorEastAsia"/>
        </w:rPr>
        <w:t>Equations</w:t>
      </w:r>
      <w:bookmarkEnd w:id="164"/>
    </w:p>
    <w:p w14:paraId="4A6FA6E1" w14:textId="77777777" w:rsidR="007E218D" w:rsidRDefault="007E218D" w:rsidP="00406114">
      <w:pPr>
        <w:rPr>
          <w:rFonts w:ascii="Times New Roman" w:eastAsiaTheme="minorEastAsia" w:hAnsi="Times New Roman" w:cs="Times New Roman"/>
          <w:sz w:val="24"/>
          <w:szCs w:val="24"/>
          <w:lang w:val="en-CA"/>
        </w:rPr>
      </w:pPr>
    </w:p>
    <w:p w14:paraId="4C3EC0CF"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Numbers of individuals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sz w:val="24"/>
          <w:szCs w:val="24"/>
          <w:lang w:val="en-CA"/>
        </w:rPr>
        <w:t xml:space="preserve">, for stock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xml:space="preserve">, in a model year </w:t>
      </w:r>
      <w:r w:rsidRPr="00BE5737">
        <w:rPr>
          <w:rFonts w:ascii="Times New Roman" w:eastAsiaTheme="minorEastAsia" w:hAnsi="Times New Roman" w:cs="Times New Roman"/>
          <w:i/>
          <w:sz w:val="24"/>
          <w:szCs w:val="24"/>
          <w:lang w:val="en-CA"/>
        </w:rPr>
        <w:t>y</w:t>
      </w:r>
      <w:r w:rsidRPr="00BE5737">
        <w:rPr>
          <w:rFonts w:ascii="Times New Roman" w:eastAsiaTheme="minorEastAsia" w:hAnsi="Times New Roman" w:cs="Times New Roman"/>
          <w:sz w:val="24"/>
          <w:szCs w:val="24"/>
          <w:lang w:val="en-CA"/>
        </w:rPr>
        <w:t xml:space="preserve">, in the first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=1, age class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and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are calculated from individuals that have moved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in the previous year, final subyear </w:t>
      </w:r>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of the same age class subject to combined natural and fishing mortality rate </w:t>
      </w:r>
      <w:r w:rsidRPr="00BE5737">
        <w:rPr>
          <w:rFonts w:ascii="Times New Roman" w:eastAsiaTheme="minorEastAsia" w:hAnsi="Times New Roman" w:cs="Times New Roman"/>
          <w:i/>
          <w:sz w:val="24"/>
          <w:szCs w:val="24"/>
          <w:lang w:val="en-CA"/>
        </w:rPr>
        <w:t>Z</w:t>
      </w:r>
      <w:r w:rsidRPr="00BE5737">
        <w:rPr>
          <w:rFonts w:ascii="Times New Roman" w:eastAsiaTheme="minorEastAsia" w:hAnsi="Times New Roman" w:cs="Times New Roman"/>
          <w:sz w:val="24"/>
          <w:szCs w:val="24"/>
          <w:lang w:val="en-CA"/>
        </w:rPr>
        <w:t>:</w:t>
      </w:r>
    </w:p>
    <w:p w14:paraId="1E77B2D2" w14:textId="77777777" w:rsidR="00BE5737" w:rsidRPr="00BE5737" w:rsidRDefault="00BE5737" w:rsidP="00BE5737">
      <w:pPr>
        <w:jc w:val="both"/>
        <w:rPr>
          <w:rFonts w:ascii="Times New Roman" w:eastAsiaTheme="minorEastAsia" w:hAnsi="Times New Roman" w:cs="Times New Roman"/>
          <w:sz w:val="24"/>
          <w:szCs w:val="24"/>
          <w:lang w:val="en-CA"/>
        </w:rPr>
      </w:pPr>
    </w:p>
    <w:p w14:paraId="7113F229" w14:textId="77777777" w:rsidR="00BE5737" w:rsidRPr="00BE5737" w:rsidRDefault="005634D5"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s,y,m=1,a,r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sup>
        </m:s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w:t>
      </w:r>
    </w:p>
    <w:p w14:paraId="253E00DD" w14:textId="77777777" w:rsidR="00BE5737" w:rsidRPr="00BE5737" w:rsidRDefault="00BE5737" w:rsidP="00BE5737">
      <w:pPr>
        <w:jc w:val="both"/>
        <w:rPr>
          <w:rFonts w:ascii="Times New Roman" w:eastAsiaTheme="minorEastAsia" w:hAnsi="Times New Roman" w:cs="Times New Roman"/>
          <w:sz w:val="24"/>
          <w:szCs w:val="24"/>
          <w:lang w:val="en-CA"/>
        </w:rPr>
      </w:pPr>
    </w:p>
    <w:p w14:paraId="56B3DC66" w14:textId="77777777" w:rsidR="00BE5737" w:rsidRPr="00BE5737" w:rsidRDefault="00BE5737" w:rsidP="00BE5737">
      <w:pPr>
        <w:jc w:val="both"/>
        <w:rPr>
          <w:rFonts w:ascii="Times New Roman" w:eastAsiaTheme="minorEastAsia" w:hAnsi="Times New Roman" w:cs="Times New Roman"/>
          <w:sz w:val="24"/>
          <w:szCs w:val="24"/>
          <w:lang w:val="en-CA"/>
        </w:rPr>
      </w:pPr>
      <w:proofErr w:type="gramStart"/>
      <w:r w:rsidRPr="00BE5737">
        <w:rPr>
          <w:rFonts w:ascii="Times New Roman" w:eastAsiaTheme="minorEastAsia" w:hAnsi="Times New Roman" w:cs="Times New Roman"/>
          <w:sz w:val="24"/>
          <w:szCs w:val="24"/>
          <w:lang w:val="en-CA"/>
        </w:rPr>
        <w:t>where</w:t>
      </w:r>
      <w:proofErr w:type="gramEnd"/>
      <w:r w:rsidRPr="00BE5737">
        <w:rPr>
          <w:rFonts w:ascii="Times New Roman" w:eastAsiaTheme="minorEastAsia" w:hAnsi="Times New Roman" w:cs="Times New Roman"/>
          <w:sz w:val="24"/>
          <w:szCs w:val="24"/>
          <w:lang w:val="en-CA"/>
        </w:rPr>
        <w:t xml:space="preserve"> total mortality rate is calculated from annual natural mortality rate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divided by the fraction of the year represented by the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w:t>
      </w:r>
      <w:r w:rsidRPr="00BE5737">
        <w:rPr>
          <w:rFonts w:ascii="Times New Roman" w:eastAsiaTheme="minorEastAsia" w:hAnsi="Times New Roman" w:cs="Times New Roman"/>
          <w:i/>
          <w:sz w:val="24"/>
          <w:szCs w:val="24"/>
          <w:lang w:val="en-CA"/>
        </w:rPr>
        <w:t>t</w:t>
      </w:r>
      <w:r w:rsidRPr="00BE5737">
        <w:rPr>
          <w:rFonts w:ascii="Times New Roman" w:eastAsiaTheme="minorEastAsia" w:hAnsi="Times New Roman" w:cs="Times New Roman"/>
          <w:i/>
          <w:sz w:val="24"/>
          <w:szCs w:val="24"/>
          <w:vertAlign w:val="subscript"/>
          <w:lang w:val="en-CA"/>
        </w:rPr>
        <w:t>m</w:t>
      </w:r>
      <w:r w:rsidRPr="00BE5737">
        <w:rPr>
          <w:rFonts w:ascii="Times New Roman" w:eastAsiaTheme="minorEastAsia" w:hAnsi="Times New Roman" w:cs="Times New Roman"/>
          <w:sz w:val="24"/>
          <w:szCs w:val="24"/>
          <w:lang w:val="en-CA"/>
        </w:rPr>
        <w:t xml:space="preserve">, and fishing mortality rate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 xml:space="preserve">, summed over all fleets </w:t>
      </w:r>
      <w:r w:rsidRPr="00BE5737">
        <w:rPr>
          <w:rFonts w:ascii="Times New Roman" w:eastAsiaTheme="minorEastAsia" w:hAnsi="Times New Roman" w:cs="Times New Roman"/>
          <w:i/>
          <w:sz w:val="24"/>
          <w:szCs w:val="24"/>
          <w:lang w:val="en-CA"/>
        </w:rPr>
        <w:t>f</w:t>
      </w:r>
      <w:r w:rsidRPr="00BE5737">
        <w:rPr>
          <w:rFonts w:ascii="Times New Roman" w:eastAsiaTheme="minorEastAsia" w:hAnsi="Times New Roman" w:cs="Times New Roman"/>
          <w:sz w:val="24"/>
          <w:szCs w:val="24"/>
          <w:lang w:val="en-CA"/>
        </w:rPr>
        <w:t>:</w:t>
      </w:r>
    </w:p>
    <w:p w14:paraId="4D1B2526" w14:textId="77777777" w:rsidR="00BE5737" w:rsidRPr="00BE5737" w:rsidRDefault="00BE5737" w:rsidP="00BE5737">
      <w:pPr>
        <w:jc w:val="both"/>
        <w:rPr>
          <w:rFonts w:ascii="Times New Roman" w:eastAsiaTheme="minorEastAsia" w:hAnsi="Times New Roman" w:cs="Times New Roman"/>
          <w:sz w:val="24"/>
          <w:szCs w:val="24"/>
          <w:lang w:val="en-CA"/>
        </w:rPr>
      </w:pPr>
    </w:p>
    <w:p w14:paraId="256CF275" w14:textId="77777777" w:rsidR="00BE5737" w:rsidRPr="00BE5737" w:rsidRDefault="005634D5"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t</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 xml:space="preserve"> M</m:t>
            </m:r>
          </m:e>
          <m:sub>
            <m:r>
              <w:rPr>
                <w:rFonts w:ascii="Cambria Math" w:eastAsiaTheme="minorEastAsia" w:hAnsi="Cambria Math" w:cs="Times New Roman"/>
                <w:sz w:val="24"/>
                <w:szCs w:val="24"/>
                <w:lang w:val="en-CA"/>
              </w:rPr>
              <m:t>s,a</m:t>
            </m:r>
          </m:sub>
        </m:sSub>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 m,a,r,f</m:t>
                </m:r>
              </m:sub>
            </m:sSub>
          </m:e>
        </m:nary>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r>
      <w:r w:rsidR="00BE5737" w:rsidRPr="00BE5737">
        <w:rPr>
          <w:rFonts w:ascii="Times New Roman" w:eastAsiaTheme="minorEastAsia" w:hAnsi="Times New Roman" w:cs="Times New Roman"/>
          <w:bCs/>
          <w:sz w:val="24"/>
          <w:szCs w:val="24"/>
          <w:lang w:val="en-CA"/>
        </w:rPr>
        <w:tab/>
        <w:t xml:space="preserve"> (3.2)</w:t>
      </w:r>
    </w:p>
    <w:p w14:paraId="5F9E293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lastRenderedPageBreak/>
        <w:t xml:space="preserve">Fishing mortality rate at age is derived from fishing mortality rate by length class </w:t>
      </w:r>
      <w:r w:rsidRPr="00BE5737">
        <w:rPr>
          <w:rFonts w:ascii="Times New Roman" w:eastAsiaTheme="minorEastAsia" w:hAnsi="Times New Roman" w:cs="Times New Roman"/>
          <w:i/>
          <w:sz w:val="24"/>
          <w:szCs w:val="24"/>
          <w:lang w:val="en-CA"/>
        </w:rPr>
        <w:t>FL</w:t>
      </w:r>
      <w:r w:rsidRPr="00BE5737">
        <w:rPr>
          <w:rFonts w:ascii="Times New Roman" w:eastAsiaTheme="minorEastAsia" w:hAnsi="Times New Roman" w:cs="Times New Roman"/>
          <w:sz w:val="24"/>
          <w:szCs w:val="24"/>
          <w:lang w:val="en-CA"/>
        </w:rPr>
        <w:t xml:space="preserve"> and the conditional probability of fish being in length class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given age </w:t>
      </w:r>
      <w:r w:rsidRPr="00BE5737">
        <w:rPr>
          <w:rFonts w:ascii="Times New Roman" w:eastAsiaTheme="minorEastAsia" w:hAnsi="Times New Roman" w:cs="Times New Roman"/>
          <w:i/>
          <w:sz w:val="24"/>
          <w:szCs w:val="24"/>
          <w:lang w:val="en-CA"/>
        </w:rPr>
        <w:t>a</w:t>
      </w:r>
      <w:r w:rsidRPr="00BE5737">
        <w:rPr>
          <w:rFonts w:ascii="Times New Roman" w:eastAsiaTheme="minorEastAsia" w:hAnsi="Times New Roman" w:cs="Times New Roman"/>
          <w:sz w:val="24"/>
          <w:szCs w:val="24"/>
          <w:lang w:val="en-CA"/>
        </w:rPr>
        <w:t xml:space="preserve"> (an inverse age-length key, LAK).:</w:t>
      </w:r>
    </w:p>
    <w:p w14:paraId="519F7A4B" w14:textId="77777777" w:rsidR="00BE5737" w:rsidRPr="00BE5737" w:rsidRDefault="00BE5737" w:rsidP="00BE5737">
      <w:pPr>
        <w:jc w:val="both"/>
        <w:rPr>
          <w:rFonts w:ascii="Times New Roman" w:eastAsiaTheme="minorEastAsia" w:hAnsi="Times New Roman" w:cs="Times New Roman"/>
          <w:sz w:val="24"/>
          <w:szCs w:val="24"/>
          <w:lang w:val="en-CA"/>
        </w:rPr>
      </w:pPr>
    </w:p>
    <w:p w14:paraId="6E23773E" w14:textId="77777777" w:rsidR="00BE5737" w:rsidRPr="00BE5737" w:rsidRDefault="005634D5"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(3.3)</w:t>
      </w:r>
    </w:p>
    <w:p w14:paraId="61A28A38" w14:textId="77777777" w:rsidR="00BE5737" w:rsidRPr="00BE5737" w:rsidRDefault="00BE5737" w:rsidP="00BE5737">
      <w:pPr>
        <w:jc w:val="both"/>
        <w:rPr>
          <w:rFonts w:ascii="Times New Roman" w:eastAsiaTheme="minorEastAsia" w:hAnsi="Times New Roman" w:cs="Times New Roman"/>
          <w:sz w:val="24"/>
          <w:szCs w:val="24"/>
          <w:lang w:val="en-CA"/>
        </w:rPr>
      </w:pPr>
    </w:p>
    <w:p w14:paraId="339D7A8F"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The fishing mortality rate at length is calculated from an index of fishing mortality rate </w:t>
      </w:r>
      <w:r w:rsidRPr="00BE5737">
        <w:rPr>
          <w:rFonts w:ascii="Times New Roman" w:eastAsiaTheme="minorEastAsia" w:hAnsi="Times New Roman" w:cs="Times New Roman"/>
          <w:i/>
          <w:sz w:val="24"/>
          <w:szCs w:val="24"/>
          <w:lang w:val="en-CA"/>
        </w:rPr>
        <w:t>I</w:t>
      </w:r>
      <w:r w:rsidRPr="00BE5737">
        <w:rPr>
          <w:rFonts w:ascii="Times New Roman" w:eastAsiaTheme="minorEastAsia" w:hAnsi="Times New Roman" w:cs="Times New Roman"/>
          <w:sz w:val="24"/>
          <w:szCs w:val="24"/>
          <w:lang w:val="en-CA"/>
        </w:rPr>
        <w:t xml:space="preserve">, an estimated catchability coefficient </w:t>
      </w:r>
      <w:r w:rsidRPr="00BE5737">
        <w:rPr>
          <w:rFonts w:ascii="Times New Roman" w:eastAsiaTheme="minorEastAsia" w:hAnsi="Times New Roman" w:cs="Times New Roman"/>
          <w:i/>
          <w:sz w:val="24"/>
          <w:szCs w:val="24"/>
          <w:lang w:val="en-CA"/>
        </w:rPr>
        <w:t>q</w:t>
      </w:r>
      <w:r w:rsidRPr="00BE5737">
        <w:rPr>
          <w:rFonts w:ascii="Times New Roman" w:eastAsiaTheme="minorEastAsia" w:hAnsi="Times New Roman" w:cs="Times New Roman"/>
          <w:sz w:val="24"/>
          <w:szCs w:val="24"/>
          <w:lang w:val="en-CA"/>
        </w:rPr>
        <w:t xml:space="preserve"> and a length selectivity ogive </w:t>
      </w:r>
      <w:r w:rsidRPr="00BE5737">
        <w:rPr>
          <w:rFonts w:ascii="Times New Roman" w:eastAsiaTheme="minorEastAsia" w:hAnsi="Times New Roman" w:cs="Times New Roman"/>
          <w:i/>
          <w:sz w:val="24"/>
          <w:szCs w:val="24"/>
          <w:lang w:val="en-CA"/>
        </w:rPr>
        <w:t>s</w:t>
      </w:r>
      <w:r w:rsidRPr="00BE5737">
        <w:rPr>
          <w:rFonts w:ascii="Times New Roman" w:eastAsiaTheme="minorEastAsia" w:hAnsi="Times New Roman" w:cs="Times New Roman"/>
          <w:sz w:val="24"/>
          <w:szCs w:val="24"/>
          <w:lang w:val="en-CA"/>
        </w:rPr>
        <w:t>, by fleet:</w:t>
      </w:r>
    </w:p>
    <w:p w14:paraId="3B738F39" w14:textId="77777777" w:rsidR="00BE5737" w:rsidRPr="00BE5737" w:rsidRDefault="00BE5737" w:rsidP="00BE5737">
      <w:pPr>
        <w:jc w:val="both"/>
        <w:rPr>
          <w:rFonts w:ascii="Times New Roman" w:eastAsiaTheme="minorEastAsia" w:hAnsi="Times New Roman" w:cs="Times New Roman"/>
          <w:sz w:val="24"/>
          <w:szCs w:val="24"/>
          <w:lang w:val="en-CA"/>
        </w:rPr>
      </w:pPr>
    </w:p>
    <w:p w14:paraId="5B4A5E4A" w14:textId="77777777" w:rsidR="00BE5737" w:rsidRPr="00BE5737" w:rsidRDefault="005634D5"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q</m:t>
            </m:r>
          </m:e>
          <m:sub>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 xml:space="preserve"> (3.4)</w:t>
      </w:r>
    </w:p>
    <w:p w14:paraId="4F101BE4" w14:textId="77777777" w:rsidR="00BE5737" w:rsidRPr="00BE5737" w:rsidRDefault="00BE5737" w:rsidP="00BE5737">
      <w:pPr>
        <w:jc w:val="both"/>
        <w:rPr>
          <w:rFonts w:ascii="Times New Roman" w:eastAsiaTheme="minorEastAsia" w:hAnsi="Times New Roman" w:cs="Times New Roman"/>
          <w:sz w:val="24"/>
          <w:szCs w:val="24"/>
          <w:lang w:val="en-CA"/>
        </w:rPr>
      </w:pPr>
    </w:p>
    <w:p w14:paraId="380ADFF5"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Selectivity is calculated by the Thompson (1994) ogive and an estimate of mean length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of an age class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w:t>
      </w:r>
    </w:p>
    <w:p w14:paraId="143E839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    </w:t>
      </w:r>
    </w:p>
    <w:p w14:paraId="3D4AD334" w14:textId="77777777" w:rsidR="00BE5737" w:rsidRPr="00BE5737" w:rsidRDefault="005634D5"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e>
            </m:d>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sup>
        </m:sSup>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t xml:space="preserve"> (3.5)</w:t>
      </w:r>
    </w:p>
    <w:p w14:paraId="7A955731" w14:textId="77777777" w:rsidR="00BE5737" w:rsidRPr="00BE5737" w:rsidRDefault="00BE5737" w:rsidP="00BE5737">
      <w:pPr>
        <w:jc w:val="both"/>
        <w:rPr>
          <w:rFonts w:ascii="Times New Roman" w:eastAsiaTheme="minorEastAsia" w:hAnsi="Times New Roman" w:cs="Times New Roman"/>
          <w:sz w:val="24"/>
          <w:szCs w:val="24"/>
          <w:lang w:val="en-CA"/>
        </w:rPr>
      </w:pPr>
    </w:p>
    <w:p w14:paraId="4E3EE2D1"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the spawning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w:t>
      </w:r>
      <w:proofErr w:type="spellStart"/>
      <w:r w:rsidRPr="00BE5737">
        <w:rPr>
          <w:rFonts w:ascii="Times New Roman" w:eastAsiaTheme="minorEastAsia" w:hAnsi="Times New Roman" w:cs="Times New Roman"/>
          <w:i/>
          <w:sz w:val="24"/>
          <w:szCs w:val="24"/>
          <w:lang w:val="en-CA"/>
        </w:rPr>
        <w:t>ms</w:t>
      </w:r>
      <w:proofErr w:type="spellEnd"/>
      <w:r w:rsidRPr="00BE5737">
        <w:rPr>
          <w:rFonts w:ascii="Times New Roman" w:eastAsiaTheme="minorEastAsia" w:hAnsi="Times New Roman" w:cs="Times New Roman"/>
          <w:sz w:val="24"/>
          <w:szCs w:val="24"/>
          <w:lang w:val="en-CA"/>
        </w:rPr>
        <w:t xml:space="preserve">, ages advance by one and recruitment occurs. The model includes a plus group which is the final age class </w:t>
      </w:r>
      <w:proofErr w:type="spellStart"/>
      <w:proofErr w:type="gramStart"/>
      <w:r w:rsidRPr="00BE5737">
        <w:rPr>
          <w:rFonts w:ascii="Times New Roman" w:eastAsiaTheme="minorEastAsia" w:hAnsi="Times New Roman" w:cs="Times New Roman"/>
          <w:i/>
          <w:sz w:val="24"/>
          <w:szCs w:val="24"/>
          <w:lang w:val="en-CA"/>
        </w:rPr>
        <w:t>n</w:t>
      </w:r>
      <w:r w:rsidRPr="00BE5737">
        <w:rPr>
          <w:rFonts w:ascii="Times New Roman" w:eastAsiaTheme="minorEastAsia" w:hAnsi="Times New Roman" w:cs="Times New Roman"/>
          <w:i/>
          <w:sz w:val="24"/>
          <w:szCs w:val="24"/>
          <w:vertAlign w:val="subscript"/>
          <w:lang w:val="en-CA"/>
        </w:rPr>
        <w:t>a</w:t>
      </w:r>
      <w:proofErr w:type="spellEnd"/>
      <w:proofErr w:type="gramEnd"/>
      <w:r w:rsidRPr="00BE5737">
        <w:rPr>
          <w:rFonts w:ascii="Times New Roman" w:eastAsiaTheme="minorEastAsia" w:hAnsi="Times New Roman" w:cs="Times New Roman"/>
          <w:sz w:val="24"/>
          <w:szCs w:val="24"/>
          <w:lang w:val="en-CA"/>
        </w:rPr>
        <w:t>:</w:t>
      </w:r>
    </w:p>
    <w:p w14:paraId="5D905B0B" w14:textId="77777777" w:rsidR="00BE5737" w:rsidRPr="00BE5737" w:rsidRDefault="00BE5737" w:rsidP="00BE5737">
      <w:pPr>
        <w:jc w:val="both"/>
        <w:rPr>
          <w:rFonts w:ascii="Times New Roman" w:eastAsiaTheme="minorEastAsia" w:hAnsi="Times New Roman" w:cs="Times New Roman"/>
          <w:sz w:val="24"/>
          <w:szCs w:val="24"/>
          <w:lang w:val="en-CA"/>
        </w:rPr>
      </w:pPr>
    </w:p>
    <w:p w14:paraId="06019D26" w14:textId="77777777" w:rsidR="00BE5737" w:rsidRPr="00BE5737" w:rsidRDefault="005634D5" w:rsidP="00BE5737">
      <w:pPr>
        <w:spacing w:after="200"/>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eqArr>
              <m:eqArrPr>
                <m:ctrlPr>
                  <w:rPr>
                    <w:rFonts w:ascii="Cambria Math" w:eastAsiaTheme="minorEastAsia" w:hAnsi="Cambria Math" w:cs="Times New Roman"/>
                    <w:i/>
                    <w:sz w:val="24"/>
                    <w:szCs w:val="24"/>
                    <w:lang w:val="en-CA"/>
                  </w:rPr>
                </m:ctrlPr>
              </m:eqArrPr>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e>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s,y,ms,a,r</m:t>
                        </m:r>
                      </m:sub>
                    </m:sSub>
                  </m:sup>
                </m:sSup>
              </m:e>
            </m:eqArr>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a&lt;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r>
                <m:e>
                  <m:r>
                    <w:rPr>
                      <w:rFonts w:ascii="Cambria Math" w:eastAsiaTheme="minorEastAsia" w:hAnsi="Cambria Math" w:cs="Times New Roman"/>
                      <w:sz w:val="24"/>
                      <w:szCs w:val="24"/>
                      <w:lang w:val="en-CA"/>
                    </w:rPr>
                    <m:t>a=</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
          </m:e>
        </m:d>
      </m:oMath>
      <w:r w:rsidR="00BE5737" w:rsidRPr="00BE5737">
        <w:rPr>
          <w:rFonts w:ascii="Times New Roman" w:eastAsiaTheme="minorEastAsia" w:hAnsi="Times New Roman" w:cs="Times New Roman"/>
          <w:bCs/>
          <w:sz w:val="24"/>
          <w:szCs w:val="24"/>
          <w:lang w:val="en-CA"/>
        </w:rPr>
        <w:t xml:space="preserve"> </w:t>
      </w:r>
      <w:r w:rsidR="00BE5737" w:rsidRPr="00BE5737">
        <w:rPr>
          <w:rFonts w:ascii="Times New Roman" w:eastAsiaTheme="minorEastAsia" w:hAnsi="Times New Roman" w:cs="Times New Roman"/>
          <w:bCs/>
          <w:sz w:val="24"/>
          <w:szCs w:val="24"/>
          <w:lang w:val="en-CA"/>
        </w:rPr>
        <w:tab/>
        <w:t xml:space="preserve">  (3.6)</w:t>
      </w:r>
    </w:p>
    <w:p w14:paraId="06F680B7" w14:textId="77777777" w:rsidR="00BE5737" w:rsidRPr="00BE5737" w:rsidRDefault="00BE5737" w:rsidP="00BE5737">
      <w:pPr>
        <w:spacing w:after="200"/>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Recruitment is derived from a mean recruitment estimate for each stock over the whole time period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oMath>
      <w:r w:rsidRPr="00BE5737">
        <w:rPr>
          <w:rFonts w:ascii="Times New Roman" w:eastAsiaTheme="minorEastAsia" w:hAnsi="Times New Roman" w:cs="Times New Roman"/>
          <w:sz w:val="24"/>
          <w:szCs w:val="24"/>
          <w:lang w:val="en-CA"/>
        </w:rPr>
        <w:t xml:space="preserve"> which is assume to occur in user-specified spawning areas </w:t>
      </w:r>
      <w:proofErr w:type="spellStart"/>
      <w:r w:rsidRPr="00BE5737">
        <w:rPr>
          <w:rFonts w:ascii="Times New Roman" w:eastAsiaTheme="minorEastAsia" w:hAnsi="Times New Roman" w:cs="Times New Roman"/>
          <w:i/>
          <w:sz w:val="24"/>
          <w:szCs w:val="24"/>
          <w:lang w:val="en-CA"/>
        </w:rPr>
        <w:t>rs</w:t>
      </w:r>
      <w:proofErr w:type="spellEnd"/>
      <w:r w:rsidRPr="00BE5737">
        <w:rPr>
          <w:rFonts w:ascii="Times New Roman" w:eastAsiaTheme="minorEastAsia" w:hAnsi="Times New Roman" w:cs="Times New Roman"/>
          <w:sz w:val="24"/>
          <w:szCs w:val="24"/>
          <w:lang w:val="en-CA"/>
        </w:rPr>
        <w:t xml:space="preserve">. </w:t>
      </w:r>
    </w:p>
    <w:p w14:paraId="39B4B204" w14:textId="77777777" w:rsidR="00BE5737" w:rsidRPr="00BE5737" w:rsidRDefault="00BE5737" w:rsidP="00BE5737">
      <w:pPr>
        <w:jc w:val="both"/>
        <w:rPr>
          <w:rFonts w:ascii="Times New Roman" w:eastAsiaTheme="minorEastAsia" w:hAnsi="Times New Roman" w:cs="Times New Roman"/>
          <w:sz w:val="24"/>
          <w:szCs w:val="24"/>
          <w:lang w:val="en-CA"/>
        </w:rPr>
      </w:pPr>
    </w:p>
    <w:p w14:paraId="641E0C82" w14:textId="1C09D74B" w:rsidR="00BE5737" w:rsidRPr="00BE5737" w:rsidRDefault="005634D5"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rs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R</m:t>
                </m:r>
              </m:e>
            </m:acc>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 xml:space="preserve"> exp⁡</m:t>
        </m:r>
        <m:d>
          <m:dPr>
            <m:ctrlPr>
              <w:rPr>
                <w:rFonts w:ascii="Cambria Math" w:eastAsiaTheme="minorEastAsia" w:hAnsi="Cambria Math" w:cs="Times New Roman"/>
                <w:i/>
                <w:sz w:val="24"/>
                <w:szCs w:val="24"/>
                <w:lang w:val="en-CA"/>
              </w:rPr>
            </m:ctrlPr>
          </m:dPr>
          <m:e>
            <m:sPre>
              <m:sPrePr>
                <m:ctrlPr>
                  <w:rPr>
                    <w:rFonts w:ascii="Cambria Math" w:eastAsiaTheme="minorEastAsia" w:hAnsi="Cambria Math" w:cs="Times New Roman"/>
                    <w:i/>
                    <w:sz w:val="24"/>
                    <w:szCs w:val="24"/>
                    <w:lang w:val="en-CA"/>
                  </w:rPr>
                </m:ctrlPr>
              </m:sPrePr>
              <m:sub>
                <m:r>
                  <w:rPr>
                    <w:rFonts w:ascii="Cambria Math" w:eastAsiaTheme="minorEastAsia" w:hAnsi="Cambria Math" w:cs="Times New Roman"/>
                    <w:sz w:val="24"/>
                    <w:szCs w:val="24"/>
                    <w:lang w:val="en-CA"/>
                  </w:rPr>
                  <m:t>R</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ε</m:t>
                    </m:r>
                  </m:e>
                  <m:sub>
                    <m:r>
                      <w:rPr>
                        <w:rFonts w:ascii="Cambria Math" w:eastAsiaTheme="minorEastAsia" w:hAnsi="Cambria Math" w:cs="Times New Roman"/>
                        <w:sz w:val="24"/>
                        <w:szCs w:val="24"/>
                        <w:lang w:val="en-CA"/>
                      </w:rPr>
                      <m:t>y</m:t>
                    </m:r>
                  </m:sub>
                </m:sSub>
                <m:r>
                  <w:rPr>
                    <w:rFonts w:ascii="Cambria Math" w:eastAsiaTheme="minorEastAsia" w:hAnsi="Cambria Math" w:cs="Times New Roman"/>
                    <w:sz w:val="24"/>
                    <w:szCs w:val="24"/>
                    <w:lang w:val="en-CA"/>
                  </w:rPr>
                  <m:t>-</m:t>
                </m:r>
              </m:e>
            </m:sPre>
            <m:sPre>
              <m:sPrePr>
                <m:ctrlPr>
                  <w:rPr>
                    <w:rFonts w:ascii="Cambria Math" w:eastAsiaTheme="minorEastAsia" w:hAnsi="Cambria Math" w:cs="Times New Roman"/>
                    <w:i/>
                    <w:sz w:val="24"/>
                    <w:szCs w:val="24"/>
                    <w:lang w:val="en-CA"/>
                  </w:rPr>
                </m:ctrlPr>
              </m:sPrePr>
              <m:sub>
                <m:r>
                  <w:rPr>
                    <w:rFonts w:ascii="Cambria Math" w:eastAsiaTheme="minorEastAsia" w:hAnsi="Cambria Math" w:cs="Times New Roman"/>
                    <w:sz w:val="24"/>
                    <w:szCs w:val="24"/>
                    <w:lang w:val="en-CA"/>
                  </w:rPr>
                  <m:t>R</m:t>
                </m:r>
              </m:sub>
              <m:sup/>
              <m:e>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σ</m:t>
                    </m:r>
                  </m:e>
                  <m:sup>
                    <m:r>
                      <w:rPr>
                        <w:rFonts w:ascii="Cambria Math" w:eastAsiaTheme="minorEastAsia" w:hAnsi="Cambria Math" w:cs="Times New Roman"/>
                        <w:sz w:val="24"/>
                        <w:szCs w:val="24"/>
                        <w:lang w:val="en-CA"/>
                      </w:rPr>
                      <m:t>2</m:t>
                    </m:r>
                  </m:sup>
                </m:sSup>
              </m:e>
            </m:sPre>
            <m:r>
              <w:rPr>
                <w:rFonts w:ascii="Cambria Math" w:eastAsiaTheme="minorEastAsia" w:hAnsi="Cambria Math" w:cs="Times New Roman"/>
                <w:sz w:val="24"/>
                <w:szCs w:val="24"/>
                <w:lang w:val="en-CA"/>
              </w:rPr>
              <m:t>/2</m:t>
            </m:r>
          </m:e>
        </m:d>
      </m:oMath>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ins w:id="165" w:author="Tom Carruthers" w:date="2016-12-07T21:02:00Z">
        <w:r w:rsidR="00BE5737">
          <w:rPr>
            <w:rFonts w:ascii="Times New Roman" w:eastAsiaTheme="minorEastAsia" w:hAnsi="Times New Roman" w:cs="Times New Roman"/>
            <w:sz w:val="24"/>
            <w:szCs w:val="24"/>
            <w:lang w:val="en-CA"/>
          </w:rPr>
          <w:t xml:space="preserve">            </w:t>
        </w:r>
      </w:ins>
      <w:r w:rsidR="00BE5737" w:rsidRPr="00BE5737">
        <w:rPr>
          <w:rFonts w:ascii="Times New Roman" w:eastAsiaTheme="minorEastAsia" w:hAnsi="Times New Roman" w:cs="Times New Roman"/>
          <w:sz w:val="24"/>
          <w:szCs w:val="24"/>
          <w:lang w:val="en-CA"/>
        </w:rPr>
        <w:t xml:space="preserve">  (3.7)</w:t>
      </w:r>
    </w:p>
    <w:p w14:paraId="6FD2B4E2" w14:textId="77777777" w:rsidR="00BE5737" w:rsidRPr="00BE5737" w:rsidRDefault="00BE5737" w:rsidP="00BE5737">
      <w:pPr>
        <w:jc w:val="both"/>
        <w:rPr>
          <w:rFonts w:ascii="Times New Roman" w:eastAsiaTheme="minorEastAsia" w:hAnsi="Times New Roman" w:cs="Times New Roman"/>
          <w:sz w:val="24"/>
          <w:szCs w:val="24"/>
          <w:lang w:val="en-CA"/>
        </w:rPr>
      </w:pPr>
    </w:p>
    <w:p w14:paraId="17B138B9" w14:textId="77777777" w:rsidR="00BE5737" w:rsidRPr="00BE5737" w:rsidRDefault="00BE5737" w:rsidP="00BE5737">
      <w:pPr>
        <w:jc w:val="both"/>
        <w:rPr>
          <w:rFonts w:ascii="Times New Roman" w:eastAsiaTheme="minorEastAsia" w:hAnsi="Times New Roman" w:cs="Times New Roman"/>
          <w:sz w:val="24"/>
          <w:szCs w:val="24"/>
          <w:lang w:val="en-CA"/>
        </w:rPr>
      </w:pPr>
    </w:p>
    <w:p w14:paraId="04D9D326" w14:textId="77777777" w:rsidR="00BE5737" w:rsidRPr="00BE5737" w:rsidRDefault="00BE5737" w:rsidP="00BE5737">
      <w:pPr>
        <w:jc w:val="both"/>
        <w:rPr>
          <w:rFonts w:ascii="Times New Roman" w:eastAsiaTheme="minorEastAsia" w:hAnsi="Times New Roman" w:cs="Times New Roman"/>
          <w:sz w:val="24"/>
          <w:szCs w:val="24"/>
          <w:lang w:val="en-CA"/>
        </w:rPr>
      </w:pPr>
      <w:proofErr w:type="gramStart"/>
      <w:r w:rsidRPr="00BE5737">
        <w:rPr>
          <w:rFonts w:ascii="Times New Roman" w:eastAsiaTheme="minorEastAsia" w:hAnsi="Times New Roman" w:cs="Times New Roman"/>
          <w:sz w:val="24"/>
          <w:szCs w:val="24"/>
          <w:lang w:val="en-CA"/>
        </w:rPr>
        <w:t>where</w:t>
      </w:r>
      <w:proofErr w:type="gramEnd"/>
      <w:r w:rsidRPr="00BE5737">
        <w:rPr>
          <w:rFonts w:ascii="Times New Roman" w:eastAsiaTheme="minorEastAsia" w:hAnsi="Times New Roman" w:cs="Times New Roman"/>
          <w:sz w:val="24"/>
          <w:szCs w:val="24"/>
          <w:lang w:val="en-CA"/>
        </w:rPr>
        <w:t xml:space="preserve"> </w:t>
      </w:r>
      <w:proofErr w:type="spellStart"/>
      <w:r w:rsidRPr="00BE5737">
        <w:rPr>
          <w:rFonts w:ascii="Times New Roman" w:eastAsiaTheme="minorEastAsia" w:hAnsi="Times New Roman" w:cs="Times New Roman"/>
          <w:i/>
          <w:sz w:val="24"/>
          <w:szCs w:val="24"/>
          <w:vertAlign w:val="subscript"/>
          <w:lang w:val="en-CA"/>
        </w:rPr>
        <w:t>R</w:t>
      </w:r>
      <w:r w:rsidRPr="00BE5737">
        <w:rPr>
          <w:rFonts w:ascii="Times New Roman" w:eastAsiaTheme="minorEastAsia" w:hAnsi="Times New Roman" w:cs="Times New Roman"/>
          <w:i/>
          <w:sz w:val="24"/>
          <w:szCs w:val="24"/>
          <w:lang w:val="en-CA"/>
        </w:rPr>
        <w:t>ε</w:t>
      </w:r>
      <w:proofErr w:type="spellEnd"/>
      <w:r w:rsidRPr="00BE5737">
        <w:rPr>
          <w:rFonts w:ascii="Times New Roman" w:eastAsiaTheme="minorEastAsia" w:hAnsi="Times New Roman" w:cs="Times New Roman"/>
          <w:sz w:val="24"/>
          <w:szCs w:val="24"/>
          <w:lang w:val="en-CA"/>
        </w:rPr>
        <w:t xml:space="preserve"> is a random normal deviate with variance </w:t>
      </w:r>
      <w:r w:rsidRPr="00BE5737">
        <w:rPr>
          <w:rFonts w:ascii="Times New Roman" w:eastAsiaTheme="minorEastAsia" w:hAnsi="Times New Roman" w:cs="Times New Roman"/>
          <w:i/>
          <w:sz w:val="24"/>
          <w:szCs w:val="24"/>
          <w:vertAlign w:val="subscript"/>
          <w:lang w:val="en-CA"/>
        </w:rPr>
        <w:t>R</w:t>
      </w:r>
      <w:r w:rsidRPr="00BE5737">
        <w:rPr>
          <w:rFonts w:ascii="Times New Roman" w:eastAsiaTheme="minorEastAsia" w:hAnsi="Times New Roman" w:cs="Times New Roman"/>
          <w:i/>
          <w:sz w:val="24"/>
          <w:szCs w:val="24"/>
          <w:lang w:val="en-CA"/>
        </w:rPr>
        <w:t>σ</w:t>
      </w:r>
      <w:r w:rsidRPr="00BE5737">
        <w:rPr>
          <w:rFonts w:ascii="Times New Roman" w:eastAsiaTheme="minorEastAsia" w:hAnsi="Times New Roman" w:cs="Times New Roman"/>
          <w:sz w:val="24"/>
          <w:szCs w:val="24"/>
          <w:vertAlign w:val="superscript"/>
          <w:lang w:val="en-CA"/>
        </w:rPr>
        <w:t>2</w:t>
      </w:r>
      <w:r w:rsidRPr="00BE5737">
        <w:rPr>
          <w:rFonts w:ascii="Times New Roman" w:eastAsiaTheme="minorEastAsia" w:hAnsi="Times New Roman" w:cs="Times New Roman"/>
          <w:sz w:val="24"/>
          <w:szCs w:val="24"/>
          <w:lang w:val="en-CA"/>
        </w:rPr>
        <w:t xml:space="preserve"> and </w:t>
      </w:r>
      <w:r w:rsidRPr="00BE5737">
        <w:rPr>
          <w:rFonts w:ascii="Times New Roman" w:eastAsiaTheme="minorEastAsia" w:hAnsi="Times New Roman" w:cs="Times New Roman"/>
          <w:i/>
          <w:sz w:val="24"/>
          <w:szCs w:val="24"/>
          <w:vertAlign w:val="subscript"/>
          <w:lang w:val="en-CA"/>
        </w:rPr>
        <w:t>R</w:t>
      </w:r>
      <w:r w:rsidRPr="00BE5737">
        <w:rPr>
          <w:rFonts w:ascii="Times New Roman" w:eastAsiaTheme="minorEastAsia" w:hAnsi="Times New Roman" w:cs="Times New Roman"/>
          <w:i/>
          <w:sz w:val="24"/>
          <w:szCs w:val="24"/>
          <w:lang w:val="en-CA"/>
        </w:rPr>
        <w:t>σ</w:t>
      </w:r>
      <w:r w:rsidRPr="00BE5737">
        <w:rPr>
          <w:rFonts w:ascii="Times New Roman" w:eastAsiaTheme="minorEastAsia" w:hAnsi="Times New Roman" w:cs="Times New Roman"/>
          <w:sz w:val="24"/>
          <w:szCs w:val="24"/>
          <w:vertAlign w:val="superscript"/>
          <w:lang w:val="en-CA"/>
        </w:rPr>
        <w:t>2</w:t>
      </w:r>
      <w:r w:rsidRPr="00BE5737">
        <w:rPr>
          <w:rFonts w:ascii="Times New Roman" w:eastAsiaTheme="minorEastAsia" w:hAnsi="Times New Roman" w:cs="Times New Roman"/>
          <w:sz w:val="24"/>
          <w:szCs w:val="24"/>
          <w:lang w:val="en-CA"/>
        </w:rPr>
        <w:t xml:space="preserve">/2 is the bias correction to ensure that on average, recruitment deviations have a mean of 1.  </w:t>
      </w:r>
    </w:p>
    <w:p w14:paraId="338611CA" w14:textId="77777777" w:rsidR="00BE5737" w:rsidRPr="00BE5737" w:rsidRDefault="00BE5737" w:rsidP="00BE5737">
      <w:pPr>
        <w:jc w:val="both"/>
        <w:rPr>
          <w:rFonts w:ascii="Times New Roman" w:eastAsiaTheme="minorEastAsia" w:hAnsi="Times New Roman" w:cs="Times New Roman"/>
          <w:sz w:val="24"/>
          <w:szCs w:val="24"/>
          <w:lang w:val="en-CA"/>
        </w:rPr>
      </w:pPr>
    </w:p>
    <w:p w14:paraId="39653E5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Under projections the operating models use various approaches for modelling recruitment i</w:t>
      </w:r>
      <w:ins w:id="166" w:author="Unknown">
        <w:r w:rsidRPr="00BE5737">
          <w:rPr>
            <w:rFonts w:ascii="Times New Roman" w:eastAsiaTheme="minorEastAsia" w:hAnsi="Times New Roman" w:cs="Times New Roman"/>
            <w:sz w:val="24"/>
            <w:szCs w:val="24"/>
            <w:lang w:val="en-CA"/>
          </w:rPr>
          <w:t xml:space="preserve">ncluding </w:t>
        </w:r>
      </w:ins>
      <w:proofErr w:type="spellStart"/>
      <w:r w:rsidRPr="00BE5737">
        <w:rPr>
          <w:rFonts w:ascii="Times New Roman" w:eastAsiaTheme="minorEastAsia" w:hAnsi="Times New Roman" w:cs="Times New Roman"/>
          <w:sz w:val="24"/>
          <w:szCs w:val="24"/>
          <w:lang w:val="en-CA"/>
        </w:rPr>
        <w:t>Beverton</w:t>
      </w:r>
      <w:proofErr w:type="spellEnd"/>
      <w:r w:rsidRPr="00BE5737">
        <w:rPr>
          <w:rFonts w:ascii="Times New Roman" w:eastAsiaTheme="minorEastAsia" w:hAnsi="Times New Roman" w:cs="Times New Roman"/>
          <w:sz w:val="24"/>
          <w:szCs w:val="24"/>
          <w:lang w:val="en-CA"/>
        </w:rPr>
        <w:t>-Holt</w:t>
      </w:r>
      <w:ins w:id="167" w:author="Unknown">
        <w:r w:rsidRPr="00BE5737">
          <w:rPr>
            <w:rFonts w:ascii="Times New Roman" w:eastAsiaTheme="minorEastAsia" w:hAnsi="Times New Roman" w:cs="Times New Roman"/>
            <w:sz w:val="24"/>
            <w:szCs w:val="24"/>
            <w:lang w:val="en-CA"/>
          </w:rPr>
          <w:t xml:space="preserve"> and </w:t>
        </w:r>
      </w:ins>
      <w:r w:rsidRPr="00BE5737">
        <w:rPr>
          <w:rFonts w:ascii="Times New Roman" w:eastAsiaTheme="minorEastAsia" w:hAnsi="Times New Roman" w:cs="Times New Roman"/>
          <w:sz w:val="24"/>
          <w:szCs w:val="24"/>
          <w:lang w:val="en-CA"/>
        </w:rPr>
        <w:t>‘hockey stick’ form</w:t>
      </w:r>
      <w:ins w:id="168" w:author="Unknown">
        <w:r w:rsidRPr="00BE5737">
          <w:rPr>
            <w:rFonts w:ascii="Times New Roman" w:eastAsiaTheme="minorEastAsia" w:hAnsi="Times New Roman" w:cs="Times New Roman"/>
            <w:sz w:val="24"/>
            <w:szCs w:val="24"/>
            <w:lang w:val="en-CA"/>
          </w:rPr>
          <w:t xml:space="preserve">s that predict recruitment from spawning biomass. </w:t>
        </w:r>
      </w:ins>
      <w:r w:rsidRPr="00BE5737">
        <w:rPr>
          <w:rFonts w:ascii="Times New Roman" w:eastAsiaTheme="minorEastAsia" w:hAnsi="Times New Roman" w:cs="Times New Roman"/>
          <w:sz w:val="24"/>
          <w:szCs w:val="24"/>
          <w:lang w:val="en-CA"/>
        </w:rPr>
        <w:t xml:space="preserve">Spawning stock biomass is calculated from moved stock numbers in the previous year, and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prior to spawning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w:t>
      </w:r>
      <w:proofErr w:type="spellStart"/>
      <w:r w:rsidRPr="00BE5737">
        <w:rPr>
          <w:rFonts w:ascii="Times New Roman" w:eastAsiaTheme="minorEastAsia" w:hAnsi="Times New Roman" w:cs="Times New Roman"/>
          <w:i/>
          <w:sz w:val="24"/>
          <w:szCs w:val="24"/>
          <w:lang w:val="en-CA"/>
        </w:rPr>
        <w:t>ms</w:t>
      </w:r>
      <w:proofErr w:type="spellEnd"/>
      <w:proofErr w:type="gramStart"/>
      <w:r w:rsidRPr="00BE5737">
        <w:rPr>
          <w:rFonts w:ascii="Times New Roman" w:eastAsiaTheme="minorEastAsia" w:hAnsi="Times New Roman" w:cs="Times New Roman"/>
          <w:sz w:val="24"/>
          <w:szCs w:val="24"/>
          <w:lang w:val="en-CA"/>
        </w:rPr>
        <w:t>,  weight</w:t>
      </w:r>
      <w:proofErr w:type="gramEnd"/>
      <w:r w:rsidRPr="00BE5737">
        <w:rPr>
          <w:rFonts w:ascii="Times New Roman" w:eastAsiaTheme="minorEastAsia" w:hAnsi="Times New Roman" w:cs="Times New Roman"/>
          <w:sz w:val="24"/>
          <w:szCs w:val="24"/>
          <w:lang w:val="en-CA"/>
        </w:rPr>
        <w:t xml:space="preserve"> of individuals at age </w:t>
      </w:r>
      <w:r w:rsidRPr="00BE5737">
        <w:rPr>
          <w:rFonts w:ascii="Times New Roman" w:eastAsiaTheme="minorEastAsia" w:hAnsi="Times New Roman" w:cs="Times New Roman"/>
          <w:i/>
          <w:sz w:val="24"/>
          <w:szCs w:val="24"/>
          <w:lang w:val="en-CA"/>
        </w:rPr>
        <w:t>w</w:t>
      </w:r>
      <w:r w:rsidRPr="00BE5737">
        <w:rPr>
          <w:rFonts w:ascii="Times New Roman" w:eastAsiaTheme="minorEastAsia" w:hAnsi="Times New Roman" w:cs="Times New Roman"/>
          <w:sz w:val="24"/>
          <w:szCs w:val="24"/>
          <w:lang w:val="en-CA"/>
        </w:rPr>
        <w:t xml:space="preserve">, and the fraction of individuals mature at age </w:t>
      </w:r>
      <w:r w:rsidRPr="00BE5737">
        <w:rPr>
          <w:rFonts w:ascii="Times New Roman" w:eastAsiaTheme="minorEastAsia" w:hAnsi="Times New Roman" w:cs="Times New Roman"/>
          <w:i/>
          <w:sz w:val="24"/>
          <w:szCs w:val="24"/>
          <w:lang w:val="en-CA"/>
        </w:rPr>
        <w:t>mat</w:t>
      </w:r>
      <w:r w:rsidRPr="00BE5737">
        <w:rPr>
          <w:rFonts w:ascii="Times New Roman" w:eastAsiaTheme="minorEastAsia" w:hAnsi="Times New Roman" w:cs="Times New Roman"/>
          <w:sz w:val="24"/>
          <w:szCs w:val="24"/>
          <w:lang w:val="en-CA"/>
        </w:rPr>
        <w:t xml:space="preserve">: </w:t>
      </w:r>
    </w:p>
    <w:p w14:paraId="7C14C05E" w14:textId="77777777" w:rsidR="00BE5737" w:rsidRPr="00BE5737" w:rsidRDefault="00BE5737" w:rsidP="00BE5737">
      <w:pPr>
        <w:jc w:val="both"/>
        <w:rPr>
          <w:rFonts w:ascii="Times New Roman" w:eastAsiaTheme="minorEastAsia" w:hAnsi="Times New Roman" w:cs="Times New Roman"/>
          <w:sz w:val="24"/>
          <w:szCs w:val="24"/>
          <w:lang w:val="en-CA"/>
        </w:rPr>
      </w:pPr>
    </w:p>
    <w:p w14:paraId="4324BFF3" w14:textId="77777777" w:rsidR="00BE5737" w:rsidRPr="00BE5737" w:rsidRDefault="005634D5"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rs</m:t>
                </m:r>
              </m:sub>
              <m:sup/>
              <m:e>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y-1</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w:t>
      </w:r>
      <w:commentRangeStart w:id="169"/>
      <w:r w:rsidR="00BE5737" w:rsidRPr="00BE5737">
        <w:rPr>
          <w:rFonts w:ascii="Times New Roman" w:eastAsiaTheme="minorEastAsia" w:hAnsi="Times New Roman" w:cs="Times New Roman"/>
          <w:sz w:val="24"/>
          <w:szCs w:val="24"/>
          <w:lang w:val="en-CA"/>
        </w:rPr>
        <w:t>8</w:t>
      </w:r>
      <w:commentRangeEnd w:id="169"/>
      <w:r w:rsidR="00BE5737" w:rsidRPr="00BE5737">
        <w:rPr>
          <w:sz w:val="16"/>
          <w:szCs w:val="16"/>
        </w:rPr>
        <w:commentReference w:id="169"/>
      </w:r>
      <w:r w:rsidR="00BE5737" w:rsidRPr="00BE5737">
        <w:rPr>
          <w:rFonts w:ascii="Times New Roman" w:eastAsiaTheme="minorEastAsia" w:hAnsi="Times New Roman" w:cs="Times New Roman"/>
          <w:sz w:val="24"/>
          <w:szCs w:val="24"/>
          <w:lang w:val="en-CA"/>
        </w:rPr>
        <w:t>)</w:t>
      </w:r>
    </w:p>
    <w:p w14:paraId="73E49308" w14:textId="77777777" w:rsidR="00BE5737" w:rsidRPr="00BE5737" w:rsidRDefault="00BE5737" w:rsidP="00BE5737">
      <w:pPr>
        <w:jc w:val="both"/>
        <w:rPr>
          <w:rFonts w:ascii="Times New Roman" w:eastAsiaTheme="minorEastAsia" w:hAnsi="Times New Roman" w:cs="Times New Roman"/>
          <w:sz w:val="24"/>
          <w:szCs w:val="24"/>
          <w:lang w:val="en-CA"/>
        </w:rPr>
      </w:pPr>
    </w:p>
    <w:p w14:paraId="22E99E3B" w14:textId="77777777" w:rsidR="00BE5737" w:rsidRPr="00BE5737" w:rsidRDefault="00BE5737" w:rsidP="00BE5737">
      <w:pPr>
        <w:jc w:val="both"/>
        <w:rPr>
          <w:rFonts w:ascii="Times New Roman" w:eastAsiaTheme="minorEastAsia" w:hAnsi="Times New Roman" w:cs="Times New Roman"/>
          <w:sz w:val="24"/>
          <w:szCs w:val="24"/>
          <w:lang w:val="en-CA"/>
        </w:rPr>
      </w:pPr>
      <w:proofErr w:type="gramStart"/>
      <w:r w:rsidRPr="00BE5737">
        <w:rPr>
          <w:rFonts w:ascii="Times New Roman" w:eastAsiaTheme="minorEastAsia" w:hAnsi="Times New Roman" w:cs="Times New Roman"/>
          <w:sz w:val="24"/>
          <w:szCs w:val="24"/>
          <w:lang w:val="en-CA"/>
        </w:rPr>
        <w:t>where</w:t>
      </w:r>
      <w:proofErr w:type="gramEnd"/>
      <w:r w:rsidRPr="00BE5737">
        <w:rPr>
          <w:rFonts w:ascii="Times New Roman" w:eastAsiaTheme="minorEastAsia" w:hAnsi="Times New Roman" w:cs="Times New Roman"/>
          <w:sz w:val="24"/>
          <w:szCs w:val="24"/>
          <w:lang w:val="en-CA"/>
        </w:rPr>
        <w:t xml:space="preserve"> weight is calculated from length at age </w:t>
      </w:r>
      <w:r w:rsidRPr="00BE5737">
        <w:rPr>
          <w:rFonts w:ascii="Times New Roman" w:eastAsiaTheme="minorEastAsia" w:hAnsi="Times New Roman" w:cs="Times New Roman"/>
          <w:i/>
          <w:sz w:val="24"/>
          <w:szCs w:val="24"/>
          <w:lang w:val="en-CA"/>
        </w:rPr>
        <w:t>l</w:t>
      </w:r>
      <w:r w:rsidRPr="00BE5737">
        <w:rPr>
          <w:rFonts w:ascii="Times New Roman" w:eastAsiaTheme="minorEastAsia" w:hAnsi="Times New Roman" w:cs="Times New Roman"/>
          <w:sz w:val="24"/>
          <w:szCs w:val="24"/>
          <w:lang w:val="en-CA"/>
        </w:rPr>
        <w:t xml:space="preserve">: </w:t>
      </w:r>
    </w:p>
    <w:p w14:paraId="77680EBA" w14:textId="77777777" w:rsidR="00BE5737" w:rsidRPr="00BE5737" w:rsidRDefault="00BE5737" w:rsidP="00BE5737">
      <w:pPr>
        <w:jc w:val="both"/>
        <w:rPr>
          <w:rFonts w:ascii="Times New Roman" w:eastAsiaTheme="minorEastAsia" w:hAnsi="Times New Roman" w:cs="Times New Roman"/>
          <w:sz w:val="24"/>
          <w:szCs w:val="24"/>
          <w:lang w:val="en-CA"/>
        </w:rPr>
      </w:pPr>
    </w:p>
    <w:p w14:paraId="6E09F8D8" w14:textId="77777777" w:rsidR="00BE5737" w:rsidRPr="00BE5737" w:rsidRDefault="005634D5"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α</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β</m:t>
                </m:r>
              </m:e>
              <m:sub>
                <m:r>
                  <w:rPr>
                    <w:rFonts w:ascii="Cambria Math" w:eastAsiaTheme="minorEastAsia" w:hAnsi="Cambria Math" w:cs="Times New Roman"/>
                    <w:sz w:val="24"/>
                    <w:szCs w:val="24"/>
                    <w:lang w:val="en-CA"/>
                  </w:rPr>
                  <m:t>s</m:t>
                </m:r>
              </m:sub>
            </m:sSub>
          </m:sup>
        </m:sSubSup>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(3.9)</w:t>
      </w:r>
    </w:p>
    <w:p w14:paraId="0F9C594D" w14:textId="77777777" w:rsidR="00BE5737" w:rsidRPr="00BE5737" w:rsidRDefault="00BE5737" w:rsidP="00BE5737">
      <w:pPr>
        <w:jc w:val="both"/>
        <w:rPr>
          <w:rFonts w:ascii="Times New Roman" w:eastAsiaTheme="minorEastAsia" w:hAnsi="Times New Roman" w:cs="Times New Roman"/>
          <w:sz w:val="24"/>
          <w:szCs w:val="24"/>
          <w:lang w:val="en-CA"/>
        </w:rPr>
      </w:pPr>
    </w:p>
    <w:p w14:paraId="7C1AA8EC" w14:textId="77777777" w:rsidR="00BE5737" w:rsidRPr="00BE5737" w:rsidRDefault="00BE5737" w:rsidP="00BE5737">
      <w:pPr>
        <w:jc w:val="both"/>
        <w:rPr>
          <w:rFonts w:ascii="Times New Roman" w:eastAsiaTheme="minorEastAsia" w:hAnsi="Times New Roman" w:cs="Times New Roman"/>
          <w:sz w:val="24"/>
          <w:szCs w:val="24"/>
          <w:lang w:val="en-CA"/>
        </w:rPr>
      </w:pPr>
      <w:proofErr w:type="gramStart"/>
      <w:r w:rsidRPr="00BE5737">
        <w:rPr>
          <w:rFonts w:ascii="Times New Roman" w:eastAsiaTheme="minorEastAsia" w:hAnsi="Times New Roman" w:cs="Times New Roman"/>
          <w:sz w:val="24"/>
          <w:szCs w:val="24"/>
          <w:lang w:val="en-CA"/>
        </w:rPr>
        <w:t>and</w:t>
      </w:r>
      <w:proofErr w:type="gramEnd"/>
      <w:r w:rsidRPr="00BE5737">
        <w:rPr>
          <w:rFonts w:ascii="Times New Roman" w:eastAsiaTheme="minorEastAsia" w:hAnsi="Times New Roman" w:cs="Times New Roman"/>
          <w:sz w:val="24"/>
          <w:szCs w:val="24"/>
          <w:lang w:val="en-CA"/>
        </w:rPr>
        <w:t xml:space="preserve"> the fraction mature at age is assumed to be a logistic function of age with parameters for the age at 50% maturity </w:t>
      </w:r>
      <w:r w:rsidRPr="00BE5737">
        <w:rPr>
          <w:rFonts w:ascii="Times New Roman" w:eastAsiaTheme="minorEastAsia" w:hAnsi="Times New Roman" w:cs="Times New Roman"/>
          <w:i/>
          <w:sz w:val="24"/>
          <w:szCs w:val="24"/>
          <w:lang w:val="en-CA"/>
        </w:rPr>
        <w:t>γ</w:t>
      </w:r>
      <w:r w:rsidRPr="00BE5737">
        <w:rPr>
          <w:rFonts w:ascii="Times New Roman" w:eastAsiaTheme="minorEastAsia" w:hAnsi="Times New Roman" w:cs="Times New Roman"/>
          <w:sz w:val="24"/>
          <w:szCs w:val="24"/>
          <w:lang w:val="en-CA"/>
        </w:rPr>
        <w:t xml:space="preserve">, and slope </w:t>
      </w:r>
      <w:r w:rsidRPr="00BE5737">
        <w:rPr>
          <w:rFonts w:ascii="Times New Roman" w:eastAsiaTheme="minorEastAsia" w:hAnsi="Times New Roman" w:cs="Times New Roman"/>
          <w:i/>
          <w:sz w:val="24"/>
          <w:szCs w:val="24"/>
          <w:lang w:val="en-CA"/>
        </w:rPr>
        <w:t>ϑ</w:t>
      </w:r>
      <w:r w:rsidRPr="00BE5737">
        <w:rPr>
          <w:rFonts w:ascii="Times New Roman" w:eastAsiaTheme="minorEastAsia" w:hAnsi="Times New Roman" w:cs="Times New Roman"/>
          <w:sz w:val="24"/>
          <w:szCs w:val="24"/>
          <w:lang w:val="en-CA"/>
        </w:rPr>
        <w:t>:</w:t>
      </w:r>
    </w:p>
    <w:p w14:paraId="25CF70A7" w14:textId="77777777" w:rsidR="00BE5737" w:rsidRPr="00BE5737" w:rsidRDefault="00BE5737" w:rsidP="00BE5737">
      <w:pPr>
        <w:jc w:val="both"/>
        <w:rPr>
          <w:rFonts w:ascii="Times New Roman" w:eastAsiaTheme="minorEastAsia" w:hAnsi="Times New Roman" w:cs="Times New Roman"/>
          <w:sz w:val="24"/>
          <w:szCs w:val="24"/>
          <w:lang w:val="en-CA"/>
        </w:rPr>
      </w:pPr>
    </w:p>
    <w:p w14:paraId="2221875E" w14:textId="77777777" w:rsidR="00BE5737" w:rsidRPr="00BE5737" w:rsidRDefault="005634D5"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f>
                      <m:fPr>
                        <m:type m:val="lin"/>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γ</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ϑ</m:t>
                            </m:r>
                          </m:e>
                          <m:sub>
                            <m:r>
                              <w:rPr>
                                <w:rFonts w:ascii="Cambria Math" w:eastAsiaTheme="minorEastAsia" w:hAnsi="Cambria Math" w:cs="Times New Roman"/>
                                <w:sz w:val="24"/>
                                <w:szCs w:val="24"/>
                                <w:lang w:val="en-CA"/>
                              </w:rPr>
                              <m:t>s</m:t>
                            </m:r>
                          </m:sub>
                        </m:sSub>
                      </m:den>
                    </m:f>
                  </m:sup>
                </m:sSup>
              </m:e>
            </m:d>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(3.10)</w:t>
      </w:r>
    </w:p>
    <w:p w14:paraId="7B52ECAC" w14:textId="77777777" w:rsidR="00BE5737" w:rsidRPr="00BE5737" w:rsidRDefault="00BE5737" w:rsidP="00BE5737">
      <w:pPr>
        <w:jc w:val="both"/>
        <w:rPr>
          <w:rFonts w:ascii="Times New Roman" w:eastAsiaTheme="minorEastAsia" w:hAnsi="Times New Roman" w:cs="Times New Roman"/>
          <w:sz w:val="24"/>
          <w:szCs w:val="24"/>
          <w:lang w:val="en-CA"/>
        </w:rPr>
      </w:pPr>
    </w:p>
    <w:p w14:paraId="374E8649"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Stock numbers for </w:t>
      </w:r>
      <w:proofErr w:type="spellStart"/>
      <w:r w:rsidRPr="00BE5737">
        <w:rPr>
          <w:rFonts w:ascii="Times New Roman" w:eastAsiaTheme="minorEastAsia" w:hAnsi="Times New Roman" w:cs="Times New Roman"/>
          <w:sz w:val="24"/>
          <w:szCs w:val="24"/>
          <w:lang w:val="en-CA"/>
        </w:rPr>
        <w:t>subyears</w:t>
      </w:r>
      <w:proofErr w:type="spellEnd"/>
      <w:r w:rsidRPr="00BE5737">
        <w:rPr>
          <w:rFonts w:ascii="Times New Roman" w:eastAsiaTheme="minorEastAsia" w:hAnsi="Times New Roman" w:cs="Times New Roman"/>
          <w:sz w:val="24"/>
          <w:szCs w:val="24"/>
          <w:lang w:val="en-CA"/>
        </w:rPr>
        <w:t xml:space="preserve"> that are not the first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of the year and are not the spawning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are calculated:</w:t>
      </w:r>
    </w:p>
    <w:p w14:paraId="5A82657A" w14:textId="77777777" w:rsidR="00BE5737" w:rsidRPr="00BE5737" w:rsidRDefault="00BE5737" w:rsidP="00BE5737">
      <w:pPr>
        <w:jc w:val="both"/>
        <w:rPr>
          <w:rFonts w:ascii="Times New Roman" w:eastAsiaTheme="minorEastAsia" w:hAnsi="Times New Roman" w:cs="Times New Roman"/>
          <w:sz w:val="24"/>
          <w:szCs w:val="24"/>
          <w:lang w:val="en-CA"/>
        </w:rPr>
      </w:pPr>
    </w:p>
    <w:p w14:paraId="577BD3AF" w14:textId="77777777" w:rsidR="00BE5737" w:rsidRPr="00BE5737" w:rsidRDefault="005634D5" w:rsidP="00BE5737">
      <w:pPr>
        <w:jc w:val="both"/>
        <w:rPr>
          <w:rFonts w:ascii="Times New Roman" w:eastAsiaTheme="minorEastAsia" w:hAnsi="Times New Roman" w:cs="Times New Roman"/>
          <w:b/>
          <w:bCs/>
          <w:sz w:val="24"/>
          <w:szCs w:val="24"/>
          <w:lang w:val="en-CA"/>
        </w:rPr>
      </w:pPr>
      <m:oMath>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acc>
              <m:accPr>
                <m:chr m:val="⃗"/>
                <m:ctrlPr>
                  <w:rPr>
                    <w:rFonts w:ascii="Cambria Math" w:eastAsiaTheme="minorEastAsia" w:hAnsi="Cambria Math" w:cs="Times New Roman"/>
                    <w:b/>
                    <w:bCs/>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
                <w:bCs/>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oMath>
      <w:r w:rsidR="00BE5737" w:rsidRPr="00BE5737">
        <w:rPr>
          <w:rFonts w:ascii="Times New Roman" w:eastAsiaTheme="minorEastAsia" w:hAnsi="Times New Roman" w:cs="Times New Roman"/>
          <w:b/>
          <w:bCs/>
          <w:sz w:val="24"/>
          <w:szCs w:val="24"/>
          <w:lang w:val="en-CA"/>
        </w:rPr>
        <w:t xml:space="preserve"> </w:t>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
          <w:bCs/>
          <w:sz w:val="24"/>
          <w:szCs w:val="24"/>
          <w:lang w:val="en-CA"/>
        </w:rPr>
        <w:tab/>
      </w:r>
      <w:r w:rsidR="00BE5737" w:rsidRPr="00BE5737">
        <w:rPr>
          <w:rFonts w:ascii="Times New Roman" w:eastAsiaTheme="minorEastAsia" w:hAnsi="Times New Roman" w:cs="Times New Roman"/>
          <w:bCs/>
          <w:sz w:val="24"/>
          <w:szCs w:val="24"/>
          <w:lang w:val="en-CA"/>
        </w:rPr>
        <w:t>(3.11)</w:t>
      </w:r>
    </w:p>
    <w:p w14:paraId="4474BCA9" w14:textId="77777777" w:rsidR="00BE5737" w:rsidRPr="00BE5737" w:rsidRDefault="00BE5737" w:rsidP="00BE5737">
      <w:pPr>
        <w:jc w:val="both"/>
        <w:rPr>
          <w:rFonts w:ascii="Times New Roman" w:eastAsiaTheme="minorEastAsia" w:hAnsi="Times New Roman" w:cs="Times New Roman"/>
          <w:sz w:val="24"/>
          <w:szCs w:val="24"/>
          <w:lang w:val="en-CA"/>
        </w:rPr>
      </w:pPr>
    </w:p>
    <w:p w14:paraId="4D76824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In each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after mortality and recruitment, fish are moved according to an age-specific Markov transition matrix </w:t>
      </w:r>
      <w:proofErr w:type="spellStart"/>
      <w:r w:rsidRPr="00BE5737">
        <w:rPr>
          <w:rFonts w:ascii="Times New Roman" w:eastAsiaTheme="minorEastAsia" w:hAnsi="Times New Roman" w:cs="Times New Roman"/>
          <w:i/>
          <w:sz w:val="24"/>
          <w:szCs w:val="24"/>
          <w:lang w:val="en-CA"/>
        </w:rPr>
        <w:t>mov</w:t>
      </w:r>
      <w:proofErr w:type="spellEnd"/>
      <w:r w:rsidRPr="00BE5737">
        <w:rPr>
          <w:rFonts w:ascii="Times New Roman" w:eastAsiaTheme="minorEastAsia" w:hAnsi="Times New Roman" w:cs="Times New Roman"/>
          <w:sz w:val="24"/>
          <w:szCs w:val="24"/>
          <w:lang w:val="en-CA"/>
        </w:rPr>
        <w:t xml:space="preserve"> that represents the probability of a fish moving from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at the end of the </w:t>
      </w:r>
      <w:proofErr w:type="spellStart"/>
      <w:r w:rsidRPr="00BE5737">
        <w:rPr>
          <w:rFonts w:ascii="Times New Roman" w:eastAsiaTheme="minorEastAsia" w:hAnsi="Times New Roman" w:cs="Times New Roman"/>
          <w:sz w:val="24"/>
          <w:szCs w:val="24"/>
          <w:lang w:val="en-CA"/>
        </w:rPr>
        <w:t>subyear</w:t>
      </w:r>
      <w:proofErr w:type="spellEnd"/>
      <w:r w:rsidRPr="00BE5737">
        <w:rPr>
          <w:rFonts w:ascii="Times New Roman" w:eastAsiaTheme="minorEastAsia" w:hAnsi="Times New Roman" w:cs="Times New Roman"/>
          <w:sz w:val="24"/>
          <w:szCs w:val="24"/>
          <w:lang w:val="en-CA"/>
        </w:rPr>
        <w:t xml:space="preserv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w:t>
      </w:r>
    </w:p>
    <w:p w14:paraId="567194D2" w14:textId="77777777" w:rsidR="00BE5737" w:rsidRPr="00BE5737" w:rsidRDefault="00BE5737" w:rsidP="00BE5737">
      <w:pPr>
        <w:jc w:val="both"/>
        <w:rPr>
          <w:rFonts w:ascii="Times New Roman" w:eastAsiaTheme="minorEastAsia" w:hAnsi="Times New Roman" w:cs="Times New Roman"/>
          <w:sz w:val="24"/>
          <w:szCs w:val="24"/>
          <w:lang w:val="en-CA"/>
        </w:rPr>
      </w:pPr>
    </w:p>
    <w:p w14:paraId="5E6715C0" w14:textId="77777777" w:rsidR="00BE5737" w:rsidRPr="00BE5737" w:rsidRDefault="005634D5"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k</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(3.12)</w:t>
      </w:r>
    </w:p>
    <w:p w14:paraId="33BA624F" w14:textId="77777777" w:rsidR="00BE5737" w:rsidRPr="00BE5737" w:rsidRDefault="00BE5737" w:rsidP="00BE5737">
      <w:pPr>
        <w:jc w:val="both"/>
        <w:rPr>
          <w:rFonts w:ascii="Times New Roman" w:eastAsiaTheme="minorEastAsia" w:hAnsi="Times New Roman" w:cs="Times New Roman"/>
          <w:sz w:val="24"/>
          <w:szCs w:val="24"/>
          <w:lang w:val="en-CA"/>
        </w:rPr>
      </w:pPr>
    </w:p>
    <w:p w14:paraId="105A3855"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The movement matrix is calculated from a log-space matrix </w:t>
      </w:r>
      <w:proofErr w:type="spellStart"/>
      <w:r w:rsidRPr="00BE5737">
        <w:rPr>
          <w:rFonts w:ascii="Times New Roman" w:eastAsiaTheme="minorEastAsia" w:hAnsi="Times New Roman" w:cs="Times New Roman"/>
          <w:i/>
          <w:sz w:val="24"/>
          <w:szCs w:val="24"/>
          <w:lang w:val="en-CA"/>
        </w:rPr>
        <w:t>lnmov</w:t>
      </w:r>
      <w:proofErr w:type="spellEnd"/>
      <w:r w:rsidRPr="00BE5737">
        <w:rPr>
          <w:rFonts w:ascii="Times New Roman" w:eastAsiaTheme="minorEastAsia" w:hAnsi="Times New Roman" w:cs="Times New Roman"/>
          <w:sz w:val="24"/>
          <w:szCs w:val="24"/>
          <w:lang w:val="en-CA"/>
        </w:rPr>
        <w:t xml:space="preserve"> and a logit model to ensure each row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sums to 1:</w:t>
      </w:r>
    </w:p>
    <w:p w14:paraId="702FE13A" w14:textId="77777777" w:rsidR="00BE5737" w:rsidRPr="00BE5737" w:rsidRDefault="00BE5737" w:rsidP="00BE5737">
      <w:pPr>
        <w:jc w:val="both"/>
        <w:rPr>
          <w:rFonts w:ascii="Times New Roman" w:eastAsiaTheme="minorEastAsia" w:hAnsi="Times New Roman" w:cs="Times New Roman"/>
          <w:sz w:val="24"/>
          <w:szCs w:val="24"/>
          <w:lang w:val="en-CA"/>
        </w:rPr>
      </w:pPr>
    </w:p>
    <w:p w14:paraId="77E071CB" w14:textId="77777777" w:rsidR="00BE5737" w:rsidRPr="00BE5737" w:rsidRDefault="005634D5"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den>
        </m:f>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(3.13)</w:t>
      </w:r>
    </w:p>
    <w:p w14:paraId="787A5F05" w14:textId="77777777" w:rsidR="00BE5737" w:rsidRPr="00BE5737" w:rsidRDefault="00BE5737" w:rsidP="00BE5737">
      <w:pPr>
        <w:jc w:val="both"/>
        <w:rPr>
          <w:rFonts w:ascii="Times New Roman" w:eastAsiaTheme="minorEastAsia" w:hAnsi="Times New Roman" w:cs="Times New Roman"/>
          <w:sz w:val="24"/>
          <w:szCs w:val="24"/>
          <w:lang w:val="en-CA"/>
        </w:rPr>
      </w:pPr>
    </w:p>
    <w:p w14:paraId="099C40C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Size/age stratification for movement models will initially be attempted for three age groups: 0-2, 3-8 and 9+ years (this will be kept the same for the Western Atlantic and the Eastern Atlantic/Mediterranean, but should be re-evaluated for the East as future data become available).</w:t>
      </w:r>
    </w:p>
    <w:p w14:paraId="4A6DAC71" w14:textId="77777777" w:rsidR="00BE5737" w:rsidRPr="00BE5737" w:rsidRDefault="00BE5737" w:rsidP="00BE5737">
      <w:pPr>
        <w:jc w:val="both"/>
        <w:rPr>
          <w:rFonts w:ascii="Times New Roman" w:eastAsiaTheme="minorEastAsia" w:hAnsi="Times New Roman" w:cs="Times New Roman"/>
          <w:sz w:val="24"/>
          <w:szCs w:val="24"/>
          <w:lang w:val="en-CA"/>
        </w:rPr>
      </w:pPr>
    </w:p>
    <w:p w14:paraId="6C7D53F3"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Movements from an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to an area </w:t>
      </w:r>
      <w:r w:rsidRPr="00BE5737">
        <w:rPr>
          <w:rFonts w:ascii="Times New Roman" w:eastAsiaTheme="minorEastAsia" w:hAnsi="Times New Roman" w:cs="Times New Roman"/>
          <w:i/>
          <w:sz w:val="24"/>
          <w:szCs w:val="24"/>
          <w:lang w:val="en-CA"/>
        </w:rPr>
        <w:t>r</w:t>
      </w:r>
      <w:r w:rsidRPr="00BE5737">
        <w:rPr>
          <w:rFonts w:ascii="Times New Roman" w:eastAsiaTheme="minorEastAsia" w:hAnsi="Times New Roman" w:cs="Times New Roman"/>
          <w:sz w:val="24"/>
          <w:szCs w:val="24"/>
          <w:lang w:val="en-CA"/>
        </w:rPr>
        <w:t xml:space="preserve"> that are considered to be implausible (e.g. from the Eastern Mediterranean to the Gulf of Mexico) are assigned a large negative number (essentially zero movement) in corresponding cells in these movement matrices. For each area </w:t>
      </w:r>
      <w:r w:rsidRPr="00BE5737">
        <w:rPr>
          <w:rFonts w:ascii="Times New Roman" w:eastAsiaTheme="minorEastAsia" w:hAnsi="Times New Roman" w:cs="Times New Roman"/>
          <w:i/>
          <w:sz w:val="24"/>
          <w:szCs w:val="24"/>
          <w:lang w:val="en-CA"/>
        </w:rPr>
        <w:t>k,</w:t>
      </w:r>
      <w:r w:rsidRPr="00BE5737">
        <w:rPr>
          <w:rFonts w:ascii="Times New Roman" w:eastAsiaTheme="minorEastAsia" w:hAnsi="Times New Roman" w:cs="Times New Roman"/>
          <w:sz w:val="24"/>
          <w:szCs w:val="24"/>
          <w:lang w:val="en-CA"/>
        </w:rPr>
        <w:t xml:space="preserve"> from which individuals can move, one value is assigned zero and all other possible movements are assigned an estimated parameter </w:t>
      </w:r>
      <w:r w:rsidRPr="00BE5737">
        <w:rPr>
          <w:rFonts w:ascii="Times New Roman" w:eastAsiaTheme="minorEastAsia" w:hAnsi="Times New Roman" w:cs="Times New Roman"/>
          <w:i/>
          <w:sz w:val="24"/>
          <w:szCs w:val="24"/>
          <w:lang w:val="en-CA"/>
        </w:rPr>
        <w:t xml:space="preserve">ψ </w:t>
      </w:r>
      <w:r w:rsidRPr="00BE5737">
        <w:rPr>
          <w:rFonts w:ascii="Times New Roman" w:eastAsiaTheme="minorEastAsia" w:hAnsi="Times New Roman" w:cs="Times New Roman"/>
          <w:sz w:val="24"/>
          <w:szCs w:val="24"/>
          <w:lang w:val="en-CA"/>
        </w:rPr>
        <w:t>(since rows must sum to 1, there is one less degree of freedom):</w:t>
      </w:r>
    </w:p>
    <w:p w14:paraId="1F0A7682" w14:textId="77777777" w:rsidR="00BE5737" w:rsidRPr="00BE5737" w:rsidRDefault="00BE5737" w:rsidP="00BE5737">
      <w:pPr>
        <w:jc w:val="both"/>
        <w:rPr>
          <w:rFonts w:ascii="Times New Roman" w:eastAsiaTheme="minorEastAsia" w:hAnsi="Times New Roman" w:cs="Times New Roman"/>
          <w:sz w:val="24"/>
          <w:szCs w:val="24"/>
          <w:lang w:val="en-CA"/>
        </w:rPr>
      </w:pPr>
    </w:p>
    <w:p w14:paraId="6F711BFC" w14:textId="77777777" w:rsidR="00BE5737" w:rsidRPr="00BE5737" w:rsidRDefault="005634D5" w:rsidP="00BE5737">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s,m,a,k,r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bCs/>
                <w:i/>
                <w:sz w:val="24"/>
                <w:szCs w:val="24"/>
                <w:lang w:val="en-CA"/>
              </w:rPr>
            </m:ctrlPr>
          </m:dPr>
          <m:e>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-1E10</m:t>
                  </m:r>
                </m:e>
              </m:mr>
              <m:mr>
                <m:e>
                  <m:r>
                    <w:rPr>
                      <w:rFonts w:ascii="Cambria Math" w:eastAsiaTheme="minorEastAsia" w:hAnsi="Cambria Math" w:cs="Times New Roman"/>
                      <w:sz w:val="24"/>
                      <w:szCs w:val="24"/>
                      <w:lang w:val="en-CA"/>
                    </w:rPr>
                    <m:t>0</m:t>
                  </m:r>
                </m:e>
              </m:mr>
              <m:m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Ψ</m:t>
                      </m:r>
                    </m:e>
                    <m:sub>
                      <m:r>
                        <w:rPr>
                          <w:rFonts w:ascii="Cambria Math" w:eastAsiaTheme="minorEastAsia" w:hAnsi="Cambria Math" w:cs="Times New Roman"/>
                          <w:sz w:val="24"/>
                          <w:szCs w:val="24"/>
                          <w:lang w:val="en-CA"/>
                        </w:rPr>
                        <m:t>s,m,k,r</m:t>
                      </m:r>
                    </m:sub>
                  </m:sSub>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no movement from k to r</m:t>
                  </m:r>
                </m:e>
              </m:mr>
              <m:mr>
                <m:e>
                  <m:r>
                    <w:rPr>
                      <w:rFonts w:ascii="Cambria Math" w:eastAsiaTheme="minorEastAsia" w:hAnsi="Cambria Math" w:cs="Times New Roman"/>
                      <w:sz w:val="24"/>
                      <w:szCs w:val="24"/>
                      <w:lang w:val="en-CA"/>
                    </w:rPr>
                    <m:t>first assigned possible movement from k to r</m:t>
                  </m:r>
                </m:e>
              </m:mr>
              <m:mr>
                <m:e>
                  <m:r>
                    <w:rPr>
                      <w:rFonts w:ascii="Cambria Math" w:eastAsiaTheme="minorEastAsia" w:hAnsi="Cambria Math" w:cs="Times New Roman"/>
                      <w:sz w:val="24"/>
                      <w:szCs w:val="24"/>
                      <w:lang w:val="en-CA"/>
                    </w:rPr>
                    <m:t>other possible movements from k to r</m:t>
                  </m:r>
                </m:e>
              </m:mr>
            </m:m>
          </m:e>
        </m:d>
      </m:oMath>
      <w:r w:rsidR="00BE5737" w:rsidRPr="00BE5737">
        <w:rPr>
          <w:rFonts w:ascii="Times New Roman" w:eastAsiaTheme="minorEastAsia" w:hAnsi="Times New Roman" w:cs="Times New Roman"/>
          <w:bCs/>
          <w:sz w:val="24"/>
          <w:szCs w:val="24"/>
          <w:lang w:val="en-CA"/>
        </w:rPr>
        <w:tab/>
        <w:t xml:space="preserve">  (3.14)</w:t>
      </w:r>
    </w:p>
    <w:p w14:paraId="614B8CAE" w14:textId="77777777" w:rsidR="00BE5737" w:rsidRPr="00BE5737" w:rsidRDefault="00BE5737" w:rsidP="00BE5737">
      <w:pPr>
        <w:jc w:val="both"/>
        <w:rPr>
          <w:rFonts w:ascii="Times New Roman" w:eastAsiaTheme="minorEastAsia" w:hAnsi="Times New Roman" w:cs="Times New Roman"/>
          <w:sz w:val="24"/>
          <w:szCs w:val="24"/>
          <w:lang w:val="en-CA"/>
        </w:rPr>
      </w:pPr>
    </w:p>
    <w:p w14:paraId="2A60CBE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This movement model can be simplified to estimate only those movements for which data have been observed (e.g.at least one tag track or conventional tagging observation). </w:t>
      </w:r>
    </w:p>
    <w:p w14:paraId="5E7B047B" w14:textId="77777777" w:rsidR="00BE5737" w:rsidRPr="00BE5737" w:rsidRDefault="00BE5737" w:rsidP="00BE5737">
      <w:pPr>
        <w:jc w:val="both"/>
        <w:rPr>
          <w:rFonts w:ascii="Times New Roman" w:eastAsiaTheme="minorEastAsia" w:hAnsi="Times New Roman" w:cs="Times New Roman"/>
          <w:sz w:val="24"/>
          <w:szCs w:val="24"/>
          <w:lang w:val="en-CA"/>
        </w:rPr>
      </w:pPr>
    </w:p>
    <w:p w14:paraId="3067B8ED"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t xml:space="preserve">Compared with spatially aggregated models, initialization is more complex for spatial models, particularly those that need to accommodate seasonal movement by age and may include regional spawning and recruitment. The equilibrium unfished age structure / spatial distribution cannot be calculated analytically. For any set of model parameters it is necessary to determine these numerically by iteratively multiplying an initial guess of age structure and spatial distribution by the movement matrix. The solution used here is to iterate the transition equations above (Equations 3.1, 3.6, 3.7, 3.11, 3.12) given a fishing mortality rate averaged over the first five years of model predictions until the spatial distribution of stock numbers converges for each of the </w:t>
      </w:r>
      <w:proofErr w:type="spellStart"/>
      <w:r w:rsidRPr="00BE5737">
        <w:rPr>
          <w:rFonts w:ascii="Times New Roman" w:eastAsiaTheme="minorEastAsia" w:hAnsi="Times New Roman" w:cs="Times New Roman"/>
          <w:sz w:val="24"/>
          <w:szCs w:val="24"/>
          <w:lang w:val="en-CA"/>
        </w:rPr>
        <w:t>subyears</w:t>
      </w:r>
      <w:proofErr w:type="spellEnd"/>
      <w:r w:rsidRPr="00BE5737">
        <w:rPr>
          <w:rFonts w:ascii="Times New Roman" w:eastAsiaTheme="minorEastAsia" w:hAnsi="Times New Roman" w:cs="Times New Roman"/>
          <w:sz w:val="24"/>
          <w:szCs w:val="24"/>
          <w:lang w:val="en-CA"/>
        </w:rPr>
        <w:t xml:space="preserve">. </w:t>
      </w:r>
    </w:p>
    <w:p w14:paraId="162E3890" w14:textId="77777777" w:rsidR="00BE5737" w:rsidRPr="00BE5737" w:rsidRDefault="00BE5737" w:rsidP="00BE5737">
      <w:pPr>
        <w:jc w:val="both"/>
        <w:rPr>
          <w:rFonts w:ascii="Times New Roman" w:eastAsiaTheme="minorEastAsia" w:hAnsi="Times New Roman" w:cs="Times New Roman"/>
          <w:sz w:val="24"/>
          <w:szCs w:val="24"/>
          <w:lang w:val="en-CA"/>
        </w:rPr>
      </w:pPr>
    </w:p>
    <w:p w14:paraId="063CA556" w14:textId="77777777" w:rsidR="00BE5737" w:rsidRPr="00BE5737" w:rsidRDefault="00BE5737" w:rsidP="00BE5737">
      <w:pPr>
        <w:jc w:val="both"/>
        <w:rPr>
          <w:rFonts w:ascii="Times New Roman" w:eastAsiaTheme="minorEastAsia" w:hAnsi="Times New Roman" w:cs="Times New Roman"/>
          <w:sz w:val="24"/>
          <w:szCs w:val="24"/>
          <w:lang w:val="en-CA"/>
        </w:rPr>
      </w:pPr>
      <w:r w:rsidRPr="00BE5737">
        <w:rPr>
          <w:rFonts w:ascii="Times New Roman" w:eastAsiaTheme="minorEastAsia" w:hAnsi="Times New Roman" w:cs="Times New Roman"/>
          <w:sz w:val="24"/>
          <w:szCs w:val="24"/>
          <w:lang w:val="en-CA"/>
        </w:rPr>
        <w:lastRenderedPageBreak/>
        <w:t xml:space="preserve">Prior to this iterative process an initial guess at the spatial and age structure of stock numbers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BE5737">
        <w:rPr>
          <w:rFonts w:ascii="Times New Roman" w:eastAsiaTheme="minorEastAsia" w:hAnsi="Times New Roman" w:cs="Times New Roman"/>
          <w:sz w:val="24"/>
          <w:szCs w:val="24"/>
          <w:lang w:val="en-CA"/>
        </w:rPr>
        <w:t xml:space="preserve"> is made based on the movement matrix and natural mortality rate at age </w:t>
      </w:r>
      <w:r w:rsidRPr="00BE5737">
        <w:rPr>
          <w:rFonts w:ascii="Times New Roman" w:eastAsiaTheme="minorEastAsia" w:hAnsi="Times New Roman" w:cs="Times New Roman"/>
          <w:i/>
          <w:sz w:val="24"/>
          <w:szCs w:val="24"/>
          <w:lang w:val="en-CA"/>
        </w:rPr>
        <w:t>M</w:t>
      </w:r>
      <w:r w:rsidRPr="00BE5737">
        <w:rPr>
          <w:rFonts w:ascii="Times New Roman" w:eastAsiaTheme="minorEastAsia" w:hAnsi="Times New Roman" w:cs="Times New Roman"/>
          <w:sz w:val="24"/>
          <w:szCs w:val="24"/>
          <w:lang w:val="en-CA"/>
        </w:rPr>
        <w:t xml:space="preserve">: </w:t>
      </w:r>
    </w:p>
    <w:p w14:paraId="5F9F907C" w14:textId="77777777" w:rsidR="00BE5737" w:rsidRPr="00BE5737" w:rsidRDefault="00BE5737" w:rsidP="00BE5737">
      <w:pPr>
        <w:jc w:val="both"/>
        <w:rPr>
          <w:rFonts w:ascii="Times New Roman" w:eastAsiaTheme="minorEastAsia" w:hAnsi="Times New Roman" w:cs="Times New Roman"/>
          <w:sz w:val="24"/>
          <w:szCs w:val="24"/>
          <w:lang w:val="en-CA"/>
        </w:rPr>
      </w:pPr>
    </w:p>
    <w:p w14:paraId="0776C063" w14:textId="77777777" w:rsidR="00BE5737" w:rsidRPr="00BE5737" w:rsidRDefault="005634D5" w:rsidP="00BE5737">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0</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m:rPr>
                <m:sty m:val="p"/>
              </m:rP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nary>
              <m:naryPr>
                <m:chr m:val="∑"/>
                <m:limLoc m:val="undOvr"/>
                <m:ctrlPr>
                  <w:rPr>
                    <w:rFonts w:ascii="Cambria Math" w:eastAsiaTheme="minorEastAsia" w:hAnsi="Cambria Math" w:cs="Times New Roman"/>
                    <w:sz w:val="24"/>
                    <w:szCs w:val="24"/>
                    <w:lang w:val="en-CA"/>
                  </w:rPr>
                </m:ctrlPr>
              </m:naryPr>
              <m:sub>
                <m:r>
                  <m:rPr>
                    <m:sty m:val="p"/>
                  </m:rPr>
                  <w:rPr>
                    <w:rFonts w:ascii="Cambria Math" w:eastAsiaTheme="minorEastAsia" w:hAnsi="Cambria Math" w:cs="Times New Roman"/>
                    <w:sz w:val="24"/>
                    <w:szCs w:val="24"/>
                    <w:lang w:val="en-CA"/>
                  </w:rPr>
                  <m:t>1</m:t>
                </m:r>
              </m:sub>
              <m:sup>
                <m:r>
                  <w:rPr>
                    <w:rFonts w:ascii="Cambria Math" w:eastAsiaTheme="minorEastAsia" w:hAnsi="Cambria Math" w:cs="Times New Roman"/>
                    <w:sz w:val="24"/>
                    <w:szCs w:val="24"/>
                    <w:lang w:val="en-CA"/>
                  </w:rPr>
                  <m:t>a</m:t>
                </m:r>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nary>
          </m:sup>
        </m:sSup>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den>
            </m:f>
            <m:sSub>
              <m:sSubPr>
                <m:ctrlPr>
                  <w:rPr>
                    <w:rFonts w:ascii="Cambria Math" w:eastAsiaTheme="minorEastAsia" w:hAnsi="Cambria Math" w:cs="Times New Roman"/>
                    <w:sz w:val="24"/>
                    <w:szCs w:val="24"/>
                    <w:lang w:val="en-CA"/>
                  </w:rPr>
                </m:ctrlPr>
              </m:sSubPr>
              <m:e>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BE5737" w:rsidRPr="00BE5737">
        <w:rPr>
          <w:rFonts w:ascii="Times New Roman" w:eastAsiaTheme="minorEastAsia" w:hAnsi="Times New Roman" w:cs="Times New Roman"/>
          <w:sz w:val="24"/>
          <w:szCs w:val="24"/>
          <w:lang w:val="en-CA"/>
        </w:rPr>
        <w:t xml:space="preserve"> </w:t>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r>
      <w:r w:rsidR="00BE5737" w:rsidRPr="00BE5737">
        <w:rPr>
          <w:rFonts w:ascii="Times New Roman" w:eastAsiaTheme="minorEastAsia" w:hAnsi="Times New Roman" w:cs="Times New Roman"/>
          <w:sz w:val="24"/>
          <w:szCs w:val="24"/>
          <w:lang w:val="en-CA"/>
        </w:rPr>
        <w:tab/>
        <w:t>(3.15)</w:t>
      </w:r>
    </w:p>
    <w:p w14:paraId="71BF598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54DB49EB"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In years prior to the initial model year (e.g. before 1961), historical catches </w:t>
      </w:r>
      <m:oMath>
        <m:acc>
          <m:accPr>
            <m:chr m:val="̅"/>
            <m:ctrlPr>
              <w:rPr>
                <w:rFonts w:ascii="Cambria Math" w:eastAsia="Times New Roman" w:hAnsi="Cambria Math" w:cs="Times New Roman"/>
                <w:i/>
                <w:sz w:val="24"/>
                <w:szCs w:val="24"/>
                <w:lang w:eastAsia="en-ZA"/>
              </w:rPr>
            </m:ctrlPr>
          </m:accPr>
          <m:e>
            <m:r>
              <w:rPr>
                <w:rFonts w:ascii="Cambria Math" w:eastAsia="Times New Roman" w:hAnsi="Cambria Math" w:cs="Times New Roman"/>
                <w:sz w:val="24"/>
                <w:szCs w:val="24"/>
                <w:lang w:eastAsia="en-ZA"/>
              </w:rPr>
              <m:t>C</m:t>
            </m:r>
          </m:e>
        </m:acc>
      </m:oMath>
      <w:r w:rsidRPr="00BE5737">
        <w:rPr>
          <w:rFonts w:ascii="Times New Roman" w:eastAsia="Times New Roman" w:hAnsi="Times New Roman" w:cs="Times New Roman"/>
          <w:sz w:val="24"/>
          <w:szCs w:val="24"/>
          <w:lang w:eastAsia="en-ZA"/>
        </w:rPr>
        <w:t xml:space="preserve"> for eastern and western areas (east/west of 45 degrees longitude) are used to initialize the model using stock reduction analysis (i.e. catches are removed without error from the asymptotic estimates of unfished </w:t>
      </w:r>
      <w:proofErr w:type="gramStart"/>
      <w:r w:rsidRPr="00BE5737">
        <w:rPr>
          <w:rFonts w:ascii="Times New Roman" w:eastAsia="Times New Roman" w:hAnsi="Times New Roman" w:cs="Times New Roman"/>
          <w:sz w:val="24"/>
          <w:szCs w:val="24"/>
          <w:lang w:eastAsia="en-ZA"/>
        </w:rPr>
        <w:t xml:space="preserve">numbers </w:t>
      </w:r>
      <w:proofErr w:type="gramEnd"/>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eastAsia="en-ZA"/>
        </w:rPr>
        <w:t xml:space="preserve">). Mean historical annual catches were divided up among areas and seasons assuming the same seasonal and spatial pattern of catches as the initial years of the modelled time series (e.g. 1961-1965). </w:t>
      </w:r>
    </w:p>
    <w:p w14:paraId="7BAF9229"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9872E46"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r w:rsidRPr="00BE5737">
        <w:rPr>
          <w:rFonts w:ascii="Times New Roman" w:eastAsia="Times New Roman" w:hAnsi="Times New Roman" w:cs="Times New Roman"/>
          <w:sz w:val="24"/>
          <w:szCs w:val="24"/>
          <w:lang w:eastAsia="en-ZA"/>
        </w:rPr>
        <w:t xml:space="preserve">Stock numbers for initialization years (e.g. 1901-1960) are calculated using the same equations (i.e. </w:t>
      </w:r>
      <w:proofErr w:type="spellStart"/>
      <w:r w:rsidRPr="00BE5737">
        <w:rPr>
          <w:rFonts w:ascii="Times New Roman" w:eastAsia="Times New Roman" w:hAnsi="Times New Roman" w:cs="Times New Roman"/>
          <w:sz w:val="24"/>
          <w:szCs w:val="24"/>
          <w:lang w:eastAsia="en-ZA"/>
        </w:rPr>
        <w:t>Eqn</w:t>
      </w:r>
      <w:proofErr w:type="spellEnd"/>
      <w:r w:rsidRPr="00BE5737">
        <w:rPr>
          <w:rFonts w:ascii="Times New Roman" w:eastAsia="Times New Roman" w:hAnsi="Times New Roman" w:cs="Times New Roman"/>
          <w:sz w:val="24"/>
          <w:szCs w:val="24"/>
          <w:lang w:eastAsia="en-ZA"/>
        </w:rPr>
        <w:t xml:space="preserve"> 3.11 and 3.12) as model years (e.g. 1961 – 2015). The exception is that rather than using effort data, </w:t>
      </w:r>
      <w:proofErr w:type="spellStart"/>
      <w:r w:rsidRPr="00BE5737">
        <w:rPr>
          <w:rFonts w:ascii="Times New Roman" w:eastAsia="Times New Roman" w:hAnsi="Times New Roman" w:cs="Times New Roman"/>
          <w:sz w:val="24"/>
          <w:szCs w:val="24"/>
          <w:lang w:eastAsia="en-ZA"/>
        </w:rPr>
        <w:t>selectivities</w:t>
      </w:r>
      <w:proofErr w:type="spellEnd"/>
      <w:r w:rsidRPr="00BE5737">
        <w:rPr>
          <w:rFonts w:ascii="Times New Roman" w:eastAsia="Times New Roman" w:hAnsi="Times New Roman" w:cs="Times New Roman"/>
          <w:sz w:val="24"/>
          <w:szCs w:val="24"/>
          <w:lang w:eastAsia="en-ZA"/>
        </w:rPr>
        <w:t xml:space="preserve"> and an inverse age-length key (</w:t>
      </w:r>
      <w:proofErr w:type="spellStart"/>
      <w:r w:rsidRPr="00BE5737">
        <w:rPr>
          <w:rFonts w:ascii="Times New Roman" w:eastAsia="Times New Roman" w:hAnsi="Times New Roman" w:cs="Times New Roman"/>
          <w:sz w:val="24"/>
          <w:szCs w:val="24"/>
          <w:lang w:eastAsia="en-ZA"/>
        </w:rPr>
        <w:t>Eqns</w:t>
      </w:r>
      <w:proofErr w:type="spellEnd"/>
      <w:r w:rsidRPr="00BE5737">
        <w:rPr>
          <w:rFonts w:ascii="Times New Roman" w:eastAsia="Times New Roman" w:hAnsi="Times New Roman" w:cs="Times New Roman"/>
          <w:sz w:val="24"/>
          <w:szCs w:val="24"/>
          <w:lang w:eastAsia="en-ZA"/>
        </w:rPr>
        <w:t xml:space="preserve"> 3.3 and 3.4), fishing mortality rate at age is derived from mean historical catches and the assumption is made that these are taken without error in the middle of the time step with natural mortality rate occurring both before and after fishing:</w:t>
      </w:r>
    </w:p>
    <w:p w14:paraId="7207052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25E6FB5" w14:textId="77777777" w:rsidR="00BE5737" w:rsidRPr="00BE5737" w:rsidRDefault="005634D5" w:rsidP="00BE5737">
      <w:pPr>
        <w:tabs>
          <w:tab w:val="left" w:pos="720"/>
          <w:tab w:val="right" w:pos="8460"/>
        </w:tabs>
        <w:jc w:val="both"/>
        <w:rPr>
          <w:rFonts w:ascii="Times New Roman" w:eastAsia="Times New Roman" w:hAnsi="Times New Roman" w:cs="Times New Roman"/>
          <w:sz w:val="24"/>
          <w:szCs w:val="24"/>
          <w:lang w:val="en-CA" w:eastAsia="en-ZA"/>
        </w:rPr>
      </w:pPr>
      <m:oMath>
        <m:sSub>
          <m:sSubPr>
            <m:ctrlPr>
              <w:rPr>
                <w:rFonts w:ascii="Cambria Math" w:eastAsiaTheme="minorEastAsia" w:hAnsi="Cambria Math" w:cs="Times New Roman"/>
                <w:sz w:val="24"/>
                <w:szCs w:val="24"/>
                <w:lang w:val="en-CA" w:eastAsia="en-ZA"/>
              </w:rPr>
            </m:ctrlPr>
          </m:sSubPr>
          <m:e>
            <m:r>
              <w:rPr>
                <w:rFonts w:ascii="Cambria Math" w:eastAsiaTheme="minorEastAsia" w:hAnsi="Cambria Math" w:cs="Times New Roman"/>
                <w:sz w:val="24"/>
                <w:szCs w:val="24"/>
                <w:lang w:val="en-CA" w:eastAsia="en-ZA"/>
              </w:rPr>
              <m:t>F</m:t>
            </m:r>
          </m:e>
          <m:sub>
            <m:r>
              <w:rPr>
                <w:rFonts w:ascii="Cambria Math" w:eastAsiaTheme="minorEastAsia" w:hAnsi="Cambria Math" w:cs="Times New Roman"/>
                <w:sz w:val="24"/>
                <w:szCs w:val="24"/>
                <w:lang w:val="en-CA" w:eastAsia="en-ZA"/>
              </w:rPr>
              <m:t>i=1</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f</m:t>
            </m:r>
          </m:sub>
        </m:sSub>
        <m:r>
          <m:rPr>
            <m:sty m:val="p"/>
          </m:rPr>
          <w:rPr>
            <w:rFonts w:ascii="Cambria Math" w:eastAsiaTheme="minorEastAsia" w:hAnsi="Cambria Math" w:cs="Times New Roman"/>
            <w:sz w:val="24"/>
            <w:szCs w:val="24"/>
            <w:lang w:val="en-CA" w:eastAsia="en-ZA"/>
          </w:rPr>
          <m:t>=</m:t>
        </m:r>
        <m:d>
          <m:dPr>
            <m:begChr m:val="{"/>
            <m:endChr m:val=""/>
            <m:ctrlPr>
              <w:rPr>
                <w:rFonts w:ascii="Cambria Math" w:eastAsiaTheme="minorEastAsia" w:hAnsi="Cambria Math" w:cs="Times New Roman"/>
                <w:sz w:val="24"/>
                <w:szCs w:val="24"/>
                <w:lang w:val="en-CA" w:eastAsia="en-ZA"/>
              </w:rPr>
            </m:ctrlPr>
          </m:dPr>
          <m:e>
            <m:m>
              <m:mPr>
                <m:mcs>
                  <m:mc>
                    <m:mcPr>
                      <m:count m:val="2"/>
                      <m:mcJc m:val="center"/>
                    </m:mcPr>
                  </m:mc>
                </m:mcs>
                <m:ctrlPr>
                  <w:rPr>
                    <w:rFonts w:ascii="Cambria Math" w:eastAsiaTheme="minorEastAsia" w:hAnsi="Cambria Math" w:cs="Times New Roman"/>
                    <w:i/>
                    <w:sz w:val="24"/>
                    <w:szCs w:val="24"/>
                    <w:lang w:val="en-CA" w:eastAsia="en-ZA"/>
                  </w:rPr>
                </m:ctrlPr>
              </m:mP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sz w:val="24"/>
                                  <w:szCs w:val="24"/>
                                  <w:lang w:val="en-CA" w:eastAsia="en-ZA"/>
                                </w:rPr>
                              </m:ctrlPr>
                            </m:sSubPr>
                            <m:e>
                              <m:acc>
                                <m:accPr>
                                  <m:ctrlPr>
                                    <w:rPr>
                                      <w:rFonts w:ascii="Cambria Math" w:eastAsiaTheme="minorEastAsia" w:hAnsi="Cambria Math" w:cs="Times New Roman"/>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s,y-1,</m:t>
                              </m:r>
                              <m:sSub>
                                <m:sSubPr>
                                  <m:ctrlPr>
                                    <w:rPr>
                                      <w:rFonts w:ascii="Cambria Math" w:eastAsiaTheme="minorEastAsia" w:hAnsi="Cambria Math" w:cs="Times New Roman"/>
                                      <w:i/>
                                      <w:sz w:val="24"/>
                                      <w:szCs w:val="24"/>
                                      <w:lang w:val="en-CA" w:eastAsia="en-ZA"/>
                                    </w:rPr>
                                  </m:ctrlPr>
                                </m:sSubPr>
                                <m:e>
                                  <m:r>
                                    <w:rPr>
                                      <w:rFonts w:ascii="Cambria Math" w:eastAsiaTheme="minorEastAsia" w:hAnsi="Cambria Math" w:cs="Times New Roman"/>
                                      <w:sz w:val="24"/>
                                      <w:szCs w:val="24"/>
                                      <w:lang w:val="en-CA" w:eastAsia="en-ZA"/>
                                    </w:rPr>
                                    <m:t>n</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,a,r </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m=1</m:t>
                  </m:r>
                </m:e>
              </m:mr>
              <m:mr>
                <m:e>
                  <m:r>
                    <m:rPr>
                      <m:sty m:val="p"/>
                    </m:rPr>
                    <w:rPr>
                      <w:rFonts w:ascii="Cambria Math" w:eastAsiaTheme="minorEastAsia" w:hAnsi="Cambria Math" w:cs="Times New Roman"/>
                      <w:sz w:val="24"/>
                      <w:szCs w:val="24"/>
                      <w:lang w:val="en-CA" w:eastAsia="en-ZA"/>
                    </w:rPr>
                    <m:t>-log</m:t>
                  </m:r>
                  <m:d>
                    <m:dPr>
                      <m:ctrlPr>
                        <w:rPr>
                          <w:rFonts w:ascii="Cambria Math" w:eastAsiaTheme="minorEastAsia" w:hAnsi="Cambria Math" w:cs="Times New Roman"/>
                          <w:sz w:val="24"/>
                          <w:szCs w:val="24"/>
                          <w:lang w:val="en-CA" w:eastAsia="en-ZA"/>
                        </w:rPr>
                      </m:ctrlPr>
                    </m:dPr>
                    <m:e>
                      <m:r>
                        <w:rPr>
                          <w:rFonts w:ascii="Cambria Math" w:eastAsiaTheme="minorEastAsia" w:hAnsi="Cambria Math" w:cs="Times New Roman"/>
                          <w:sz w:val="24"/>
                          <w:szCs w:val="24"/>
                          <w:lang w:val="en-CA" w:eastAsia="en-ZA"/>
                        </w:rPr>
                        <m:t>1-</m:t>
                      </m:r>
                      <m:f>
                        <m:fPr>
                          <m:ctrlPr>
                            <w:rPr>
                              <w:rFonts w:ascii="Cambria Math" w:eastAsiaTheme="minorEastAsia" w:hAnsi="Cambria Math" w:cs="Times New Roman"/>
                              <w:sz w:val="24"/>
                              <w:szCs w:val="24"/>
                              <w:lang w:val="en-CA" w:eastAsia="en-ZA"/>
                            </w:rPr>
                          </m:ctrlPr>
                        </m:fPr>
                        <m:num>
                          <m:sSub>
                            <m:sSubPr>
                              <m:ctrlPr>
                                <w:rPr>
                                  <w:rFonts w:ascii="Cambria Math" w:eastAsiaTheme="minorEastAsia" w:hAnsi="Cambria Math" w:cs="Times New Roman"/>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C</m:t>
                                  </m:r>
                                </m:e>
                              </m:acc>
                            </m:e>
                            <m:sub>
                              <m:r>
                                <w:rPr>
                                  <w:rFonts w:ascii="Cambria Math" w:eastAsiaTheme="minorEastAsia" w:hAnsi="Cambria Math" w:cs="Times New Roman"/>
                                  <w:sz w:val="24"/>
                                  <w:szCs w:val="24"/>
                                  <w:lang w:val="en-CA" w:eastAsia="en-ZA"/>
                                </w:rPr>
                                <m:t>m</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a</m:t>
                              </m:r>
                              <m:r>
                                <m:rPr>
                                  <m:sty m:val="p"/>
                                </m:rPr>
                                <w:rPr>
                                  <w:rFonts w:ascii="Cambria Math" w:eastAsiaTheme="minorEastAsia" w:hAnsi="Cambria Math" w:cs="Times New Roman"/>
                                  <w:sz w:val="24"/>
                                  <w:szCs w:val="24"/>
                                  <w:lang w:val="en-CA" w:eastAsia="en-ZA"/>
                                </w:rPr>
                                <m:t>,</m:t>
                              </m:r>
                              <m:r>
                                <w:rPr>
                                  <w:rFonts w:ascii="Cambria Math" w:eastAsiaTheme="minorEastAsia" w:hAnsi="Cambria Math" w:cs="Times New Roman"/>
                                  <w:sz w:val="24"/>
                                  <w:szCs w:val="24"/>
                                  <w:lang w:val="en-CA" w:eastAsia="en-ZA"/>
                                </w:rPr>
                                <m:t>r</m:t>
                              </m:r>
                            </m:sub>
                          </m:sSub>
                        </m:num>
                        <m:den>
                          <m:sSub>
                            <m:sSubPr>
                              <m:ctrlPr>
                                <w:rPr>
                                  <w:rFonts w:ascii="Cambria Math" w:eastAsiaTheme="minorEastAsia" w:hAnsi="Cambria Math" w:cs="Times New Roman"/>
                                  <w:i/>
                                  <w:sz w:val="24"/>
                                  <w:szCs w:val="24"/>
                                  <w:lang w:val="en-CA" w:eastAsia="en-ZA"/>
                                </w:rPr>
                              </m:ctrlPr>
                            </m:sSubPr>
                            <m:e>
                              <m:acc>
                                <m:accPr>
                                  <m:chr m:val="⃗"/>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e>
                            <m:sub>
                              <m:r>
                                <w:rPr>
                                  <w:rFonts w:ascii="Cambria Math" w:eastAsiaTheme="minorEastAsia" w:hAnsi="Cambria Math" w:cs="Times New Roman"/>
                                  <w:sz w:val="24"/>
                                  <w:szCs w:val="24"/>
                                  <w:lang w:val="en-CA" w:eastAsia="en-ZA"/>
                                </w:rPr>
                                <m:t>s,y,m-1,a,r</m:t>
                              </m:r>
                            </m:sub>
                          </m:sSub>
                          <m:sSup>
                            <m:sSupPr>
                              <m:ctrlPr>
                                <w:rPr>
                                  <w:rFonts w:ascii="Cambria Math" w:eastAsiaTheme="minorEastAsia" w:hAnsi="Cambria Math" w:cs="Times New Roman"/>
                                  <w:i/>
                                  <w:sz w:val="24"/>
                                  <w:szCs w:val="24"/>
                                  <w:lang w:val="en-CA" w:eastAsia="en-ZA"/>
                                </w:rPr>
                              </m:ctrlPr>
                            </m:sSupPr>
                            <m:e>
                              <m:r>
                                <w:rPr>
                                  <w:rFonts w:ascii="Cambria Math" w:eastAsiaTheme="minorEastAsia" w:hAnsi="Cambria Math" w:cs="Times New Roman"/>
                                  <w:sz w:val="24"/>
                                  <w:szCs w:val="24"/>
                                  <w:lang w:val="en-CA" w:eastAsia="en-ZA"/>
                                </w:rPr>
                                <m:t>e</m:t>
                              </m:r>
                            </m:e>
                            <m:sup>
                              <m:r>
                                <w:rPr>
                                  <w:rFonts w:ascii="Cambria Math" w:eastAsiaTheme="minorEastAsia" w:hAnsi="Cambria Math" w:cs="Times New Roman"/>
                                  <w:sz w:val="24"/>
                                  <w:szCs w:val="24"/>
                                  <w:lang w:val="en-CA" w:eastAsia="en-ZA"/>
                                </w:rPr>
                                <m:t>-</m:t>
                              </m:r>
                              <m:d>
                                <m:dPr>
                                  <m:ctrlPr>
                                    <w:rPr>
                                      <w:rFonts w:ascii="Cambria Math" w:eastAsiaTheme="minorEastAsia" w:hAnsi="Cambria Math" w:cs="Times New Roman"/>
                                      <w:i/>
                                      <w:sz w:val="24"/>
                                      <w:szCs w:val="24"/>
                                      <w:lang w:val="en-CA" w:eastAsia="en-ZA"/>
                                    </w:rPr>
                                  </m:ctrlPr>
                                </m:dPr>
                                <m:e>
                                  <m:sSub>
                                    <m:sSubPr>
                                      <m:ctrlPr>
                                        <w:rPr>
                                          <w:rFonts w:ascii="Cambria Math" w:eastAsiaTheme="minorEastAsia" w:hAnsi="Cambria Math" w:cs="Times New Roman"/>
                                          <w:bCs/>
                                          <w:i/>
                                          <w:sz w:val="24"/>
                                          <w:szCs w:val="24"/>
                                          <w:lang w:val="en-CA" w:eastAsia="en-ZA"/>
                                        </w:rPr>
                                      </m:ctrlPr>
                                    </m:sSubPr>
                                    <m:e>
                                      <m:sSub>
                                        <m:sSubPr>
                                          <m:ctrlPr>
                                            <w:rPr>
                                              <w:rFonts w:ascii="Cambria Math" w:eastAsiaTheme="minorEastAsia" w:hAnsi="Cambria Math" w:cs="Times New Roman"/>
                                              <w:bCs/>
                                              <w:i/>
                                              <w:sz w:val="24"/>
                                              <w:szCs w:val="24"/>
                                              <w:lang w:val="en-CA" w:eastAsia="en-ZA"/>
                                            </w:rPr>
                                          </m:ctrlPr>
                                        </m:sSubPr>
                                        <m:e>
                                          <m:r>
                                            <w:rPr>
                                              <w:rFonts w:ascii="Cambria Math" w:eastAsiaTheme="minorEastAsia" w:hAnsi="Cambria Math" w:cs="Times New Roman"/>
                                              <w:sz w:val="24"/>
                                              <w:szCs w:val="24"/>
                                              <w:lang w:val="en-CA" w:eastAsia="en-ZA"/>
                                            </w:rPr>
                                            <m:t>t</m:t>
                                          </m:r>
                                        </m:e>
                                        <m:sub>
                                          <m:r>
                                            <w:rPr>
                                              <w:rFonts w:ascii="Cambria Math" w:eastAsiaTheme="minorEastAsia" w:hAnsi="Cambria Math" w:cs="Times New Roman"/>
                                              <w:sz w:val="24"/>
                                              <w:szCs w:val="24"/>
                                              <w:lang w:val="en-CA" w:eastAsia="en-ZA"/>
                                            </w:rPr>
                                            <m:t>m</m:t>
                                          </m:r>
                                        </m:sub>
                                      </m:sSub>
                                      <m:r>
                                        <w:rPr>
                                          <w:rFonts w:ascii="Cambria Math" w:eastAsiaTheme="minorEastAsia" w:hAnsi="Cambria Math" w:cs="Times New Roman"/>
                                          <w:sz w:val="24"/>
                                          <w:szCs w:val="24"/>
                                          <w:lang w:val="en-CA" w:eastAsia="en-ZA"/>
                                        </w:rPr>
                                        <m:t xml:space="preserve"> M</m:t>
                                      </m:r>
                                    </m:e>
                                    <m:sub>
                                      <m:r>
                                        <w:rPr>
                                          <w:rFonts w:ascii="Cambria Math" w:eastAsiaTheme="minorEastAsia" w:hAnsi="Cambria Math" w:cs="Times New Roman"/>
                                          <w:sz w:val="24"/>
                                          <w:szCs w:val="24"/>
                                          <w:lang w:val="en-CA" w:eastAsia="en-ZA"/>
                                        </w:rPr>
                                        <m:t>s,a</m:t>
                                      </m:r>
                                    </m:sub>
                                  </m:sSub>
                                </m:e>
                              </m:d>
                              <m:r>
                                <w:rPr>
                                  <w:rFonts w:ascii="Cambria Math" w:eastAsiaTheme="minorEastAsia" w:hAnsi="Cambria Math" w:cs="Times New Roman"/>
                                  <w:sz w:val="24"/>
                                  <w:szCs w:val="24"/>
                                  <w:lang w:val="en-CA" w:eastAsia="en-ZA"/>
                                </w:rPr>
                                <m:t>/2</m:t>
                              </m:r>
                            </m:sup>
                          </m:sSup>
                        </m:den>
                      </m:f>
                    </m:e>
                  </m:d>
                </m:e>
                <m:e>
                  <m:r>
                    <w:rPr>
                      <w:rFonts w:ascii="Cambria Math" w:eastAsiaTheme="minorEastAsia" w:hAnsi="Cambria Math" w:cs="Times New Roman"/>
                      <w:sz w:val="24"/>
                      <w:szCs w:val="24"/>
                      <w:lang w:val="en-CA" w:eastAsia="en-ZA"/>
                    </w:rPr>
                    <m:t>i&gt;1, m&gt;1</m:t>
                  </m:r>
                </m:e>
              </m:mr>
            </m:m>
          </m:e>
        </m:d>
      </m:oMath>
      <w:r w:rsidR="00BE5737" w:rsidRPr="00BE5737">
        <w:rPr>
          <w:rFonts w:ascii="Times New Roman" w:eastAsia="Times New Roman" w:hAnsi="Times New Roman" w:cs="Times New Roman"/>
          <w:sz w:val="24"/>
          <w:szCs w:val="24"/>
          <w:lang w:val="en-CA" w:eastAsia="en-ZA"/>
        </w:rPr>
        <w:tab/>
        <w:t>(3.16)</w:t>
      </w:r>
    </w:p>
    <w:p w14:paraId="4BF03CD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val="en-CA" w:eastAsia="en-ZA"/>
        </w:rPr>
      </w:pPr>
    </w:p>
    <w:p w14:paraId="5A5B900C"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roofErr w:type="gramStart"/>
      <w:r w:rsidRPr="00BE5737">
        <w:rPr>
          <w:rFonts w:ascii="Times New Roman" w:eastAsia="Times New Roman" w:hAnsi="Times New Roman" w:cs="Times New Roman"/>
          <w:sz w:val="24"/>
          <w:szCs w:val="24"/>
          <w:lang w:eastAsia="en-ZA"/>
        </w:rPr>
        <w:t>where</w:t>
      </w:r>
      <w:proofErr w:type="gramEnd"/>
      <w:r w:rsidRPr="00BE5737">
        <w:rPr>
          <w:rFonts w:ascii="Times New Roman" w:eastAsia="Times New Roman" w:hAnsi="Times New Roman" w:cs="Times New Roman"/>
          <w:sz w:val="24"/>
          <w:szCs w:val="24"/>
          <w:lang w:eastAsia="en-ZA"/>
        </w:rPr>
        <w:t xml:space="preserve"> </w:t>
      </w:r>
      <w:proofErr w:type="spellStart"/>
      <w:r w:rsidRPr="00BE5737">
        <w:rPr>
          <w:rFonts w:ascii="Times New Roman" w:eastAsia="Times New Roman" w:hAnsi="Times New Roman" w:cs="Times New Roman"/>
          <w:i/>
          <w:sz w:val="24"/>
          <w:szCs w:val="24"/>
          <w:lang w:eastAsia="en-ZA"/>
        </w:rPr>
        <w:t>i</w:t>
      </w:r>
      <w:proofErr w:type="spellEnd"/>
      <w:r w:rsidRPr="00BE5737">
        <w:rPr>
          <w:rFonts w:ascii="Times New Roman" w:eastAsia="Times New Roman" w:hAnsi="Times New Roman" w:cs="Times New Roman"/>
          <w:sz w:val="24"/>
          <w:szCs w:val="24"/>
          <w:lang w:eastAsia="en-ZA"/>
        </w:rPr>
        <w:t xml:space="preserve">=1 is the first year and calculates fishing mortality rates from asymptotic numbers </w:t>
      </w:r>
      <m:oMath>
        <m:acc>
          <m:accPr>
            <m:ctrlPr>
              <w:rPr>
                <w:rFonts w:ascii="Cambria Math" w:eastAsiaTheme="minorEastAsia" w:hAnsi="Cambria Math" w:cs="Times New Roman"/>
                <w:i/>
                <w:sz w:val="24"/>
                <w:szCs w:val="24"/>
                <w:lang w:val="en-CA" w:eastAsia="en-ZA"/>
              </w:rPr>
            </m:ctrlPr>
          </m:accPr>
          <m:e>
            <m:r>
              <w:rPr>
                <w:rFonts w:ascii="Cambria Math" w:eastAsiaTheme="minorEastAsia" w:hAnsi="Cambria Math" w:cs="Times New Roman"/>
                <w:sz w:val="24"/>
                <w:szCs w:val="24"/>
                <w:lang w:val="en-CA" w:eastAsia="en-ZA"/>
              </w:rPr>
              <m:t>N</m:t>
            </m:r>
          </m:e>
        </m:acc>
      </m:oMath>
      <w:r w:rsidRPr="00BE5737">
        <w:rPr>
          <w:rFonts w:ascii="Times New Roman" w:eastAsia="Times New Roman" w:hAnsi="Times New Roman" w:cs="Times New Roman"/>
          <w:sz w:val="24"/>
          <w:szCs w:val="24"/>
          <w:lang w:val="en-CA" w:eastAsia="en-ZA"/>
        </w:rPr>
        <w:t xml:space="preserve"> (Eqn. 3.15). </w:t>
      </w:r>
    </w:p>
    <w:p w14:paraId="05B20B2F" w14:textId="77777777" w:rsidR="00BE5737" w:rsidRPr="00BE5737" w:rsidRDefault="00BE5737" w:rsidP="00BE5737">
      <w:pPr>
        <w:tabs>
          <w:tab w:val="left" w:pos="720"/>
          <w:tab w:val="right" w:pos="8460"/>
        </w:tabs>
        <w:jc w:val="both"/>
        <w:rPr>
          <w:rFonts w:ascii="Times New Roman" w:eastAsia="Times New Roman" w:hAnsi="Times New Roman" w:cs="Times New Roman"/>
          <w:sz w:val="24"/>
          <w:szCs w:val="24"/>
          <w:lang w:eastAsia="en-ZA"/>
        </w:rPr>
      </w:pPr>
    </w:p>
    <w:p w14:paraId="1A63AFFE" w14:textId="77777777" w:rsidR="00BE5737" w:rsidRPr="00BE5737" w:rsidRDefault="00BE5737" w:rsidP="00BE5737">
      <w:pPr>
        <w:keepNext/>
        <w:keepLines/>
        <w:numPr>
          <w:ilvl w:val="3"/>
          <w:numId w:val="54"/>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
      <w:r w:rsidRPr="00BE5737">
        <w:rPr>
          <w:rFonts w:ascii="Times New Roman" w:eastAsiaTheme="majorEastAsia" w:hAnsi="Times New Roman" w:cstheme="majorBidi"/>
          <w:bCs/>
          <w:iCs/>
          <w:color w:val="000000" w:themeColor="text1"/>
          <w:sz w:val="24"/>
          <w:u w:val="single"/>
          <w:lang w:eastAsia="en-ZA"/>
        </w:rPr>
        <w:t>Baseline</w:t>
      </w:r>
    </w:p>
    <w:p w14:paraId="7D63534D" w14:textId="77777777" w:rsidR="00BE5737" w:rsidRPr="00BE5737" w:rsidRDefault="00BE5737" w:rsidP="00BE5737">
      <w:pPr>
        <w:jc w:val="both"/>
        <w:rPr>
          <w:rFonts w:ascii="Times New Roman" w:hAnsi="Times New Roman" w:cs="Times New Roman"/>
          <w:sz w:val="24"/>
          <w:szCs w:val="24"/>
        </w:rPr>
      </w:pPr>
    </w:p>
    <w:p w14:paraId="667F9B5E"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 xml:space="preserve">Recruitment freely estimated (no stock-recruitment </w:t>
      </w:r>
      <w:commentRangeStart w:id="170"/>
      <w:r w:rsidRPr="00BE5737">
        <w:rPr>
          <w:rFonts w:ascii="Times New Roman" w:hAnsi="Times New Roman" w:cs="Times New Roman"/>
          <w:sz w:val="24"/>
          <w:szCs w:val="24"/>
        </w:rPr>
        <w:t>model</w:t>
      </w:r>
      <w:commentRangeEnd w:id="170"/>
      <w:r w:rsidRPr="00BE5737">
        <w:rPr>
          <w:sz w:val="16"/>
          <w:szCs w:val="16"/>
        </w:rPr>
        <w:commentReference w:id="170"/>
      </w:r>
      <w:r w:rsidRPr="00BE5737">
        <w:rPr>
          <w:rFonts w:ascii="Times New Roman" w:hAnsi="Times New Roman" w:cs="Times New Roman"/>
          <w:sz w:val="24"/>
          <w:szCs w:val="24"/>
        </w:rPr>
        <w:t xml:space="preserve">) </w:t>
      </w:r>
    </w:p>
    <w:p w14:paraId="487862A7"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stock-wide SSB</w:t>
      </w:r>
    </w:p>
    <w:p w14:paraId="4D6D8406"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 xml:space="preserve">Gravity movement model used to calculate Markov movement matrix by </w:t>
      </w:r>
      <w:proofErr w:type="spellStart"/>
      <w:r w:rsidRPr="00BE5737">
        <w:rPr>
          <w:rFonts w:ascii="Times New Roman" w:hAnsi="Times New Roman" w:cs="Times New Roman"/>
          <w:sz w:val="24"/>
          <w:szCs w:val="24"/>
        </w:rPr>
        <w:t>subyear</w:t>
      </w:r>
      <w:proofErr w:type="spellEnd"/>
      <w:r w:rsidRPr="00BE5737">
        <w:rPr>
          <w:rFonts w:ascii="Times New Roman" w:hAnsi="Times New Roman" w:cs="Times New Roman"/>
          <w:sz w:val="24"/>
          <w:szCs w:val="24"/>
        </w:rPr>
        <w:t xml:space="preserve"> and stock</w:t>
      </w:r>
    </w:p>
    <w:p w14:paraId="7D6EAE78"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only for those transitions recorded by tagging</w:t>
      </w:r>
    </w:p>
    <w:p w14:paraId="1A283F10" w14:textId="77777777" w:rsidR="00BE5737" w:rsidRPr="00BE5737" w:rsidRDefault="00BE5737" w:rsidP="00BE5737">
      <w:pPr>
        <w:jc w:val="both"/>
        <w:rPr>
          <w:rFonts w:ascii="Times New Roman" w:hAnsi="Times New Roman" w:cs="Times New Roman"/>
          <w:sz w:val="24"/>
          <w:szCs w:val="24"/>
        </w:rPr>
      </w:pPr>
    </w:p>
    <w:p w14:paraId="1507F9E5" w14:textId="77777777" w:rsidR="00BE5737" w:rsidRPr="00BE5737" w:rsidRDefault="00BE5737" w:rsidP="00BE5737">
      <w:pPr>
        <w:keepNext/>
        <w:keepLines/>
        <w:numPr>
          <w:ilvl w:val="3"/>
          <w:numId w:val="54"/>
        </w:numPr>
        <w:spacing w:before="200" w:line="276" w:lineRule="auto"/>
        <w:ind w:left="0"/>
        <w:outlineLvl w:val="3"/>
        <w:rPr>
          <w:rFonts w:ascii="Times New Roman" w:eastAsiaTheme="majorEastAsia" w:hAnsi="Times New Roman" w:cstheme="majorBidi"/>
          <w:bCs/>
          <w:iCs/>
          <w:color w:val="000000" w:themeColor="text1"/>
          <w:sz w:val="24"/>
          <w:u w:val="single"/>
          <w:lang w:eastAsia="en-ZA"/>
        </w:rPr>
      </w:pPr>
      <w:r w:rsidRPr="00BE5737">
        <w:rPr>
          <w:rFonts w:ascii="Times New Roman" w:eastAsiaTheme="majorEastAsia" w:hAnsi="Times New Roman" w:cstheme="majorBidi"/>
          <w:bCs/>
          <w:iCs/>
          <w:color w:val="000000" w:themeColor="text1"/>
          <w:sz w:val="24"/>
          <w:u w:val="single"/>
          <w:lang w:eastAsia="en-ZA"/>
        </w:rPr>
        <w:t>Alternative options</w:t>
      </w:r>
    </w:p>
    <w:p w14:paraId="6E0A78B1" w14:textId="77777777" w:rsidR="00BE5737" w:rsidRPr="00BE5737" w:rsidRDefault="00BE5737" w:rsidP="00BE5737">
      <w:pPr>
        <w:contextualSpacing/>
        <w:jc w:val="both"/>
        <w:rPr>
          <w:rFonts w:ascii="Times New Roman" w:hAnsi="Times New Roman" w:cs="Times New Roman"/>
          <w:sz w:val="24"/>
          <w:szCs w:val="24"/>
        </w:rPr>
      </w:pPr>
    </w:p>
    <w:p w14:paraId="22C5087A" w14:textId="77777777" w:rsidR="00BE5737" w:rsidRPr="00BE5737" w:rsidRDefault="00BE5737" w:rsidP="00BE5737">
      <w:pPr>
        <w:contextualSpacing/>
        <w:jc w:val="both"/>
        <w:rPr>
          <w:rFonts w:ascii="Times New Roman" w:hAnsi="Times New Roman" w:cs="Times New Roman"/>
          <w:sz w:val="24"/>
          <w:szCs w:val="24"/>
        </w:rPr>
      </w:pPr>
      <w:r w:rsidRPr="00BE5737">
        <w:rPr>
          <w:rFonts w:ascii="Times New Roman" w:hAnsi="Times New Roman" w:cs="Times New Roman"/>
          <w:sz w:val="24"/>
          <w:szCs w:val="24"/>
        </w:rPr>
        <w:t>Hockey stick SR relationship (West)</w:t>
      </w:r>
    </w:p>
    <w:p w14:paraId="7BE2F2A1"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Recruitment calculated from spawning area SSB</w:t>
      </w:r>
    </w:p>
    <w:p w14:paraId="4C83012D"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 xml:space="preserve">Markov movement matrix by </w:t>
      </w:r>
      <w:proofErr w:type="spellStart"/>
      <w:r w:rsidRPr="00BE5737">
        <w:rPr>
          <w:rFonts w:ascii="Times New Roman" w:hAnsi="Times New Roman" w:cs="Times New Roman"/>
          <w:sz w:val="24"/>
          <w:szCs w:val="24"/>
        </w:rPr>
        <w:t>subyear</w:t>
      </w:r>
      <w:proofErr w:type="spellEnd"/>
      <w:r w:rsidRPr="00BE5737">
        <w:rPr>
          <w:rFonts w:ascii="Times New Roman" w:hAnsi="Times New Roman" w:cs="Times New Roman"/>
          <w:sz w:val="24"/>
          <w:szCs w:val="24"/>
        </w:rPr>
        <w:t xml:space="preserve"> and </w:t>
      </w:r>
      <w:commentRangeStart w:id="171"/>
      <w:r w:rsidRPr="00BE5737">
        <w:rPr>
          <w:rFonts w:ascii="Times New Roman" w:hAnsi="Times New Roman" w:cs="Times New Roman"/>
          <w:sz w:val="24"/>
          <w:szCs w:val="24"/>
        </w:rPr>
        <w:t>stock</w:t>
      </w:r>
      <w:commentRangeEnd w:id="171"/>
      <w:r w:rsidRPr="00BE5737">
        <w:rPr>
          <w:sz w:val="16"/>
          <w:szCs w:val="16"/>
        </w:rPr>
        <w:commentReference w:id="171"/>
      </w:r>
    </w:p>
    <w:p w14:paraId="58D0EA65" w14:textId="77777777" w:rsidR="00BE5737" w:rsidRPr="00BE5737" w:rsidRDefault="00BE5737" w:rsidP="00BE5737">
      <w:pPr>
        <w:jc w:val="both"/>
        <w:rPr>
          <w:rFonts w:ascii="Times New Roman" w:hAnsi="Times New Roman" w:cs="Times New Roman"/>
          <w:sz w:val="24"/>
          <w:szCs w:val="24"/>
        </w:rPr>
      </w:pPr>
      <w:r w:rsidRPr="00BE5737">
        <w:rPr>
          <w:rFonts w:ascii="Times New Roman" w:hAnsi="Times New Roman" w:cs="Times New Roman"/>
          <w:sz w:val="24"/>
          <w:szCs w:val="24"/>
        </w:rPr>
        <w:t>Movement calculated for all transitions except stock exclusive spawning areas</w:t>
      </w:r>
    </w:p>
    <w:p w14:paraId="32591F64" w14:textId="77777777" w:rsidR="00E016A0" w:rsidRDefault="00E016A0">
      <w:pPr>
        <w:rPr>
          <w:rFonts w:ascii="Times New Roman" w:hAnsi="Times New Roman" w:cs="Times New Roman"/>
          <w:sz w:val="24"/>
          <w:szCs w:val="24"/>
        </w:rPr>
      </w:pPr>
    </w:p>
    <w:p w14:paraId="20160DA1"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0915AC36" w14:textId="77777777" w:rsidR="007E218D" w:rsidRDefault="007E218D" w:rsidP="00406114">
      <w:pPr>
        <w:jc w:val="both"/>
        <w:rPr>
          <w:rFonts w:ascii="Times New Roman" w:hAnsi="Times New Roman" w:cs="Times New Roman"/>
          <w:sz w:val="24"/>
          <w:szCs w:val="24"/>
        </w:rPr>
      </w:pPr>
    </w:p>
    <w:p w14:paraId="1F7C5B7A" w14:textId="77777777" w:rsidR="007E218D" w:rsidRDefault="007E35E6" w:rsidP="00406114">
      <w:pPr>
        <w:pStyle w:val="Heading3"/>
        <w:ind w:left="0"/>
      </w:pPr>
      <w:bookmarkStart w:id="172" w:name="_Toc465365291"/>
      <w:r w:rsidRPr="00987C9A">
        <w:t>Fleet structure and exploitation history</w:t>
      </w:r>
      <w:bookmarkEnd w:id="172"/>
    </w:p>
    <w:p w14:paraId="00CE1238" w14:textId="77777777" w:rsidR="007E218D" w:rsidRPr="00406114" w:rsidRDefault="007E218D" w:rsidP="00406114">
      <w:pPr>
        <w:rPr>
          <w:lang w:val="en-CA"/>
        </w:rPr>
      </w:pPr>
    </w:p>
    <w:p w14:paraId="7C9D98F9" w14:textId="2C0AE354" w:rsidR="007E218D" w:rsidRDefault="007E35E6" w:rsidP="00406114">
      <w:pPr>
        <w:keepNext/>
        <w:keepLines/>
        <w:spacing w:after="120"/>
        <w:jc w:val="both"/>
        <w:rPr>
          <w:rFonts w:ascii="Times New Roman" w:hAnsi="Times New Roman" w:cs="Times New Roman"/>
          <w:sz w:val="24"/>
          <w:szCs w:val="24"/>
        </w:rPr>
      </w:pPr>
      <w:r w:rsidRPr="00987C9A">
        <w:rPr>
          <w:rFonts w:ascii="Times New Roman" w:hAnsi="Times New Roman" w:cs="Times New Roman"/>
          <w:sz w:val="24"/>
          <w:szCs w:val="24"/>
        </w:rPr>
        <w:t xml:space="preserve">Table </w:t>
      </w:r>
      <w:r w:rsidR="007D2E3B">
        <w:rPr>
          <w:rFonts w:ascii="Times New Roman" w:hAnsi="Times New Roman" w:cs="Times New Roman"/>
          <w:sz w:val="24"/>
          <w:szCs w:val="24"/>
        </w:rPr>
        <w:t>3.1</w:t>
      </w:r>
      <w:r w:rsidRPr="00987C9A">
        <w:rPr>
          <w:rFonts w:ascii="Times New Roman" w:hAnsi="Times New Roman" w:cs="Times New Roman"/>
          <w:sz w:val="24"/>
          <w:szCs w:val="24"/>
        </w:rPr>
        <w:t xml:space="preserve">. Fleet definitions </w:t>
      </w:r>
    </w:p>
    <w:p w14:paraId="45029639" w14:textId="7A6FF0AA" w:rsidR="007E218D" w:rsidRDefault="006E12A7" w:rsidP="00406114">
      <w:pPr>
        <w:keepNext/>
        <w:keepLines/>
        <w:jc w:val="both"/>
        <w:rPr>
          <w:rFonts w:ascii="Times New Roman" w:hAnsi="Times New Roman" w:cs="Times New Roman"/>
          <w:sz w:val="24"/>
          <w:szCs w:val="24"/>
        </w:rPr>
      </w:pPr>
      <w:r w:rsidRPr="006E12A7">
        <w:rPr>
          <w:noProof/>
          <w:lang w:val="en-CA" w:eastAsia="en-CA"/>
        </w:rPr>
        <w:drawing>
          <wp:inline distT="0" distB="0" distL="0" distR="0" wp14:anchorId="0543C0C8" wp14:editId="214D525E">
            <wp:extent cx="4460682" cy="27935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4613" cy="2796009"/>
                    </a:xfrm>
                    <a:prstGeom prst="rect">
                      <a:avLst/>
                    </a:prstGeom>
                    <a:noFill/>
                    <a:ln>
                      <a:noFill/>
                    </a:ln>
                  </pic:spPr>
                </pic:pic>
              </a:graphicData>
            </a:graphic>
          </wp:inline>
        </w:drawing>
      </w:r>
    </w:p>
    <w:p w14:paraId="0F49E133" w14:textId="77777777" w:rsidR="007E218D" w:rsidRDefault="007E218D" w:rsidP="00406114">
      <w:pPr>
        <w:jc w:val="both"/>
        <w:rPr>
          <w:rFonts w:ascii="Times New Roman" w:hAnsi="Times New Roman" w:cs="Times New Roman"/>
          <w:sz w:val="24"/>
          <w:szCs w:val="24"/>
        </w:rPr>
      </w:pPr>
    </w:p>
    <w:p w14:paraId="205128DD" w14:textId="77777777" w:rsidR="007E218D" w:rsidRDefault="007E35E6" w:rsidP="00406114">
      <w:pPr>
        <w:pStyle w:val="Heading4"/>
        <w:ind w:left="0"/>
      </w:pPr>
      <w:bookmarkStart w:id="173" w:name="_Toc465365292"/>
      <w:r w:rsidRPr="00987C9A">
        <w:t>Baseline</w:t>
      </w:r>
      <w:bookmarkEnd w:id="173"/>
    </w:p>
    <w:p w14:paraId="649956C3" w14:textId="77777777" w:rsidR="007E218D" w:rsidRDefault="007E218D" w:rsidP="00406114">
      <w:pPr>
        <w:jc w:val="both"/>
        <w:rPr>
          <w:rFonts w:ascii="Times New Roman" w:hAnsi="Times New Roman" w:cs="Times New Roman"/>
          <w:sz w:val="24"/>
          <w:szCs w:val="24"/>
        </w:rPr>
      </w:pPr>
    </w:p>
    <w:p w14:paraId="6B8E042F" w14:textId="1A179DFD" w:rsidR="00BD0C59" w:rsidRPr="00970C3B" w:rsidRDefault="007E35E6" w:rsidP="00406114">
      <w:pPr>
        <w:jc w:val="both"/>
        <w:rPr>
          <w:rFonts w:ascii="Times New Roman" w:hAnsi="Times New Roman" w:cs="Times New Roman"/>
          <w:b/>
          <w:i/>
          <w:color w:val="FF0000"/>
          <w:sz w:val="24"/>
          <w:szCs w:val="24"/>
        </w:rPr>
      </w:pPr>
      <w:r w:rsidRPr="00987C9A">
        <w:rPr>
          <w:rFonts w:ascii="Times New Roman" w:hAnsi="Times New Roman" w:cs="Times New Roman"/>
          <w:sz w:val="24"/>
          <w:szCs w:val="24"/>
        </w:rPr>
        <w:t xml:space="preserve">A </w:t>
      </w:r>
      <w:r w:rsidR="009D082B">
        <w:rPr>
          <w:rFonts w:ascii="Times New Roman" w:hAnsi="Times New Roman" w:cs="Times New Roman"/>
          <w:sz w:val="24"/>
          <w:szCs w:val="24"/>
        </w:rPr>
        <w:t>14</w:t>
      </w:r>
      <w:r w:rsidR="009D082B" w:rsidRPr="00987C9A">
        <w:rPr>
          <w:rFonts w:ascii="Times New Roman" w:hAnsi="Times New Roman" w:cs="Times New Roman"/>
          <w:sz w:val="24"/>
          <w:szCs w:val="24"/>
        </w:rPr>
        <w:t xml:space="preserve"> </w:t>
      </w:r>
      <w:r w:rsidRPr="00987C9A">
        <w:rPr>
          <w:rFonts w:ascii="Times New Roman" w:hAnsi="Times New Roman" w:cs="Times New Roman"/>
          <w:sz w:val="24"/>
          <w:szCs w:val="24"/>
        </w:rPr>
        <w:t>fleet model based on the</w:t>
      </w:r>
      <w:r w:rsidR="009D082B">
        <w:rPr>
          <w:rFonts w:ascii="Times New Roman" w:hAnsi="Times New Roman" w:cs="Times New Roman"/>
          <w:sz w:val="24"/>
          <w:szCs w:val="24"/>
        </w:rPr>
        <w:t xml:space="preserve"> definitions of </w:t>
      </w:r>
      <w:r w:rsidR="009D082B" w:rsidRPr="00987C9A">
        <w:rPr>
          <w:rFonts w:ascii="Times New Roman" w:hAnsi="Times New Roman" w:cs="Times New Roman"/>
          <w:sz w:val="24"/>
          <w:szCs w:val="24"/>
        </w:rPr>
        <w:t>Table 3</w:t>
      </w:r>
      <w:r w:rsidR="009D082B">
        <w:rPr>
          <w:rFonts w:ascii="Times New Roman" w:hAnsi="Times New Roman" w:cs="Times New Roman"/>
          <w:sz w:val="24"/>
          <w:szCs w:val="24"/>
        </w:rPr>
        <w:t>.1.</w:t>
      </w:r>
      <w:r w:rsidRPr="00987C9A">
        <w:rPr>
          <w:rFonts w:ascii="Times New Roman" w:hAnsi="Times New Roman" w:cs="Times New Roman"/>
          <w:sz w:val="24"/>
          <w:szCs w:val="24"/>
        </w:rPr>
        <w:t xml:space="preserve"> </w:t>
      </w:r>
    </w:p>
    <w:p w14:paraId="3718CC4D" w14:textId="5E20170E" w:rsidR="007E218D" w:rsidRDefault="007E35E6" w:rsidP="00406114">
      <w:pPr>
        <w:pStyle w:val="Heading4"/>
        <w:ind w:left="0"/>
      </w:pPr>
      <w:bookmarkStart w:id="174" w:name="_Toc465365293"/>
      <w:r w:rsidRPr="00987C9A">
        <w:t>Alternative options</w:t>
      </w:r>
      <w:bookmarkEnd w:id="174"/>
    </w:p>
    <w:p w14:paraId="4D626523" w14:textId="77777777" w:rsidR="007E218D" w:rsidRDefault="007E218D" w:rsidP="00406114">
      <w:pPr>
        <w:jc w:val="both"/>
        <w:rPr>
          <w:rFonts w:ascii="Times New Roman" w:hAnsi="Times New Roman" w:cs="Times New Roman"/>
          <w:sz w:val="24"/>
          <w:szCs w:val="24"/>
        </w:rPr>
      </w:pPr>
    </w:p>
    <w:p w14:paraId="4F44B27A" w14:textId="4769D806" w:rsidR="007E218D" w:rsidRDefault="00D24B08" w:rsidP="00AB1FCC">
      <w:pPr>
        <w:jc w:val="both"/>
        <w:rPr>
          <w:rFonts w:ascii="Times New Roman" w:eastAsiaTheme="minorEastAsia" w:hAnsi="Times New Roman" w:cs="Times New Roman"/>
          <w:sz w:val="24"/>
          <w:szCs w:val="24"/>
          <w:lang w:val="en-CA"/>
        </w:rPr>
      </w:pPr>
      <w:r w:rsidRPr="00AB1FCC">
        <w:rPr>
          <w:rFonts w:ascii="Times New Roman" w:hAnsi="Times New Roman" w:cs="Times New Roman"/>
          <w:sz w:val="24"/>
          <w:szCs w:val="24"/>
          <w:highlight w:val="yellow"/>
        </w:rPr>
        <w:t xml:space="preserve">A proposal for alternatives </w:t>
      </w:r>
      <w:r w:rsidR="001F2259" w:rsidRPr="00AB1FCC">
        <w:rPr>
          <w:rFonts w:ascii="Times New Roman" w:hAnsi="Times New Roman" w:cs="Times New Roman"/>
          <w:sz w:val="24"/>
          <w:szCs w:val="24"/>
          <w:highlight w:val="yellow"/>
        </w:rPr>
        <w:t xml:space="preserve">will </w:t>
      </w:r>
      <w:r w:rsidRPr="00AB1FCC">
        <w:rPr>
          <w:rFonts w:ascii="Times New Roman" w:hAnsi="Times New Roman" w:cs="Times New Roman"/>
          <w:sz w:val="24"/>
          <w:szCs w:val="24"/>
          <w:highlight w:val="yellow"/>
        </w:rPr>
        <w:t xml:space="preserve">need to be developed </w:t>
      </w:r>
      <w:r w:rsidR="00201356" w:rsidRPr="00AB1FCC">
        <w:rPr>
          <w:rFonts w:ascii="Times New Roman" w:hAnsi="Times New Roman" w:cs="Times New Roman"/>
          <w:sz w:val="24"/>
          <w:szCs w:val="24"/>
          <w:highlight w:val="yellow"/>
        </w:rPr>
        <w:t xml:space="preserve">and </w:t>
      </w:r>
      <w:r w:rsidRPr="00AB1FCC">
        <w:rPr>
          <w:rFonts w:ascii="Times New Roman" w:hAnsi="Times New Roman" w:cs="Times New Roman"/>
          <w:sz w:val="24"/>
          <w:szCs w:val="24"/>
          <w:highlight w:val="yellow"/>
        </w:rPr>
        <w:t>revie</w:t>
      </w:r>
      <w:r w:rsidR="001F2259" w:rsidRPr="00AB1FCC">
        <w:rPr>
          <w:rFonts w:ascii="Times New Roman" w:hAnsi="Times New Roman" w:cs="Times New Roman"/>
          <w:sz w:val="24"/>
          <w:szCs w:val="24"/>
          <w:highlight w:val="yellow"/>
        </w:rPr>
        <w:t>w</w:t>
      </w:r>
      <w:r w:rsidR="00201356" w:rsidRPr="00AB1FCC">
        <w:rPr>
          <w:rFonts w:ascii="Times New Roman" w:hAnsi="Times New Roman" w:cs="Times New Roman"/>
          <w:sz w:val="24"/>
          <w:szCs w:val="24"/>
          <w:highlight w:val="yellow"/>
        </w:rPr>
        <w:t>ed</w:t>
      </w:r>
      <w:r w:rsidRPr="00AB1FCC">
        <w:rPr>
          <w:rFonts w:ascii="Times New Roman" w:hAnsi="Times New Roman" w:cs="Times New Roman"/>
          <w:sz w:val="24"/>
          <w:szCs w:val="24"/>
          <w:highlight w:val="yellow"/>
        </w:rPr>
        <w:t>.</w:t>
      </w:r>
      <w:r w:rsidR="00E14D46">
        <w:rPr>
          <w:rFonts w:ascii="Times New Roman" w:hAnsi="Times New Roman" w:cs="Times New Roman"/>
          <w:sz w:val="24"/>
          <w:szCs w:val="24"/>
        </w:rPr>
        <w:t xml:space="preserve">   </w:t>
      </w:r>
    </w:p>
    <w:p w14:paraId="197FD827" w14:textId="77777777" w:rsidR="007E218D" w:rsidRDefault="007E218D" w:rsidP="00406114">
      <w:pPr>
        <w:rPr>
          <w:rFonts w:ascii="Times New Roman" w:eastAsiaTheme="minorEastAsia" w:hAnsi="Times New Roman" w:cs="Times New Roman"/>
          <w:sz w:val="24"/>
          <w:szCs w:val="24"/>
          <w:lang w:val="en-CA"/>
        </w:rPr>
      </w:pPr>
    </w:p>
    <w:p w14:paraId="5893FDE0" w14:textId="77777777" w:rsidR="00E016A0" w:rsidRDefault="00E016A0" w:rsidP="001B61C4">
      <w:pPr>
        <w:jc w:val="both"/>
        <w:rPr>
          <w:rFonts w:ascii="Times New Roman" w:hAnsi="Times New Roman" w:cs="Times New Roman"/>
          <w:sz w:val="24"/>
          <w:szCs w:val="24"/>
        </w:rPr>
      </w:pPr>
    </w:p>
    <w:p w14:paraId="407F4C92" w14:textId="77777777" w:rsidR="00CC223C" w:rsidRDefault="00E75498" w:rsidP="001B61C4">
      <w:pPr>
        <w:pStyle w:val="Heading1"/>
        <w:ind w:left="0"/>
      </w:pPr>
      <w:bookmarkStart w:id="175" w:name="_Toc465365294"/>
      <w:r w:rsidRPr="00E75498">
        <w:t>MANAGEMENT OPTIONS</w:t>
      </w:r>
      <w:bookmarkEnd w:id="175"/>
    </w:p>
    <w:p w14:paraId="6EA960D7" w14:textId="77777777" w:rsidR="00580726" w:rsidRDefault="00580726" w:rsidP="001B61C4">
      <w:pPr>
        <w:pStyle w:val="ListParagraph"/>
        <w:ind w:left="0"/>
        <w:jc w:val="both"/>
        <w:rPr>
          <w:rFonts w:ascii="Times New Roman" w:hAnsi="Times New Roman" w:cs="Times New Roman"/>
          <w:sz w:val="24"/>
          <w:szCs w:val="24"/>
        </w:rPr>
      </w:pPr>
    </w:p>
    <w:p w14:paraId="72F51635" w14:textId="77777777" w:rsidR="00580726" w:rsidRDefault="0058072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w:t>
      </w:r>
      <w:r w:rsidR="00B20954">
        <w:rPr>
          <w:rFonts w:ascii="Times New Roman" w:hAnsi="Times New Roman" w:cs="Times New Roman"/>
          <w:sz w:val="24"/>
          <w:szCs w:val="24"/>
        </w:rPr>
        <w:t>s</w:t>
      </w:r>
      <w:r>
        <w:rPr>
          <w:rFonts w:ascii="Times New Roman" w:hAnsi="Times New Roman" w:cs="Times New Roman"/>
          <w:sz w:val="24"/>
          <w:szCs w:val="24"/>
        </w:rPr>
        <w:t xml:space="preserve">: </w:t>
      </w:r>
    </w:p>
    <w:p w14:paraId="3F61E411" w14:textId="77777777" w:rsidR="00580726" w:rsidRDefault="00580726" w:rsidP="00FD755D">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The suggestions offered are illustrative – clearly they will need to be discussed with stakeholders as the process develops.</w:t>
      </w:r>
    </w:p>
    <w:p w14:paraId="297740E9" w14:textId="77777777" w:rsidR="00580726" w:rsidRDefault="00D63EA0" w:rsidP="00FD755D">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As above, f</w:t>
      </w:r>
      <w:r w:rsidR="00580726">
        <w:rPr>
          <w:rFonts w:ascii="Times New Roman" w:hAnsi="Times New Roman" w:cs="Times New Roman"/>
          <w:sz w:val="24"/>
          <w:szCs w:val="24"/>
        </w:rPr>
        <w:t xml:space="preserve">or convenience they have been set out in baseline and alternative option form. It is recommended that many of the final choices be delayed, so that they can be informed by results from trials </w:t>
      </w:r>
      <w:r w:rsidR="000172AC">
        <w:rPr>
          <w:rFonts w:ascii="Times New Roman" w:hAnsi="Times New Roman" w:cs="Times New Roman"/>
          <w:sz w:val="24"/>
          <w:szCs w:val="24"/>
        </w:rPr>
        <w:t xml:space="preserve">which </w:t>
      </w:r>
      <w:r w:rsidR="00580726">
        <w:rPr>
          <w:rFonts w:ascii="Times New Roman" w:hAnsi="Times New Roman" w:cs="Times New Roman"/>
          <w:sz w:val="24"/>
          <w:szCs w:val="24"/>
        </w:rPr>
        <w:t>show the pro/con trade-offs amongst such options.</w:t>
      </w:r>
    </w:p>
    <w:p w14:paraId="5F01F13A" w14:textId="77777777" w:rsidR="009F3A87" w:rsidRDefault="009F3A87" w:rsidP="00FD755D">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The specifics of candidate MPs will be left to their develop</w:t>
      </w:r>
      <w:r w:rsidR="000172AC">
        <w:rPr>
          <w:rFonts w:ascii="Times New Roman" w:hAnsi="Times New Roman" w:cs="Times New Roman"/>
          <w:sz w:val="24"/>
          <w:szCs w:val="24"/>
        </w:rPr>
        <w:t>er</w:t>
      </w:r>
      <w:r>
        <w:rPr>
          <w:rFonts w:ascii="Times New Roman" w:hAnsi="Times New Roman" w:cs="Times New Roman"/>
          <w:sz w:val="24"/>
          <w:szCs w:val="24"/>
        </w:rPr>
        <w:t xml:space="preserve">s to determine based on the results of their application to the finalised trials. However those candidates should take account of the </w:t>
      </w:r>
      <w:r w:rsidR="007D255E">
        <w:rPr>
          <w:rFonts w:ascii="Times New Roman" w:hAnsi="Times New Roman" w:cs="Times New Roman"/>
          <w:sz w:val="24"/>
          <w:szCs w:val="24"/>
        </w:rPr>
        <w:t>broad desired characteristics/limitations set out below.</w:t>
      </w:r>
    </w:p>
    <w:p w14:paraId="68901BF4" w14:textId="77777777" w:rsidR="00580726" w:rsidRDefault="00580726" w:rsidP="001B61C4">
      <w:pPr>
        <w:jc w:val="both"/>
        <w:rPr>
          <w:rFonts w:ascii="Times New Roman" w:hAnsi="Times New Roman" w:cs="Times New Roman"/>
          <w:sz w:val="24"/>
          <w:szCs w:val="24"/>
        </w:rPr>
      </w:pPr>
    </w:p>
    <w:p w14:paraId="7B8D5054" w14:textId="66CA79D9" w:rsidR="00970C3B" w:rsidRDefault="00970C3B">
      <w:pPr>
        <w:rPr>
          <w:rFonts w:ascii="Times New Roman" w:hAnsi="Times New Roman" w:cs="Times New Roman"/>
          <w:sz w:val="24"/>
          <w:szCs w:val="24"/>
        </w:rPr>
      </w:pPr>
      <w:r>
        <w:rPr>
          <w:rFonts w:ascii="Times New Roman" w:hAnsi="Times New Roman" w:cs="Times New Roman"/>
          <w:sz w:val="24"/>
          <w:szCs w:val="24"/>
        </w:rPr>
        <w:br w:type="page"/>
      </w:r>
    </w:p>
    <w:p w14:paraId="00B17AB6" w14:textId="77777777" w:rsidR="007D255E" w:rsidRDefault="007D255E" w:rsidP="001B61C4">
      <w:pPr>
        <w:jc w:val="both"/>
        <w:rPr>
          <w:rFonts w:ascii="Times New Roman" w:hAnsi="Times New Roman" w:cs="Times New Roman"/>
          <w:sz w:val="24"/>
          <w:szCs w:val="24"/>
        </w:rPr>
      </w:pPr>
    </w:p>
    <w:p w14:paraId="774FADE8" w14:textId="77777777" w:rsidR="007E218D" w:rsidRDefault="00580726" w:rsidP="00406114">
      <w:pPr>
        <w:pStyle w:val="Heading3"/>
        <w:ind w:left="0"/>
      </w:pPr>
      <w:bookmarkStart w:id="176" w:name="_Toc465365295"/>
      <w:r w:rsidRPr="004239D2">
        <w:t>Spatial strata for which TACs are set</w:t>
      </w:r>
      <w:bookmarkEnd w:id="176"/>
    </w:p>
    <w:p w14:paraId="2726E0CB" w14:textId="77777777" w:rsidR="007E218D" w:rsidRDefault="00B20954" w:rsidP="00406114">
      <w:pPr>
        <w:pStyle w:val="Heading4"/>
        <w:ind w:left="0"/>
      </w:pPr>
      <w:bookmarkStart w:id="177" w:name="_Toc465365296"/>
      <w:r w:rsidRPr="00B20954">
        <w:t>Baseline</w:t>
      </w:r>
      <w:bookmarkEnd w:id="177"/>
    </w:p>
    <w:p w14:paraId="198A9A6C" w14:textId="77777777" w:rsidR="007E218D" w:rsidRPr="00406114" w:rsidRDefault="007E218D" w:rsidP="00406114">
      <w:pPr>
        <w:rPr>
          <w:lang w:eastAsia="en-ZA"/>
        </w:rPr>
      </w:pPr>
    </w:p>
    <w:p w14:paraId="7552F06E" w14:textId="3C87BD1A" w:rsidR="007E218D" w:rsidRDefault="00B20954" w:rsidP="00406114">
      <w:pPr>
        <w:jc w:val="both"/>
        <w:rPr>
          <w:rFonts w:ascii="Times New Roman" w:hAnsi="Times New Roman" w:cs="Times New Roman"/>
          <w:sz w:val="24"/>
          <w:szCs w:val="24"/>
        </w:rPr>
      </w:pPr>
      <w:r w:rsidRPr="00A1002C">
        <w:rPr>
          <w:rFonts w:ascii="Times New Roman" w:hAnsi="Times New Roman" w:cs="Times New Roman"/>
          <w:sz w:val="24"/>
          <w:szCs w:val="24"/>
        </w:rPr>
        <w:t>Conventional West and East</w:t>
      </w:r>
      <w:r w:rsidR="00706A1F">
        <w:rPr>
          <w:rFonts w:ascii="Times New Roman" w:hAnsi="Times New Roman" w:cs="Times New Roman"/>
          <w:sz w:val="24"/>
          <w:szCs w:val="24"/>
        </w:rPr>
        <w:t>/</w:t>
      </w:r>
      <w:r w:rsidRPr="00A1002C">
        <w:rPr>
          <w:rFonts w:ascii="Times New Roman" w:hAnsi="Times New Roman" w:cs="Times New Roman"/>
          <w:sz w:val="24"/>
          <w:szCs w:val="24"/>
        </w:rPr>
        <w:t xml:space="preserve">Mediterranean regions </w:t>
      </w:r>
      <w:r w:rsidR="001D1844" w:rsidRPr="00231DF3">
        <w:rPr>
          <w:rFonts w:ascii="Times New Roman" w:hAnsi="Times New Roman" w:cs="Times New Roman"/>
          <w:sz w:val="24"/>
          <w:szCs w:val="24"/>
        </w:rPr>
        <w:t>(Figure 1</w:t>
      </w:r>
      <w:r w:rsidR="007D2E3B">
        <w:rPr>
          <w:rFonts w:ascii="Times New Roman" w:hAnsi="Times New Roman" w:cs="Times New Roman"/>
          <w:sz w:val="24"/>
          <w:szCs w:val="24"/>
        </w:rPr>
        <w:t>.1</w:t>
      </w:r>
      <w:r w:rsidR="001D1844" w:rsidRPr="00231DF3">
        <w:rPr>
          <w:rFonts w:ascii="Times New Roman" w:hAnsi="Times New Roman" w:cs="Times New Roman"/>
          <w:sz w:val="24"/>
          <w:szCs w:val="24"/>
        </w:rPr>
        <w:t>)</w:t>
      </w:r>
      <w:r w:rsidR="001D1844">
        <w:rPr>
          <w:rFonts w:ascii="Times New Roman" w:hAnsi="Times New Roman" w:cs="Times New Roman"/>
          <w:sz w:val="24"/>
          <w:szCs w:val="24"/>
        </w:rPr>
        <w:t>:</w:t>
      </w:r>
      <w:r w:rsidR="001D1844" w:rsidRPr="00231DF3">
        <w:rPr>
          <w:rFonts w:ascii="Times New Roman" w:hAnsi="Times New Roman" w:cs="Times New Roman"/>
          <w:sz w:val="24"/>
          <w:szCs w:val="24"/>
        </w:rPr>
        <w:t xml:space="preserve"> </w:t>
      </w:r>
    </w:p>
    <w:p w14:paraId="09DEABF1" w14:textId="77777777" w:rsidR="007E218D" w:rsidRDefault="007E218D" w:rsidP="00406114">
      <w:pPr>
        <w:jc w:val="both"/>
        <w:rPr>
          <w:rFonts w:ascii="Times New Roman" w:hAnsi="Times New Roman" w:cs="Times New Roman"/>
          <w:sz w:val="24"/>
          <w:szCs w:val="24"/>
        </w:rPr>
      </w:pPr>
    </w:p>
    <w:p w14:paraId="3E76F951" w14:textId="4C201459"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West</w:t>
      </w:r>
      <w:r>
        <w:rPr>
          <w:rFonts w:ascii="Times New Roman" w:hAnsi="Times New Roman" w:cs="Times New Roman"/>
          <w:sz w:val="24"/>
          <w:szCs w:val="24"/>
        </w:rPr>
        <w:t>:</w:t>
      </w:r>
      <w:r w:rsidR="009D082B">
        <w:rPr>
          <w:rFonts w:ascii="Times New Roman" w:hAnsi="Times New Roman" w:cs="Times New Roman"/>
          <w:sz w:val="24"/>
          <w:szCs w:val="24"/>
        </w:rPr>
        <w:t xml:space="preserve"> </w:t>
      </w:r>
      <w:r w:rsidR="001428DC">
        <w:rPr>
          <w:rFonts w:ascii="Times New Roman" w:hAnsi="Times New Roman" w:cs="Times New Roman"/>
          <w:sz w:val="24"/>
          <w:szCs w:val="24"/>
        </w:rPr>
        <w:t>a</w:t>
      </w:r>
      <w:r w:rsidR="009D082B">
        <w:rPr>
          <w:rFonts w:ascii="Times New Roman" w:hAnsi="Times New Roman" w:cs="Times New Roman"/>
          <w:sz w:val="24"/>
          <w:szCs w:val="24"/>
        </w:rPr>
        <w:t>reas 1-4 (</w:t>
      </w:r>
      <w:r w:rsidRPr="00231DF3">
        <w:rPr>
          <w:rFonts w:ascii="Times New Roman" w:hAnsi="Times New Roman" w:cs="Times New Roman"/>
          <w:sz w:val="24"/>
          <w:szCs w:val="24"/>
        </w:rPr>
        <w:t>GOM</w:t>
      </w:r>
      <w:r>
        <w:rPr>
          <w:rFonts w:ascii="Times New Roman" w:hAnsi="Times New Roman" w:cs="Times New Roman"/>
          <w:sz w:val="24"/>
          <w:szCs w:val="24"/>
        </w:rPr>
        <w:t>,</w:t>
      </w:r>
      <w:r w:rsidR="009D082B">
        <w:rPr>
          <w:rFonts w:ascii="Times New Roman" w:hAnsi="Times New Roman" w:cs="Times New Roman"/>
          <w:sz w:val="24"/>
          <w:szCs w:val="24"/>
        </w:rPr>
        <w:t xml:space="preserve"> CAR,</w:t>
      </w:r>
      <w:r>
        <w:rPr>
          <w:rFonts w:ascii="Times New Roman" w:hAnsi="Times New Roman" w:cs="Times New Roman"/>
          <w:sz w:val="24"/>
          <w:szCs w:val="24"/>
        </w:rPr>
        <w:t xml:space="preserve"> </w:t>
      </w:r>
      <w:r w:rsidRPr="00231DF3">
        <w:rPr>
          <w:rFonts w:ascii="Times New Roman" w:hAnsi="Times New Roman" w:cs="Times New Roman"/>
          <w:sz w:val="24"/>
          <w:szCs w:val="24"/>
        </w:rPr>
        <w:t>WATL, GSL</w:t>
      </w:r>
      <w:r w:rsidR="009D082B">
        <w:rPr>
          <w:rFonts w:ascii="Times New Roman" w:hAnsi="Times New Roman" w:cs="Times New Roman"/>
          <w:sz w:val="24"/>
          <w:szCs w:val="24"/>
        </w:rPr>
        <w:t>)</w:t>
      </w:r>
      <w:r w:rsidR="001428DC">
        <w:rPr>
          <w:rFonts w:ascii="Times New Roman" w:hAnsi="Times New Roman" w:cs="Times New Roman"/>
          <w:sz w:val="24"/>
          <w:szCs w:val="24"/>
        </w:rPr>
        <w:t>.</w:t>
      </w:r>
    </w:p>
    <w:p w14:paraId="75477E2D" w14:textId="6B486014" w:rsidR="007E218D" w:rsidRDefault="001D1844" w:rsidP="00406114">
      <w:pPr>
        <w:jc w:val="both"/>
        <w:rPr>
          <w:rFonts w:ascii="Times New Roman" w:hAnsi="Times New Roman" w:cs="Times New Roman"/>
          <w:sz w:val="24"/>
          <w:szCs w:val="24"/>
        </w:rPr>
      </w:pPr>
      <w:proofErr w:type="spellStart"/>
      <w:r w:rsidRPr="00231DF3">
        <w:rPr>
          <w:rFonts w:ascii="Times New Roman" w:hAnsi="Times New Roman" w:cs="Times New Roman"/>
          <w:sz w:val="24"/>
          <w:szCs w:val="24"/>
        </w:rPr>
        <w:t>East</w:t>
      </w:r>
      <w:r w:rsidR="00D63EA0">
        <w:rPr>
          <w:rFonts w:ascii="Times New Roman" w:hAnsi="Times New Roman" w:cs="Times New Roman"/>
          <w:sz w:val="24"/>
          <w:szCs w:val="24"/>
        </w:rPr>
        <w:t>+</w:t>
      </w:r>
      <w:r w:rsidRPr="00231DF3">
        <w:rPr>
          <w:rFonts w:ascii="Times New Roman" w:hAnsi="Times New Roman" w:cs="Times New Roman"/>
          <w:sz w:val="24"/>
          <w:szCs w:val="24"/>
        </w:rPr>
        <w:t>Med</w:t>
      </w:r>
      <w:proofErr w:type="spellEnd"/>
      <w:r>
        <w:rPr>
          <w:rFonts w:ascii="Times New Roman" w:hAnsi="Times New Roman" w:cs="Times New Roman"/>
          <w:sz w:val="24"/>
          <w:szCs w:val="24"/>
        </w:rPr>
        <w:t>:</w:t>
      </w:r>
      <w:r w:rsidR="001428DC">
        <w:rPr>
          <w:rFonts w:ascii="Times New Roman" w:hAnsi="Times New Roman" w:cs="Times New Roman"/>
          <w:sz w:val="24"/>
          <w:szCs w:val="24"/>
        </w:rPr>
        <w:t xml:space="preserve"> areas</w:t>
      </w:r>
      <w:r>
        <w:rPr>
          <w:rFonts w:ascii="Times New Roman" w:hAnsi="Times New Roman" w:cs="Times New Roman"/>
          <w:sz w:val="24"/>
          <w:szCs w:val="24"/>
        </w:rPr>
        <w:t xml:space="preserve"> </w:t>
      </w:r>
      <w:r w:rsidR="001428DC">
        <w:rPr>
          <w:rFonts w:ascii="Times New Roman" w:hAnsi="Times New Roman" w:cs="Times New Roman"/>
          <w:sz w:val="24"/>
          <w:szCs w:val="24"/>
        </w:rPr>
        <w:t>5-10 (S</w:t>
      </w:r>
      <w:r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r w:rsidRPr="00231DF3">
        <w:rPr>
          <w:rFonts w:ascii="Times New Roman" w:hAnsi="Times New Roman" w:cs="Times New Roman"/>
          <w:sz w:val="24"/>
          <w:szCs w:val="24"/>
        </w:rPr>
        <w:t xml:space="preserve"> NEATL, </w:t>
      </w:r>
      <w:r w:rsidR="001428DC">
        <w:rPr>
          <w:rFonts w:ascii="Times New Roman" w:hAnsi="Times New Roman" w:cs="Times New Roman"/>
          <w:sz w:val="24"/>
          <w:szCs w:val="24"/>
        </w:rPr>
        <w:t xml:space="preserve">EATL, SEATL, </w:t>
      </w:r>
      <w:r w:rsidRPr="00231DF3">
        <w:rPr>
          <w:rFonts w:ascii="Times New Roman" w:hAnsi="Times New Roman" w:cs="Times New Roman"/>
          <w:sz w:val="24"/>
          <w:szCs w:val="24"/>
        </w:rPr>
        <w:t>MED</w:t>
      </w:r>
      <w:r w:rsidR="001428DC">
        <w:rPr>
          <w:rFonts w:ascii="Times New Roman" w:hAnsi="Times New Roman" w:cs="Times New Roman"/>
          <w:sz w:val="24"/>
          <w:szCs w:val="24"/>
        </w:rPr>
        <w:t>)</w:t>
      </w:r>
      <w:r w:rsidRPr="00231DF3">
        <w:rPr>
          <w:rFonts w:ascii="Times New Roman" w:hAnsi="Times New Roman" w:cs="Times New Roman"/>
          <w:sz w:val="24"/>
          <w:szCs w:val="24"/>
        </w:rPr>
        <w:t>.</w:t>
      </w:r>
    </w:p>
    <w:p w14:paraId="3CC13CF5" w14:textId="77777777" w:rsidR="007E218D" w:rsidRDefault="00B20954" w:rsidP="00406114">
      <w:pPr>
        <w:pStyle w:val="Heading4"/>
        <w:ind w:left="0"/>
      </w:pPr>
      <w:bookmarkStart w:id="178" w:name="_Toc465365297"/>
      <w:r w:rsidRPr="00B20954">
        <w:t>Alternative options</w:t>
      </w:r>
      <w:bookmarkEnd w:id="178"/>
    </w:p>
    <w:p w14:paraId="5C4C470A" w14:textId="77777777" w:rsidR="007E218D" w:rsidRPr="00406114" w:rsidRDefault="007E218D" w:rsidP="00406114">
      <w:pPr>
        <w:rPr>
          <w:lang w:eastAsia="en-ZA"/>
        </w:rPr>
      </w:pPr>
    </w:p>
    <w:p w14:paraId="754E21C6"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Various possibilities exist, based on alternative combinations of the spatial strata defined in Item 1. For example, separating out the central Atlantic</w:t>
      </w:r>
      <w:r w:rsidR="001D184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1D1844">
        <w:rPr>
          <w:rFonts w:ascii="Times New Roman" w:hAnsi="Times New Roman" w:cs="Times New Roman"/>
          <w:sz w:val="24"/>
          <w:szCs w:val="24"/>
        </w:rPr>
        <w:t>A).</w:t>
      </w:r>
    </w:p>
    <w:p w14:paraId="51728C49" w14:textId="77777777" w:rsidR="007E218D" w:rsidRDefault="007E218D" w:rsidP="00406114">
      <w:pPr>
        <w:jc w:val="both"/>
        <w:rPr>
          <w:rFonts w:ascii="Times New Roman" w:hAnsi="Times New Roman" w:cs="Times New Roman"/>
          <w:sz w:val="24"/>
          <w:szCs w:val="24"/>
        </w:rPr>
      </w:pPr>
    </w:p>
    <w:p w14:paraId="327CA0F7" w14:textId="18E970AF" w:rsidR="007E218D" w:rsidRDefault="00303ADC" w:rsidP="00406114">
      <w:pPr>
        <w:jc w:val="both"/>
        <w:rPr>
          <w:rFonts w:ascii="Times New Roman" w:hAnsi="Times New Roman" w:cs="Times New Roman"/>
          <w:sz w:val="24"/>
          <w:szCs w:val="24"/>
        </w:rPr>
      </w:pPr>
      <w:r>
        <w:rPr>
          <w:rFonts w:ascii="Times New Roman" w:hAnsi="Times New Roman" w:cs="Times New Roman"/>
          <w:sz w:val="24"/>
          <w:szCs w:val="24"/>
        </w:rPr>
        <w:t>West</w:t>
      </w:r>
      <w:r w:rsidR="001D1844">
        <w:rPr>
          <w:rFonts w:ascii="Times New Roman" w:hAnsi="Times New Roman" w:cs="Times New Roman"/>
          <w:sz w:val="24"/>
          <w:szCs w:val="24"/>
        </w:rPr>
        <w:t xml:space="preserve">: </w:t>
      </w:r>
      <w:r w:rsidR="001428DC">
        <w:rPr>
          <w:rFonts w:ascii="Times New Roman" w:hAnsi="Times New Roman" w:cs="Times New Roman"/>
          <w:sz w:val="24"/>
          <w:szCs w:val="24"/>
        </w:rPr>
        <w:t>areas 1-4 (</w:t>
      </w:r>
      <w:r w:rsidR="001428DC" w:rsidRPr="00231DF3">
        <w:rPr>
          <w:rFonts w:ascii="Times New Roman" w:hAnsi="Times New Roman" w:cs="Times New Roman"/>
          <w:sz w:val="24"/>
          <w:szCs w:val="24"/>
        </w:rPr>
        <w:t>GOM</w:t>
      </w:r>
      <w:r w:rsidR="001428DC">
        <w:rPr>
          <w:rFonts w:ascii="Times New Roman" w:hAnsi="Times New Roman" w:cs="Times New Roman"/>
          <w:sz w:val="24"/>
          <w:szCs w:val="24"/>
        </w:rPr>
        <w:t xml:space="preserve">, CAR, </w:t>
      </w:r>
      <w:r w:rsidR="001428DC" w:rsidRPr="00231DF3">
        <w:rPr>
          <w:rFonts w:ascii="Times New Roman" w:hAnsi="Times New Roman" w:cs="Times New Roman"/>
          <w:sz w:val="24"/>
          <w:szCs w:val="24"/>
        </w:rPr>
        <w:t>WATL, GSL</w:t>
      </w:r>
      <w:r w:rsidR="001428DC">
        <w:rPr>
          <w:rFonts w:ascii="Times New Roman" w:hAnsi="Times New Roman" w:cs="Times New Roman"/>
          <w:sz w:val="24"/>
          <w:szCs w:val="24"/>
        </w:rPr>
        <w:t>).</w:t>
      </w:r>
    </w:p>
    <w:p w14:paraId="5462B29C" w14:textId="4E94B8B3" w:rsidR="001428DC" w:rsidRDefault="00B20954" w:rsidP="00406114">
      <w:pPr>
        <w:jc w:val="both"/>
        <w:rPr>
          <w:rFonts w:ascii="Times New Roman" w:hAnsi="Times New Roman" w:cs="Times New Roman"/>
          <w:sz w:val="24"/>
          <w:szCs w:val="24"/>
        </w:rPr>
      </w:pPr>
      <w:r>
        <w:rPr>
          <w:rFonts w:ascii="Times New Roman" w:hAnsi="Times New Roman" w:cs="Times New Roman"/>
          <w:sz w:val="24"/>
          <w:szCs w:val="24"/>
        </w:rPr>
        <w:t>Central</w:t>
      </w:r>
      <w:r w:rsidR="001D1844">
        <w:rPr>
          <w:rFonts w:ascii="Times New Roman" w:hAnsi="Times New Roman" w:cs="Times New Roman"/>
          <w:sz w:val="24"/>
          <w:szCs w:val="24"/>
        </w:rPr>
        <w:t>:</w:t>
      </w:r>
      <w:r w:rsidR="00706A1F" w:rsidRPr="00706A1F">
        <w:rPr>
          <w:rFonts w:ascii="Times New Roman" w:hAnsi="Times New Roman" w:cs="Times New Roman"/>
          <w:sz w:val="24"/>
          <w:szCs w:val="24"/>
        </w:rPr>
        <w:t xml:space="preserve"> </w:t>
      </w:r>
      <w:r w:rsidR="001428DC">
        <w:rPr>
          <w:rFonts w:ascii="Times New Roman" w:hAnsi="Times New Roman" w:cs="Times New Roman"/>
          <w:sz w:val="24"/>
          <w:szCs w:val="24"/>
        </w:rPr>
        <w:t>areas 5-6 (S</w:t>
      </w:r>
      <w:r w:rsidR="001428DC" w:rsidRPr="00231DF3">
        <w:rPr>
          <w:rFonts w:ascii="Times New Roman" w:hAnsi="Times New Roman" w:cs="Times New Roman"/>
          <w:sz w:val="24"/>
          <w:szCs w:val="24"/>
        </w:rPr>
        <w:t xml:space="preserve">CATL, </w:t>
      </w:r>
      <w:r w:rsidR="001428DC">
        <w:rPr>
          <w:rFonts w:ascii="Times New Roman" w:hAnsi="Times New Roman" w:cs="Times New Roman"/>
          <w:sz w:val="24"/>
          <w:szCs w:val="24"/>
        </w:rPr>
        <w:t>NCATL).</w:t>
      </w:r>
    </w:p>
    <w:p w14:paraId="675B4EFA" w14:textId="27835685" w:rsidR="007E218D" w:rsidRDefault="00B20954" w:rsidP="00406114">
      <w:pPr>
        <w:jc w:val="both"/>
        <w:rPr>
          <w:rFonts w:ascii="Times New Roman" w:hAnsi="Times New Roman" w:cs="Times New Roman"/>
          <w:sz w:val="24"/>
          <w:szCs w:val="24"/>
        </w:rPr>
      </w:pPr>
      <w:proofErr w:type="spellStart"/>
      <w:r>
        <w:rPr>
          <w:rFonts w:ascii="Times New Roman" w:hAnsi="Times New Roman" w:cs="Times New Roman"/>
          <w:sz w:val="24"/>
          <w:szCs w:val="24"/>
        </w:rPr>
        <w:t>East+Med</w:t>
      </w:r>
      <w:proofErr w:type="spellEnd"/>
      <w:r w:rsidR="00706A1F">
        <w:rPr>
          <w:rFonts w:ascii="Times New Roman" w:hAnsi="Times New Roman" w:cs="Times New Roman"/>
          <w:sz w:val="24"/>
          <w:szCs w:val="24"/>
        </w:rPr>
        <w:t>:</w:t>
      </w:r>
      <w:r>
        <w:rPr>
          <w:rFonts w:ascii="Times New Roman" w:hAnsi="Times New Roman" w:cs="Times New Roman"/>
          <w:sz w:val="24"/>
          <w:szCs w:val="24"/>
        </w:rPr>
        <w:t xml:space="preserve"> </w:t>
      </w:r>
      <w:r w:rsidR="001428DC">
        <w:rPr>
          <w:rFonts w:ascii="Times New Roman" w:hAnsi="Times New Roman" w:cs="Times New Roman"/>
          <w:sz w:val="24"/>
          <w:szCs w:val="24"/>
        </w:rPr>
        <w:t>areas 7-20 (</w:t>
      </w:r>
      <w:r w:rsidR="001428DC" w:rsidRPr="00231DF3">
        <w:rPr>
          <w:rFonts w:ascii="Times New Roman" w:hAnsi="Times New Roman" w:cs="Times New Roman"/>
          <w:sz w:val="24"/>
          <w:szCs w:val="24"/>
        </w:rPr>
        <w:t xml:space="preserve">NEATL, </w:t>
      </w:r>
      <w:r w:rsidR="001428DC">
        <w:rPr>
          <w:rFonts w:ascii="Times New Roman" w:hAnsi="Times New Roman" w:cs="Times New Roman"/>
          <w:sz w:val="24"/>
          <w:szCs w:val="24"/>
        </w:rPr>
        <w:t xml:space="preserve">EATL, SEATL, </w:t>
      </w:r>
      <w:r w:rsidR="001428DC" w:rsidRPr="00231DF3">
        <w:rPr>
          <w:rFonts w:ascii="Times New Roman" w:hAnsi="Times New Roman" w:cs="Times New Roman"/>
          <w:sz w:val="24"/>
          <w:szCs w:val="24"/>
        </w:rPr>
        <w:t>MED</w:t>
      </w:r>
      <w:r w:rsidR="001428DC">
        <w:rPr>
          <w:rFonts w:ascii="Times New Roman" w:hAnsi="Times New Roman" w:cs="Times New Roman"/>
          <w:sz w:val="24"/>
          <w:szCs w:val="24"/>
        </w:rPr>
        <w:t>)</w:t>
      </w:r>
      <w:r w:rsidR="001D1844" w:rsidRPr="00AD688E">
        <w:rPr>
          <w:rFonts w:ascii="Times New Roman" w:hAnsi="Times New Roman" w:cs="Times New Roman"/>
          <w:sz w:val="24"/>
          <w:szCs w:val="24"/>
        </w:rPr>
        <w:t>.</w:t>
      </w:r>
    </w:p>
    <w:p w14:paraId="34F1CCE0" w14:textId="77777777" w:rsidR="007E218D" w:rsidRDefault="007E218D" w:rsidP="00406114">
      <w:pPr>
        <w:jc w:val="both"/>
        <w:rPr>
          <w:rFonts w:ascii="Times New Roman" w:hAnsi="Times New Roman" w:cs="Times New Roman"/>
          <w:sz w:val="24"/>
          <w:szCs w:val="24"/>
        </w:rPr>
      </w:pPr>
    </w:p>
    <w:p w14:paraId="3B4D711C" w14:textId="77777777" w:rsidR="007E218D" w:rsidRDefault="009D7428" w:rsidP="00406114">
      <w:pPr>
        <w:jc w:val="both"/>
        <w:rPr>
          <w:rFonts w:ascii="Times New Roman" w:hAnsi="Times New Roman" w:cs="Times New Roman"/>
          <w:sz w:val="24"/>
          <w:szCs w:val="24"/>
        </w:rPr>
      </w:pPr>
      <w:r>
        <w:rPr>
          <w:rFonts w:ascii="Times New Roman" w:hAnsi="Times New Roman" w:cs="Times New Roman"/>
          <w:sz w:val="24"/>
          <w:szCs w:val="24"/>
        </w:rPr>
        <w:t>However it is suggested that consideration of such more complex options be postponed to a “second round”.</w:t>
      </w:r>
    </w:p>
    <w:p w14:paraId="046C4C51" w14:textId="77777777" w:rsidR="00303ADC" w:rsidRDefault="00303ADC" w:rsidP="00303ADC">
      <w:pPr>
        <w:rPr>
          <w:rFonts w:ascii="Times New Roman" w:hAnsi="Times New Roman" w:cs="Times New Roman"/>
          <w:i/>
          <w:sz w:val="24"/>
          <w:szCs w:val="24"/>
        </w:rPr>
      </w:pPr>
    </w:p>
    <w:p w14:paraId="49B86BDC" w14:textId="77777777" w:rsidR="007E218D" w:rsidRDefault="009D7428" w:rsidP="00406114">
      <w:pPr>
        <w:pStyle w:val="Heading3"/>
        <w:ind w:left="0"/>
      </w:pPr>
      <w:bookmarkStart w:id="179" w:name="_Toc465365298"/>
      <w:r w:rsidRPr="007D255E">
        <w:t>Options for the frequency of setting TACs</w:t>
      </w:r>
      <w:bookmarkEnd w:id="179"/>
    </w:p>
    <w:p w14:paraId="430EA5BF" w14:textId="77777777" w:rsidR="00580726" w:rsidRPr="007D255E" w:rsidRDefault="00580726" w:rsidP="001B61C4">
      <w:pPr>
        <w:jc w:val="both"/>
        <w:rPr>
          <w:rFonts w:ascii="Times New Roman" w:hAnsi="Times New Roman" w:cs="Times New Roman"/>
          <w:i/>
          <w:sz w:val="24"/>
          <w:szCs w:val="24"/>
        </w:rPr>
      </w:pPr>
    </w:p>
    <w:p w14:paraId="23F96D86" w14:textId="77777777" w:rsidR="00CC223C" w:rsidRDefault="004239D2" w:rsidP="001B61C4">
      <w:pPr>
        <w:pStyle w:val="Heading4"/>
        <w:ind w:left="0"/>
      </w:pPr>
      <w:bookmarkStart w:id="180" w:name="_Toc465365299"/>
      <w:r w:rsidRPr="004239D2">
        <w:t>Baseline</w:t>
      </w:r>
      <w:bookmarkEnd w:id="180"/>
    </w:p>
    <w:p w14:paraId="32EB7F0E" w14:textId="77777777" w:rsidR="007E218D" w:rsidRDefault="007E218D" w:rsidP="00406114"/>
    <w:p w14:paraId="0F75F99B" w14:textId="77777777" w:rsidR="004239D2" w:rsidRDefault="004239D2" w:rsidP="001B61C4">
      <w:pPr>
        <w:jc w:val="both"/>
        <w:rPr>
          <w:rFonts w:ascii="Times New Roman" w:hAnsi="Times New Roman" w:cs="Times New Roman"/>
          <w:sz w:val="24"/>
          <w:szCs w:val="24"/>
        </w:rPr>
      </w:pPr>
      <w:r>
        <w:rPr>
          <w:rFonts w:ascii="Times New Roman" w:hAnsi="Times New Roman" w:cs="Times New Roman"/>
          <w:sz w:val="24"/>
          <w:szCs w:val="24"/>
        </w:rPr>
        <w:t xml:space="preserve">Every two years, for both West and </w:t>
      </w:r>
      <w:proofErr w:type="spellStart"/>
      <w:r>
        <w:rPr>
          <w:rFonts w:ascii="Times New Roman" w:hAnsi="Times New Roman" w:cs="Times New Roman"/>
          <w:sz w:val="24"/>
          <w:szCs w:val="24"/>
        </w:rPr>
        <w:t>East+Med</w:t>
      </w:r>
      <w:proofErr w:type="spellEnd"/>
      <w:r>
        <w:rPr>
          <w:rFonts w:ascii="Times New Roman" w:hAnsi="Times New Roman" w:cs="Times New Roman"/>
          <w:sz w:val="24"/>
          <w:szCs w:val="24"/>
        </w:rPr>
        <w:t xml:space="preserve"> (or alternative spatial strata) together</w:t>
      </w:r>
    </w:p>
    <w:p w14:paraId="50966249" w14:textId="77777777" w:rsidR="00CC223C" w:rsidRDefault="004239D2" w:rsidP="001B61C4">
      <w:pPr>
        <w:pStyle w:val="Heading4"/>
        <w:ind w:left="0"/>
      </w:pPr>
      <w:bookmarkStart w:id="181" w:name="_Toc465365300"/>
      <w:r w:rsidRPr="004239D2">
        <w:t>Alternative options</w:t>
      </w:r>
      <w:bookmarkEnd w:id="181"/>
    </w:p>
    <w:p w14:paraId="34456496" w14:textId="77777777" w:rsidR="007E218D" w:rsidRDefault="007E218D" w:rsidP="00406114"/>
    <w:p w14:paraId="65308EB4" w14:textId="77777777" w:rsidR="004239D2" w:rsidRDefault="004239D2" w:rsidP="00FD755D">
      <w:pPr>
        <w:pStyle w:val="ListParagraph"/>
        <w:numPr>
          <w:ilvl w:val="0"/>
          <w:numId w:val="9"/>
        </w:numPr>
        <w:ind w:left="720"/>
        <w:jc w:val="both"/>
        <w:rPr>
          <w:rFonts w:ascii="Times New Roman" w:hAnsi="Times New Roman" w:cs="Times New Roman"/>
          <w:sz w:val="24"/>
          <w:szCs w:val="24"/>
        </w:rPr>
      </w:pPr>
      <w:r w:rsidRPr="004239D2">
        <w:rPr>
          <w:rFonts w:ascii="Times New Roman" w:hAnsi="Times New Roman" w:cs="Times New Roman"/>
          <w:sz w:val="24"/>
          <w:szCs w:val="24"/>
        </w:rPr>
        <w:t>Every three years</w:t>
      </w:r>
    </w:p>
    <w:p w14:paraId="12DF82C9" w14:textId="77777777" w:rsidR="004239D2" w:rsidRDefault="004239D2" w:rsidP="00FD755D">
      <w:pPr>
        <w:pStyle w:val="ListParagraph"/>
        <w:numPr>
          <w:ilvl w:val="0"/>
          <w:numId w:val="9"/>
        </w:numPr>
        <w:ind w:left="720"/>
        <w:jc w:val="both"/>
        <w:rPr>
          <w:rFonts w:ascii="Times New Roman" w:hAnsi="Times New Roman" w:cs="Times New Roman"/>
          <w:sz w:val="24"/>
          <w:szCs w:val="24"/>
        </w:rPr>
      </w:pPr>
      <w:r>
        <w:rPr>
          <w:rFonts w:ascii="Times New Roman" w:hAnsi="Times New Roman" w:cs="Times New Roman"/>
          <w:sz w:val="24"/>
          <w:szCs w:val="24"/>
        </w:rPr>
        <w:t>Every four years</w:t>
      </w:r>
    </w:p>
    <w:p w14:paraId="25BEC7EB" w14:textId="1FCC940B" w:rsidR="00303ADC" w:rsidRDefault="00303ADC">
      <w:pPr>
        <w:rPr>
          <w:rFonts w:ascii="Times New Roman" w:hAnsi="Times New Roman" w:cs="Times New Roman"/>
          <w:sz w:val="24"/>
          <w:szCs w:val="24"/>
        </w:rPr>
      </w:pPr>
    </w:p>
    <w:p w14:paraId="230836E6" w14:textId="77777777" w:rsidR="007D255E" w:rsidRDefault="007D255E" w:rsidP="001B61C4">
      <w:pPr>
        <w:jc w:val="both"/>
        <w:rPr>
          <w:rFonts w:ascii="Times New Roman" w:hAnsi="Times New Roman" w:cs="Times New Roman"/>
          <w:sz w:val="24"/>
          <w:szCs w:val="24"/>
        </w:rPr>
      </w:pPr>
    </w:p>
    <w:p w14:paraId="0D2ED5B2" w14:textId="77777777" w:rsidR="007E218D" w:rsidRDefault="004239D2" w:rsidP="00406114">
      <w:pPr>
        <w:pStyle w:val="Heading3"/>
        <w:ind w:left="0"/>
      </w:pPr>
      <w:bookmarkStart w:id="182" w:name="_Toc465365301"/>
      <w:r w:rsidRPr="004239D2">
        <w:t>Upper limits on TACs</w:t>
      </w:r>
      <w:bookmarkEnd w:id="182"/>
    </w:p>
    <w:p w14:paraId="58C8D3B9" w14:textId="77777777" w:rsidR="004239D2" w:rsidRPr="00580726" w:rsidRDefault="004239D2" w:rsidP="001B61C4">
      <w:pPr>
        <w:jc w:val="both"/>
        <w:rPr>
          <w:rFonts w:ascii="Times New Roman" w:hAnsi="Times New Roman" w:cs="Times New Roman"/>
          <w:sz w:val="24"/>
          <w:szCs w:val="24"/>
        </w:rPr>
      </w:pPr>
    </w:p>
    <w:p w14:paraId="2B6F33AE" w14:textId="77777777" w:rsidR="007E218D" w:rsidRDefault="004239D2"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 that </w:t>
      </w:r>
      <w:r w:rsidR="009F3A87">
        <w:rPr>
          <w:rFonts w:ascii="Times New Roman" w:hAnsi="Times New Roman" w:cs="Times New Roman"/>
          <w:sz w:val="24"/>
          <w:szCs w:val="24"/>
        </w:rPr>
        <w:t>this option has potential advantages for reducing risk and avoiding over-capitalisation.]</w:t>
      </w:r>
    </w:p>
    <w:p w14:paraId="641E5B06" w14:textId="77777777" w:rsidR="007E218D" w:rsidRDefault="007E218D" w:rsidP="00406114">
      <w:pPr>
        <w:pStyle w:val="ListParagraph"/>
        <w:ind w:left="0"/>
        <w:jc w:val="both"/>
        <w:rPr>
          <w:rFonts w:ascii="Times New Roman" w:hAnsi="Times New Roman" w:cs="Times New Roman"/>
          <w:sz w:val="24"/>
          <w:szCs w:val="24"/>
        </w:rPr>
      </w:pPr>
    </w:p>
    <w:p w14:paraId="7B96D396"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Baseline</w:t>
      </w:r>
    </w:p>
    <w:p w14:paraId="64401C99" w14:textId="77777777" w:rsidR="007E218D" w:rsidRDefault="007E218D" w:rsidP="00406114">
      <w:pPr>
        <w:pStyle w:val="ListParagraph"/>
        <w:ind w:left="0"/>
        <w:jc w:val="both"/>
        <w:rPr>
          <w:rFonts w:ascii="Times New Roman" w:hAnsi="Times New Roman" w:cs="Times New Roman"/>
          <w:sz w:val="24"/>
          <w:szCs w:val="24"/>
        </w:rPr>
      </w:pPr>
    </w:p>
    <w:p w14:paraId="0A960435"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upper limit</w:t>
      </w:r>
    </w:p>
    <w:p w14:paraId="46118A21" w14:textId="77777777" w:rsidR="007E218D" w:rsidRDefault="007E218D" w:rsidP="00406114">
      <w:pPr>
        <w:pStyle w:val="ListParagraph"/>
        <w:ind w:left="0"/>
        <w:jc w:val="both"/>
        <w:rPr>
          <w:rFonts w:ascii="Times New Roman" w:hAnsi="Times New Roman" w:cs="Times New Roman"/>
          <w:sz w:val="24"/>
          <w:szCs w:val="24"/>
        </w:rPr>
      </w:pPr>
    </w:p>
    <w:p w14:paraId="29ECF087"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Alternative options</w:t>
      </w:r>
    </w:p>
    <w:p w14:paraId="01D42B09" w14:textId="77777777" w:rsidR="007E218D" w:rsidRDefault="007E218D" w:rsidP="00406114">
      <w:pPr>
        <w:pStyle w:val="ListParagraph"/>
        <w:ind w:left="0"/>
        <w:jc w:val="both"/>
        <w:rPr>
          <w:rFonts w:ascii="Times New Roman" w:hAnsi="Times New Roman" w:cs="Times New Roman"/>
          <w:sz w:val="24"/>
          <w:szCs w:val="24"/>
        </w:rPr>
      </w:pPr>
    </w:p>
    <w:p w14:paraId="4383B064" w14:textId="030FE4D8"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1F2259">
        <w:rPr>
          <w:rFonts w:ascii="Times New Roman" w:hAnsi="Times New Roman" w:cs="Times New Roman"/>
          <w:sz w:val="24"/>
          <w:szCs w:val="24"/>
        </w:rPr>
        <w:t xml:space="preserve">e.g.   </w:t>
      </w:r>
      <w:r>
        <w:rPr>
          <w:rFonts w:ascii="Times New Roman" w:hAnsi="Times New Roman" w:cs="Times New Roman"/>
          <w:sz w:val="24"/>
          <w:szCs w:val="24"/>
        </w:rPr>
        <w:t>5</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6 000</w:t>
      </w:r>
      <w:r>
        <w:rPr>
          <w:rFonts w:ascii="Times New Roman" w:hAnsi="Times New Roman" w:cs="Times New Roman"/>
          <w:sz w:val="24"/>
          <w:szCs w:val="24"/>
        </w:rPr>
        <w:t xml:space="preserve"> </w:t>
      </w:r>
      <w:proofErr w:type="spellStart"/>
      <w:r>
        <w:rPr>
          <w:rFonts w:ascii="Times New Roman" w:hAnsi="Times New Roman" w:cs="Times New Roman"/>
          <w:sz w:val="24"/>
          <w:szCs w:val="24"/>
        </w:rPr>
        <w:t>mt</w:t>
      </w:r>
      <w:proofErr w:type="spellEnd"/>
    </w:p>
    <w:p w14:paraId="2E12C80B" w14:textId="13CAF41C"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1F2259">
        <w:rPr>
          <w:rFonts w:ascii="Times New Roman" w:hAnsi="Times New Roman" w:cs="Times New Roman"/>
          <w:sz w:val="24"/>
          <w:szCs w:val="24"/>
        </w:rPr>
        <w:t xml:space="preserve"> e.g. </w:t>
      </w:r>
      <w:r>
        <w:rPr>
          <w:rFonts w:ascii="Times New Roman" w:hAnsi="Times New Roman" w:cs="Times New Roman"/>
          <w:sz w:val="24"/>
          <w:szCs w:val="24"/>
        </w:rPr>
        <w:t>30</w:t>
      </w:r>
      <w:r w:rsidR="001F2259">
        <w:rPr>
          <w:rFonts w:ascii="Times New Roman" w:hAnsi="Times New Roman" w:cs="Times New Roman"/>
          <w:sz w:val="24"/>
          <w:szCs w:val="24"/>
        </w:rPr>
        <w:t> </w:t>
      </w:r>
      <w:r>
        <w:rPr>
          <w:rFonts w:ascii="Times New Roman" w:hAnsi="Times New Roman" w:cs="Times New Roman"/>
          <w:sz w:val="24"/>
          <w:szCs w:val="24"/>
        </w:rPr>
        <w:t>000</w:t>
      </w:r>
      <w:proofErr w:type="gramStart"/>
      <w:r w:rsidR="001F2259">
        <w:rPr>
          <w:rFonts w:ascii="Times New Roman" w:hAnsi="Times New Roman" w:cs="Times New Roman"/>
          <w:sz w:val="24"/>
          <w:szCs w:val="24"/>
        </w:rPr>
        <w:t xml:space="preserve">, </w:t>
      </w:r>
      <w:r>
        <w:rPr>
          <w:rFonts w:ascii="Times New Roman" w:hAnsi="Times New Roman" w:cs="Times New Roman"/>
          <w:sz w:val="24"/>
          <w:szCs w:val="24"/>
        </w:rPr>
        <w:t xml:space="preserve"> </w:t>
      </w:r>
      <w:r w:rsidR="001F2259">
        <w:rPr>
          <w:rFonts w:ascii="Times New Roman" w:hAnsi="Times New Roman" w:cs="Times New Roman"/>
          <w:sz w:val="24"/>
          <w:szCs w:val="24"/>
        </w:rPr>
        <w:t>40</w:t>
      </w:r>
      <w:proofErr w:type="gramEnd"/>
      <w:r w:rsidR="001F2259">
        <w:rPr>
          <w:rFonts w:ascii="Times New Roman" w:hAnsi="Times New Roman" w:cs="Times New Roman"/>
          <w:sz w:val="24"/>
          <w:szCs w:val="24"/>
        </w:rPr>
        <w:t xml:space="preserve"> 000 </w:t>
      </w:r>
      <w:proofErr w:type="spellStart"/>
      <w:r>
        <w:rPr>
          <w:rFonts w:ascii="Times New Roman" w:hAnsi="Times New Roman" w:cs="Times New Roman"/>
          <w:sz w:val="24"/>
          <w:szCs w:val="24"/>
        </w:rPr>
        <w:t>mt</w:t>
      </w:r>
      <w:proofErr w:type="spellEnd"/>
    </w:p>
    <w:p w14:paraId="21912511" w14:textId="77777777" w:rsidR="007E218D" w:rsidRDefault="007E218D" w:rsidP="00406114">
      <w:pPr>
        <w:pStyle w:val="ListParagraph"/>
        <w:ind w:left="0"/>
        <w:jc w:val="both"/>
        <w:rPr>
          <w:rFonts w:ascii="Times New Roman" w:hAnsi="Times New Roman" w:cs="Times New Roman"/>
          <w:sz w:val="24"/>
          <w:szCs w:val="24"/>
        </w:rPr>
      </w:pPr>
    </w:p>
    <w:p w14:paraId="51B283F1" w14:textId="77777777" w:rsidR="007E218D" w:rsidRDefault="007D255E" w:rsidP="00406114">
      <w:pPr>
        <w:pStyle w:val="Heading3"/>
        <w:ind w:left="0"/>
      </w:pPr>
      <w:bookmarkStart w:id="183" w:name="_Toc465365302"/>
      <w:r w:rsidRPr="007D255E">
        <w:lastRenderedPageBreak/>
        <w:t>Minimum extent of TAC change</w:t>
      </w:r>
      <w:bookmarkEnd w:id="183"/>
    </w:p>
    <w:p w14:paraId="538C0681" w14:textId="77777777" w:rsidR="007E218D" w:rsidRDefault="007D255E" w:rsidP="00406114">
      <w:pPr>
        <w:pStyle w:val="Heading4"/>
        <w:ind w:left="0"/>
      </w:pPr>
      <w:bookmarkStart w:id="184" w:name="_Toc465365303"/>
      <w:r w:rsidRPr="009F3A87">
        <w:t>Baseline</w:t>
      </w:r>
      <w:bookmarkEnd w:id="184"/>
    </w:p>
    <w:p w14:paraId="3DE25DC0" w14:textId="77777777" w:rsidR="007E218D" w:rsidRDefault="007E218D" w:rsidP="00406114">
      <w:pPr>
        <w:pStyle w:val="ListParagraph"/>
        <w:ind w:left="0"/>
        <w:jc w:val="both"/>
        <w:rPr>
          <w:rFonts w:ascii="Times New Roman" w:hAnsi="Times New Roman" w:cs="Times New Roman"/>
          <w:sz w:val="24"/>
          <w:szCs w:val="24"/>
        </w:rPr>
      </w:pPr>
    </w:p>
    <w:p w14:paraId="30337541"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minimum.</w:t>
      </w:r>
    </w:p>
    <w:p w14:paraId="66BA30D1" w14:textId="77777777" w:rsidR="007E218D" w:rsidRDefault="007E218D" w:rsidP="00406114">
      <w:pPr>
        <w:pStyle w:val="ListParagraph"/>
        <w:ind w:left="0"/>
        <w:jc w:val="both"/>
        <w:rPr>
          <w:rFonts w:ascii="Times New Roman" w:hAnsi="Times New Roman" w:cs="Times New Roman"/>
          <w:sz w:val="24"/>
          <w:szCs w:val="24"/>
        </w:rPr>
      </w:pPr>
    </w:p>
    <w:p w14:paraId="0FEFA057" w14:textId="77777777" w:rsidR="007E218D" w:rsidRDefault="007D255E" w:rsidP="00406114">
      <w:pPr>
        <w:pStyle w:val="Heading4"/>
        <w:ind w:left="0"/>
      </w:pPr>
      <w:bookmarkStart w:id="185" w:name="_Toc465365304"/>
      <w:r w:rsidRPr="009F3A87">
        <w:t>Alternative options</w:t>
      </w:r>
      <w:bookmarkEnd w:id="185"/>
    </w:p>
    <w:p w14:paraId="76E6D7FC" w14:textId="77777777" w:rsidR="007E218D" w:rsidRDefault="007E218D" w:rsidP="00406114">
      <w:pPr>
        <w:pStyle w:val="ListParagraph"/>
        <w:ind w:left="0"/>
        <w:jc w:val="both"/>
        <w:rPr>
          <w:rFonts w:ascii="Times New Roman" w:hAnsi="Times New Roman" w:cs="Times New Roman"/>
          <w:sz w:val="24"/>
          <w:szCs w:val="24"/>
        </w:rPr>
      </w:pPr>
    </w:p>
    <w:p w14:paraId="10F8C919" w14:textId="77777777"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BF0EC6">
        <w:rPr>
          <w:rFonts w:ascii="Times New Roman" w:hAnsi="Times New Roman" w:cs="Times New Roman"/>
          <w:sz w:val="24"/>
          <w:szCs w:val="24"/>
        </w:rPr>
        <w:t xml:space="preserve">  </w:t>
      </w:r>
      <w:r w:rsidR="001F2259">
        <w:rPr>
          <w:rFonts w:ascii="Times New Roman" w:hAnsi="Times New Roman" w:cs="Times New Roman"/>
          <w:sz w:val="24"/>
          <w:szCs w:val="24"/>
        </w:rPr>
        <w:t xml:space="preserve">200,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3</w:t>
      </w:r>
      <w:r>
        <w:rPr>
          <w:rFonts w:ascii="Times New Roman" w:hAnsi="Times New Roman" w:cs="Times New Roman"/>
          <w:sz w:val="24"/>
          <w:szCs w:val="24"/>
        </w:rPr>
        <w:t xml:space="preserve">00 </w:t>
      </w:r>
      <w:proofErr w:type="spellStart"/>
      <w:r>
        <w:rPr>
          <w:rFonts w:ascii="Times New Roman" w:hAnsi="Times New Roman" w:cs="Times New Roman"/>
          <w:sz w:val="24"/>
          <w:szCs w:val="24"/>
        </w:rPr>
        <w:t>mt</w:t>
      </w:r>
      <w:proofErr w:type="spellEnd"/>
    </w:p>
    <w:p w14:paraId="334782F3" w14:textId="77777777"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A86DCC">
        <w:rPr>
          <w:rFonts w:ascii="Times New Roman" w:hAnsi="Times New Roman" w:cs="Times New Roman"/>
          <w:sz w:val="24"/>
          <w:szCs w:val="24"/>
        </w:rPr>
        <w:t xml:space="preserve">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BF0EC6">
        <w:rPr>
          <w:rFonts w:ascii="Times New Roman" w:hAnsi="Times New Roman" w:cs="Times New Roman"/>
          <w:sz w:val="24"/>
          <w:szCs w:val="24"/>
        </w:rPr>
        <w:t xml:space="preserve">2 000, </w:t>
      </w:r>
      <w:r>
        <w:rPr>
          <w:rFonts w:ascii="Times New Roman" w:hAnsi="Times New Roman" w:cs="Times New Roman"/>
          <w:sz w:val="24"/>
          <w:szCs w:val="24"/>
        </w:rPr>
        <w:t xml:space="preserve">3 000 </w:t>
      </w:r>
      <w:proofErr w:type="spellStart"/>
      <w:r>
        <w:rPr>
          <w:rFonts w:ascii="Times New Roman" w:hAnsi="Times New Roman" w:cs="Times New Roman"/>
          <w:sz w:val="24"/>
          <w:szCs w:val="24"/>
        </w:rPr>
        <w:t>mt</w:t>
      </w:r>
      <w:proofErr w:type="spellEnd"/>
    </w:p>
    <w:p w14:paraId="54B5DE88" w14:textId="77777777" w:rsidR="007E218D" w:rsidRDefault="007E218D" w:rsidP="00406114">
      <w:pPr>
        <w:pStyle w:val="ListParagraph"/>
        <w:ind w:left="0"/>
        <w:jc w:val="both"/>
        <w:rPr>
          <w:rFonts w:ascii="Times New Roman" w:hAnsi="Times New Roman" w:cs="Times New Roman"/>
          <w:sz w:val="24"/>
          <w:szCs w:val="24"/>
        </w:rPr>
      </w:pPr>
    </w:p>
    <w:p w14:paraId="6026E836" w14:textId="77777777" w:rsidR="007E218D" w:rsidRDefault="00A86DCC" w:rsidP="00406114">
      <w:pPr>
        <w:pStyle w:val="Heading3"/>
        <w:ind w:left="0"/>
      </w:pPr>
      <w:bookmarkStart w:id="186" w:name="_Toc465365305"/>
      <w:r>
        <w:t>Maximum</w:t>
      </w:r>
      <w:r w:rsidRPr="007D255E">
        <w:t xml:space="preserve"> extent of TAC change</w:t>
      </w:r>
      <w:bookmarkEnd w:id="186"/>
    </w:p>
    <w:p w14:paraId="4FA75388" w14:textId="77777777" w:rsidR="00A86DCC" w:rsidRDefault="00A86DCC" w:rsidP="001B61C4">
      <w:pPr>
        <w:jc w:val="both"/>
        <w:rPr>
          <w:rFonts w:ascii="Times New Roman" w:hAnsi="Times New Roman" w:cs="Times New Roman"/>
          <w:sz w:val="24"/>
          <w:szCs w:val="24"/>
        </w:rPr>
      </w:pPr>
    </w:p>
    <w:p w14:paraId="613C622B" w14:textId="77777777" w:rsidR="007E218D" w:rsidRDefault="00A86DCC"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to promote industrial stability.]</w:t>
      </w:r>
    </w:p>
    <w:p w14:paraId="648EFCB0" w14:textId="77777777" w:rsidR="007E218D" w:rsidRDefault="007E218D" w:rsidP="00406114">
      <w:pPr>
        <w:jc w:val="both"/>
        <w:rPr>
          <w:rFonts w:ascii="Times New Roman" w:hAnsi="Times New Roman" w:cs="Times New Roman"/>
          <w:sz w:val="24"/>
          <w:szCs w:val="24"/>
        </w:rPr>
      </w:pPr>
    </w:p>
    <w:p w14:paraId="5C80C972" w14:textId="77777777" w:rsidR="007E218D" w:rsidRDefault="00A86DCC" w:rsidP="00406114">
      <w:pPr>
        <w:pStyle w:val="Heading4"/>
        <w:ind w:left="0"/>
      </w:pPr>
      <w:bookmarkStart w:id="187" w:name="_Toc465365306"/>
      <w:r w:rsidRPr="009F3A87">
        <w:t>Baseline</w:t>
      </w:r>
      <w:bookmarkEnd w:id="187"/>
    </w:p>
    <w:p w14:paraId="53BD0EA1" w14:textId="77777777" w:rsidR="007E218D" w:rsidRDefault="007E218D" w:rsidP="00406114">
      <w:pPr>
        <w:pStyle w:val="ListParagraph"/>
        <w:ind w:left="0"/>
        <w:jc w:val="both"/>
        <w:rPr>
          <w:rFonts w:ascii="Times New Roman" w:hAnsi="Times New Roman" w:cs="Times New Roman"/>
          <w:sz w:val="24"/>
          <w:szCs w:val="24"/>
        </w:rPr>
      </w:pPr>
    </w:p>
    <w:p w14:paraId="16E705C4" w14:textId="1563563E"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37D4EA6C" w14:textId="1EF055A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7E32103D" w14:textId="77777777" w:rsidR="007E218D" w:rsidRDefault="007E218D" w:rsidP="00406114">
      <w:pPr>
        <w:pStyle w:val="ListParagraph"/>
        <w:ind w:left="0"/>
        <w:jc w:val="both"/>
        <w:rPr>
          <w:rFonts w:ascii="Times New Roman" w:hAnsi="Times New Roman" w:cs="Times New Roman"/>
          <w:sz w:val="24"/>
          <w:szCs w:val="24"/>
        </w:rPr>
      </w:pPr>
    </w:p>
    <w:p w14:paraId="12D11F7C" w14:textId="77ADCAE5" w:rsidR="00201356" w:rsidRDefault="00201356">
      <w:pPr>
        <w:rPr>
          <w:rFonts w:ascii="Times New Roman" w:eastAsiaTheme="majorEastAsia" w:hAnsi="Times New Roman" w:cstheme="majorBidi"/>
          <w:bCs/>
          <w:iCs/>
          <w:color w:val="000000" w:themeColor="text1"/>
          <w:sz w:val="24"/>
          <w:u w:val="single"/>
          <w:lang w:eastAsia="en-ZA"/>
        </w:rPr>
      </w:pPr>
    </w:p>
    <w:p w14:paraId="61A600A6" w14:textId="0511B172" w:rsidR="007E218D" w:rsidRDefault="00A86DCC" w:rsidP="00406114">
      <w:pPr>
        <w:pStyle w:val="Heading4"/>
        <w:ind w:left="0"/>
      </w:pPr>
      <w:bookmarkStart w:id="188" w:name="_Toc465365307"/>
      <w:r w:rsidRPr="009F3A87">
        <w:t>Alternative options</w:t>
      </w:r>
      <w:bookmarkEnd w:id="188"/>
    </w:p>
    <w:p w14:paraId="3873D053" w14:textId="77777777" w:rsidR="007E218D" w:rsidRDefault="007E218D" w:rsidP="00406114">
      <w:pPr>
        <w:pStyle w:val="ListParagraph"/>
        <w:ind w:left="0"/>
        <w:jc w:val="both"/>
        <w:rPr>
          <w:rFonts w:ascii="Times New Roman" w:hAnsi="Times New Roman" w:cs="Times New Roman"/>
          <w:sz w:val="24"/>
          <w:szCs w:val="24"/>
        </w:rPr>
      </w:pPr>
    </w:p>
    <w:p w14:paraId="4E0BC8D5" w14:textId="7BB18CF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35247490" w14:textId="657902E4"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52988257" w14:textId="77777777" w:rsidR="007E218D" w:rsidRDefault="007E218D" w:rsidP="00406114">
      <w:pPr>
        <w:pStyle w:val="ListParagraph"/>
        <w:ind w:left="0"/>
        <w:jc w:val="both"/>
        <w:rPr>
          <w:rFonts w:ascii="Times New Roman" w:hAnsi="Times New Roman" w:cs="Times New Roman"/>
          <w:sz w:val="24"/>
          <w:szCs w:val="24"/>
        </w:rPr>
      </w:pPr>
    </w:p>
    <w:p w14:paraId="3FCD2F21"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d</w:t>
      </w:r>
      <w:r w:rsidR="00A86DCC" w:rsidRPr="008E43D5">
        <w:rPr>
          <w:rFonts w:ascii="Times New Roman" w:hAnsi="Times New Roman" w:cs="Times New Roman"/>
          <w:sz w:val="24"/>
          <w:szCs w:val="24"/>
        </w:rPr>
        <w:t>evelopers of candidate MPs should consider</w:t>
      </w:r>
      <w:r w:rsidRPr="008E43D5">
        <w:rPr>
          <w:rFonts w:ascii="Times New Roman" w:hAnsi="Times New Roman" w:cs="Times New Roman"/>
          <w:sz w:val="24"/>
          <w:szCs w:val="24"/>
        </w:rPr>
        <w:t xml:space="preserve"> including options which</w:t>
      </w:r>
      <w:r>
        <w:rPr>
          <w:rFonts w:ascii="Times New Roman" w:hAnsi="Times New Roman" w:cs="Times New Roman"/>
          <w:sz w:val="24"/>
          <w:szCs w:val="24"/>
        </w:rPr>
        <w:t>:</w:t>
      </w:r>
    </w:p>
    <w:p w14:paraId="3D95D191" w14:textId="77777777" w:rsidR="008E43D5" w:rsidRDefault="008E43D5" w:rsidP="00FD755D">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Override such restrictions on the maximum extent of reduction if abundance indices drop below specified thresholds.</w:t>
      </w:r>
    </w:p>
    <w:p w14:paraId="37957394" w14:textId="77777777" w:rsidR="008E43D5" w:rsidRPr="008E43D5" w:rsidRDefault="008E43D5" w:rsidP="00FD755D">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Allow for greater increases (in terms of tonnage) if a TAC has had to be reduced to a low level and indices confirm subsequent recovery.</w:t>
      </w:r>
    </w:p>
    <w:p w14:paraId="7B7FCEAD" w14:textId="77777777" w:rsidR="00A86DCC" w:rsidRPr="00A86DCC" w:rsidRDefault="00A86DCC" w:rsidP="001B61C4">
      <w:pPr>
        <w:jc w:val="both"/>
        <w:rPr>
          <w:rFonts w:ascii="Times New Roman" w:hAnsi="Times New Roman" w:cs="Times New Roman"/>
          <w:sz w:val="24"/>
          <w:szCs w:val="24"/>
        </w:rPr>
      </w:pPr>
    </w:p>
    <w:p w14:paraId="7128C1D9" w14:textId="77777777" w:rsidR="007D255E" w:rsidRPr="00A86DCC" w:rsidRDefault="007D255E" w:rsidP="001B61C4">
      <w:pPr>
        <w:jc w:val="both"/>
        <w:rPr>
          <w:rFonts w:ascii="Times New Roman" w:hAnsi="Times New Roman" w:cs="Times New Roman"/>
          <w:sz w:val="24"/>
          <w:szCs w:val="24"/>
        </w:rPr>
      </w:pPr>
    </w:p>
    <w:p w14:paraId="43A19D8A" w14:textId="77777777" w:rsidR="007E218D" w:rsidRDefault="008E43D5" w:rsidP="00406114">
      <w:pPr>
        <w:pStyle w:val="Heading3"/>
        <w:ind w:left="0"/>
      </w:pPr>
      <w:bookmarkStart w:id="189" w:name="_Toc465365308"/>
      <w:r w:rsidRPr="008E43D5">
        <w:t>Technical measures</w:t>
      </w:r>
      <w:bookmarkEnd w:id="189"/>
    </w:p>
    <w:p w14:paraId="2A258CC7" w14:textId="77777777" w:rsidR="007E218D" w:rsidRDefault="007E218D" w:rsidP="00406114">
      <w:pPr>
        <w:pStyle w:val="ListParagraph"/>
        <w:ind w:left="0"/>
        <w:jc w:val="both"/>
        <w:rPr>
          <w:rFonts w:ascii="Times New Roman" w:hAnsi="Times New Roman" w:cs="Times New Roman"/>
          <w:sz w:val="24"/>
          <w:szCs w:val="24"/>
        </w:rPr>
      </w:pPr>
    </w:p>
    <w:p w14:paraId="7D96795E"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Size restrictions might be considered on a fleet and/or spatial stratum basis. However, for a “first round” it is suggested that these not be included explicitly, but instead </w:t>
      </w:r>
      <w:r w:rsidR="00FF74B6">
        <w:rPr>
          <w:rFonts w:ascii="Times New Roman" w:hAnsi="Times New Roman" w:cs="Times New Roman"/>
          <w:sz w:val="24"/>
          <w:szCs w:val="24"/>
        </w:rPr>
        <w:t>be considered to be effected implicitly through the selectivity prescriptions for future catches by the various fleets which are set out under item 6 below.</w:t>
      </w:r>
    </w:p>
    <w:p w14:paraId="10BB0B81" w14:textId="77777777" w:rsidR="007E218D" w:rsidRDefault="007E218D" w:rsidP="00406114">
      <w:pPr>
        <w:pStyle w:val="ListParagraph"/>
        <w:ind w:left="0"/>
        <w:jc w:val="both"/>
        <w:rPr>
          <w:rFonts w:ascii="Times New Roman" w:hAnsi="Times New Roman" w:cs="Times New Roman"/>
          <w:sz w:val="24"/>
          <w:szCs w:val="24"/>
        </w:rPr>
      </w:pPr>
    </w:p>
    <w:p w14:paraId="72B50D2E" w14:textId="77777777" w:rsidR="006C5970" w:rsidRDefault="006C5970" w:rsidP="001B61C4">
      <w:pPr>
        <w:jc w:val="both"/>
        <w:rPr>
          <w:rFonts w:ascii="Times New Roman" w:hAnsi="Times New Roman" w:cs="Times New Roman"/>
          <w:sz w:val="24"/>
          <w:szCs w:val="24"/>
        </w:rPr>
      </w:pPr>
    </w:p>
    <w:p w14:paraId="26C79C31" w14:textId="77777777" w:rsidR="001D16B6" w:rsidRDefault="001D16B6" w:rsidP="001B61C4">
      <w:pPr>
        <w:jc w:val="both"/>
        <w:rPr>
          <w:rFonts w:ascii="Times New Roman" w:hAnsi="Times New Roman" w:cs="Times New Roman"/>
          <w:sz w:val="24"/>
          <w:szCs w:val="24"/>
        </w:rPr>
      </w:pPr>
    </w:p>
    <w:p w14:paraId="52BFCEA7" w14:textId="77777777" w:rsidR="007E218D" w:rsidRDefault="00AF7796" w:rsidP="00406114">
      <w:pPr>
        <w:pStyle w:val="Heading1"/>
        <w:ind w:left="0"/>
      </w:pPr>
      <w:bookmarkStart w:id="190" w:name="_Toc465365309"/>
      <w:r w:rsidRPr="00AF7796">
        <w:t xml:space="preserve">FUTURE RECRUITMENT </w:t>
      </w:r>
      <w:r w:rsidR="00815AF5">
        <w:t xml:space="preserve">AND DISTRIBUTION </w:t>
      </w:r>
      <w:r w:rsidRPr="00AF7796">
        <w:t>SCENARIOS</w:t>
      </w:r>
      <w:bookmarkEnd w:id="190"/>
    </w:p>
    <w:p w14:paraId="2367C81E" w14:textId="77777777" w:rsidR="007E218D" w:rsidRDefault="007E218D" w:rsidP="00406114">
      <w:pPr>
        <w:pStyle w:val="ListParagraph"/>
        <w:ind w:left="0"/>
        <w:jc w:val="both"/>
        <w:rPr>
          <w:rFonts w:ascii="Times New Roman" w:hAnsi="Times New Roman" w:cs="Times New Roman"/>
          <w:sz w:val="24"/>
          <w:szCs w:val="24"/>
        </w:rPr>
      </w:pPr>
    </w:p>
    <w:p w14:paraId="5F74EC81" w14:textId="77777777" w:rsidR="007E218D" w:rsidRDefault="00FF74B6" w:rsidP="00406114">
      <w:pPr>
        <w:pStyle w:val="Heading3"/>
        <w:ind w:left="0"/>
      </w:pPr>
      <w:bookmarkStart w:id="191" w:name="_Toc465365310"/>
      <w:r w:rsidRPr="00FF74B6">
        <w:lastRenderedPageBreak/>
        <w:t>West</w:t>
      </w:r>
      <w:bookmarkEnd w:id="191"/>
    </w:p>
    <w:p w14:paraId="23A20741" w14:textId="77777777" w:rsidR="00FF74B6" w:rsidRDefault="00FF74B6" w:rsidP="001B61C4">
      <w:pPr>
        <w:jc w:val="both"/>
        <w:rPr>
          <w:rFonts w:ascii="Times New Roman" w:hAnsi="Times New Roman" w:cs="Times New Roman"/>
          <w:sz w:val="24"/>
          <w:szCs w:val="24"/>
        </w:rPr>
      </w:pPr>
    </w:p>
    <w:p w14:paraId="19FCFBCB" w14:textId="41B5E4E9" w:rsidR="007E218D" w:rsidRDefault="006247E3" w:rsidP="00406114">
      <w:pPr>
        <w:jc w:val="both"/>
        <w:rPr>
          <w:rFonts w:ascii="Times New Roman" w:hAnsi="Times New Roman" w:cs="Times New Roman"/>
          <w:sz w:val="24"/>
          <w:szCs w:val="24"/>
        </w:rPr>
      </w:pPr>
      <w:r>
        <w:rPr>
          <w:rFonts w:ascii="Times New Roman" w:hAnsi="Times New Roman" w:cs="Times New Roman"/>
          <w:sz w:val="24"/>
          <w:szCs w:val="24"/>
        </w:rPr>
        <w:t xml:space="preserve">Functional forms fitted to </w:t>
      </w:r>
      <w:r w:rsidR="008474C5">
        <w:rPr>
          <w:rFonts w:ascii="Times New Roman" w:hAnsi="Times New Roman" w:cs="Times New Roman"/>
          <w:sz w:val="24"/>
          <w:szCs w:val="24"/>
        </w:rPr>
        <w:t xml:space="preserve">assessment outputs for the </w:t>
      </w:r>
      <w:r w:rsidR="002C1CAD">
        <w:rPr>
          <w:rFonts w:ascii="Times New Roman" w:hAnsi="Times New Roman" w:cs="Times New Roman"/>
          <w:sz w:val="24"/>
          <w:szCs w:val="24"/>
        </w:rPr>
        <w:t>years 1970+</w:t>
      </w:r>
    </w:p>
    <w:p w14:paraId="1954508C" w14:textId="77777777" w:rsidR="007E218D" w:rsidRDefault="006247E3" w:rsidP="00406114">
      <w:pPr>
        <w:pStyle w:val="ListParagraph"/>
        <w:numPr>
          <w:ilvl w:val="0"/>
          <w:numId w:val="14"/>
        </w:numPr>
        <w:ind w:left="357" w:hanging="357"/>
        <w:jc w:val="both"/>
        <w:rPr>
          <w:rFonts w:ascii="Times New Roman" w:hAnsi="Times New Roman" w:cs="Times New Roman"/>
          <w:sz w:val="24"/>
          <w:szCs w:val="24"/>
        </w:rPr>
      </w:pPr>
      <w:r>
        <w:rPr>
          <w:rFonts w:ascii="Times New Roman" w:hAnsi="Times New Roman" w:cs="Times New Roman"/>
          <w:sz w:val="24"/>
          <w:szCs w:val="24"/>
        </w:rPr>
        <w:t>Hockey stick</w:t>
      </w:r>
    </w:p>
    <w:p w14:paraId="52A2CE5E" w14:textId="77777777" w:rsidR="007E218D" w:rsidRDefault="006247E3" w:rsidP="00406114">
      <w:pPr>
        <w:pStyle w:val="ListParagraph"/>
        <w:numPr>
          <w:ilvl w:val="0"/>
          <w:numId w:val="14"/>
        </w:numPr>
        <w:ind w:left="357" w:hanging="357"/>
        <w:jc w:val="both"/>
        <w:rPr>
          <w:rFonts w:ascii="Times New Roman" w:hAnsi="Times New Roman" w:cs="Times New Roman"/>
          <w:sz w:val="24"/>
          <w:szCs w:val="24"/>
        </w:rPr>
      </w:pPr>
      <w:proofErr w:type="spellStart"/>
      <w:r>
        <w:rPr>
          <w:rFonts w:ascii="Times New Roman" w:hAnsi="Times New Roman" w:cs="Times New Roman"/>
          <w:sz w:val="24"/>
          <w:szCs w:val="24"/>
        </w:rPr>
        <w:t>Beverton</w:t>
      </w:r>
      <w:proofErr w:type="spellEnd"/>
      <w:r>
        <w:rPr>
          <w:rFonts w:ascii="Times New Roman" w:hAnsi="Times New Roman" w:cs="Times New Roman"/>
          <w:sz w:val="24"/>
          <w:szCs w:val="24"/>
        </w:rPr>
        <w:t xml:space="preserve"> Holt with steepness </w:t>
      </w:r>
      <w:r w:rsidRPr="006247E3">
        <w:rPr>
          <w:rFonts w:ascii="Times New Roman" w:hAnsi="Times New Roman" w:cs="Times New Roman"/>
          <w:i/>
          <w:sz w:val="24"/>
          <w:szCs w:val="24"/>
        </w:rPr>
        <w:t xml:space="preserve">h </w:t>
      </w:r>
      <w:r>
        <w:rPr>
          <w:rFonts w:ascii="Times New Roman" w:hAnsi="Times New Roman" w:cs="Times New Roman"/>
          <w:sz w:val="24"/>
          <w:szCs w:val="24"/>
        </w:rPr>
        <w:t>estimated</w:t>
      </w:r>
    </w:p>
    <w:p w14:paraId="4AD3DF3D" w14:textId="77777777" w:rsidR="006247E3" w:rsidRPr="00FF74B6" w:rsidRDefault="006247E3" w:rsidP="001B61C4">
      <w:pPr>
        <w:jc w:val="both"/>
        <w:rPr>
          <w:rFonts w:ascii="Times New Roman" w:hAnsi="Times New Roman" w:cs="Times New Roman"/>
          <w:sz w:val="24"/>
          <w:szCs w:val="24"/>
        </w:rPr>
      </w:pPr>
    </w:p>
    <w:p w14:paraId="3D280100" w14:textId="77777777" w:rsidR="007E218D" w:rsidRDefault="00FF74B6" w:rsidP="00406114">
      <w:pPr>
        <w:pStyle w:val="Heading3"/>
        <w:ind w:left="0"/>
      </w:pPr>
      <w:bookmarkStart w:id="192" w:name="_Toc465365311"/>
      <w:r w:rsidRPr="00FF74B6">
        <w:t>East + Mediterranean</w:t>
      </w:r>
      <w:bookmarkEnd w:id="192"/>
    </w:p>
    <w:p w14:paraId="42BB2EAC" w14:textId="77777777" w:rsidR="00FF74B6" w:rsidRDefault="00FF74B6" w:rsidP="001B61C4">
      <w:pPr>
        <w:rPr>
          <w:rFonts w:ascii="Times New Roman" w:hAnsi="Times New Roman" w:cs="Times New Roman"/>
          <w:sz w:val="24"/>
          <w:szCs w:val="24"/>
        </w:rPr>
      </w:pPr>
    </w:p>
    <w:p w14:paraId="21FA55E0" w14:textId="77777777" w:rsidR="007E218D" w:rsidRDefault="006247E3" w:rsidP="00406114">
      <w:pPr>
        <w:rPr>
          <w:rFonts w:ascii="Times New Roman" w:hAnsi="Times New Roman" w:cs="Times New Roman"/>
          <w:sz w:val="24"/>
          <w:szCs w:val="24"/>
        </w:rPr>
      </w:pPr>
      <w:r>
        <w:rPr>
          <w:rFonts w:ascii="Times New Roman" w:hAnsi="Times New Roman" w:cs="Times New Roman"/>
          <w:sz w:val="24"/>
          <w:szCs w:val="24"/>
        </w:rPr>
        <w:t>Functional form</w:t>
      </w:r>
      <w:r w:rsidR="002C1CAD">
        <w:rPr>
          <w:rFonts w:ascii="Times New Roman" w:hAnsi="Times New Roman" w:cs="Times New Roman"/>
          <w:sz w:val="24"/>
          <w:szCs w:val="24"/>
        </w:rPr>
        <w:t>s fitted to years 1950+</w:t>
      </w:r>
    </w:p>
    <w:p w14:paraId="1BBD409A" w14:textId="77777777" w:rsidR="007E218D" w:rsidRDefault="00271515" w:rsidP="00406114">
      <w:pPr>
        <w:pStyle w:val="ListParagraph"/>
        <w:numPr>
          <w:ilvl w:val="0"/>
          <w:numId w:val="15"/>
        </w:numPr>
        <w:ind w:left="357" w:hanging="357"/>
        <w:jc w:val="both"/>
        <w:rPr>
          <w:rFonts w:ascii="Times New Roman" w:hAnsi="Times New Roman" w:cs="Times New Roman"/>
          <w:sz w:val="24"/>
          <w:szCs w:val="24"/>
        </w:rPr>
      </w:pPr>
      <w:proofErr w:type="spellStart"/>
      <w:r>
        <w:rPr>
          <w:rFonts w:ascii="Times New Roman" w:hAnsi="Times New Roman" w:cs="Times New Roman"/>
          <w:sz w:val="24"/>
          <w:szCs w:val="24"/>
        </w:rPr>
        <w:t>Beverton</w:t>
      </w:r>
      <w:proofErr w:type="spellEnd"/>
      <w:r>
        <w:rPr>
          <w:rFonts w:ascii="Times New Roman" w:hAnsi="Times New Roman" w:cs="Times New Roman"/>
          <w:sz w:val="24"/>
          <w:szCs w:val="24"/>
        </w:rPr>
        <w:t xml:space="preserve"> Holt with </w:t>
      </w:r>
      <w:r w:rsidRPr="00271515">
        <w:rPr>
          <w:rFonts w:ascii="Times New Roman" w:hAnsi="Times New Roman" w:cs="Times New Roman"/>
          <w:i/>
          <w:sz w:val="24"/>
          <w:szCs w:val="24"/>
        </w:rPr>
        <w:t>h</w:t>
      </w:r>
      <w:r>
        <w:rPr>
          <w:rFonts w:ascii="Times New Roman" w:hAnsi="Times New Roman" w:cs="Times New Roman"/>
          <w:sz w:val="24"/>
          <w:szCs w:val="24"/>
        </w:rPr>
        <w:t xml:space="preserve"> = 0.98 for 1950-1982, 1983+ and 1950+</w:t>
      </w:r>
    </w:p>
    <w:p w14:paraId="46641FB3" w14:textId="77777777" w:rsidR="007E218D" w:rsidRDefault="00271515" w:rsidP="00406114">
      <w:pPr>
        <w:pStyle w:val="ListParagraph"/>
        <w:numPr>
          <w:ilvl w:val="0"/>
          <w:numId w:val="15"/>
        </w:numPr>
        <w:ind w:left="357" w:hanging="357"/>
        <w:jc w:val="both"/>
        <w:rPr>
          <w:rFonts w:ascii="Times New Roman" w:hAnsi="Times New Roman" w:cs="Times New Roman"/>
          <w:sz w:val="24"/>
          <w:szCs w:val="24"/>
        </w:rPr>
      </w:pPr>
      <w:proofErr w:type="spellStart"/>
      <w:r>
        <w:rPr>
          <w:rFonts w:ascii="Times New Roman" w:hAnsi="Times New Roman" w:cs="Times New Roman"/>
          <w:sz w:val="24"/>
          <w:szCs w:val="24"/>
        </w:rPr>
        <w:t>Beverton</w:t>
      </w:r>
      <w:proofErr w:type="spellEnd"/>
      <w:r>
        <w:rPr>
          <w:rFonts w:ascii="Times New Roman" w:hAnsi="Times New Roman" w:cs="Times New Roman"/>
          <w:sz w:val="24"/>
          <w:szCs w:val="24"/>
        </w:rPr>
        <w:t xml:space="preserve"> Holt with </w:t>
      </w:r>
      <w:r w:rsidRPr="00271515">
        <w:rPr>
          <w:rFonts w:ascii="Times New Roman" w:hAnsi="Times New Roman" w:cs="Times New Roman"/>
          <w:i/>
          <w:sz w:val="24"/>
          <w:szCs w:val="24"/>
        </w:rPr>
        <w:t xml:space="preserve">h </w:t>
      </w:r>
      <w:r>
        <w:rPr>
          <w:rFonts w:ascii="Times New Roman" w:hAnsi="Times New Roman" w:cs="Times New Roman"/>
          <w:sz w:val="24"/>
          <w:szCs w:val="24"/>
        </w:rPr>
        <w:t>= 0.70 for 1950-1982, 1983+ and 1950+</w:t>
      </w:r>
    </w:p>
    <w:p w14:paraId="0A20E202" w14:textId="77777777" w:rsidR="007E218D" w:rsidRDefault="007E218D" w:rsidP="00406114">
      <w:pPr>
        <w:rPr>
          <w:rFonts w:ascii="Times New Roman" w:hAnsi="Times New Roman" w:cs="Times New Roman"/>
          <w:sz w:val="24"/>
          <w:szCs w:val="24"/>
        </w:rPr>
      </w:pPr>
    </w:p>
    <w:p w14:paraId="2A8B213F" w14:textId="77777777" w:rsidR="007E218D" w:rsidRDefault="0065577D" w:rsidP="00406114">
      <w:pPr>
        <w:rPr>
          <w:rFonts w:ascii="Times New Roman" w:hAnsi="Times New Roman" w:cs="Times New Roman"/>
          <w:sz w:val="24"/>
          <w:szCs w:val="24"/>
        </w:rPr>
      </w:pPr>
      <w:r>
        <w:rPr>
          <w:rFonts w:ascii="Times New Roman" w:hAnsi="Times New Roman" w:cs="Times New Roman"/>
          <w:sz w:val="24"/>
          <w:szCs w:val="24"/>
        </w:rPr>
        <w:t>Note that 1950-1</w:t>
      </w:r>
      <w:r w:rsidR="00D63EA0">
        <w:rPr>
          <w:rFonts w:ascii="Times New Roman" w:hAnsi="Times New Roman" w:cs="Times New Roman"/>
          <w:sz w:val="24"/>
          <w:szCs w:val="24"/>
        </w:rPr>
        <w:t>9</w:t>
      </w:r>
      <w:r>
        <w:rPr>
          <w:rFonts w:ascii="Times New Roman" w:hAnsi="Times New Roman" w:cs="Times New Roman"/>
          <w:sz w:val="24"/>
          <w:szCs w:val="24"/>
        </w:rPr>
        <w:t>82 is “low” recruitment, and 1983+ is “high” recruitment.</w:t>
      </w:r>
    </w:p>
    <w:p w14:paraId="36874268" w14:textId="77777777" w:rsidR="00FF74B6" w:rsidRPr="00FF74B6" w:rsidRDefault="00FF74B6" w:rsidP="001B61C4">
      <w:pPr>
        <w:jc w:val="both"/>
        <w:rPr>
          <w:rFonts w:ascii="Times New Roman" w:hAnsi="Times New Roman" w:cs="Times New Roman"/>
          <w:sz w:val="24"/>
          <w:szCs w:val="24"/>
        </w:rPr>
      </w:pPr>
    </w:p>
    <w:p w14:paraId="7E0B656C" w14:textId="77777777" w:rsidR="007E218D" w:rsidRDefault="00271515" w:rsidP="00406114">
      <w:pPr>
        <w:pStyle w:val="Heading3"/>
        <w:ind w:left="0"/>
      </w:pPr>
      <w:bookmarkStart w:id="193" w:name="_Toc465365312"/>
      <w:r>
        <w:t>Future r</w:t>
      </w:r>
      <w:r w:rsidRPr="00271515">
        <w:t>egime shifts</w:t>
      </w:r>
      <w:bookmarkEnd w:id="193"/>
    </w:p>
    <w:p w14:paraId="163ED1AE" w14:textId="77777777" w:rsidR="007E218D" w:rsidRDefault="007E218D" w:rsidP="00406114">
      <w:pPr>
        <w:pStyle w:val="ListParagraph"/>
        <w:ind w:left="0"/>
        <w:jc w:val="both"/>
        <w:rPr>
          <w:rFonts w:ascii="Times New Roman" w:hAnsi="Times New Roman" w:cs="Times New Roman"/>
          <w:i/>
          <w:sz w:val="24"/>
          <w:szCs w:val="24"/>
        </w:rPr>
      </w:pPr>
    </w:p>
    <w:p w14:paraId="02FEB3FE" w14:textId="77777777" w:rsidR="007E218D" w:rsidRDefault="00271515" w:rsidP="00406114">
      <w:pPr>
        <w:pStyle w:val="Heading4"/>
        <w:ind w:left="0"/>
      </w:pPr>
      <w:bookmarkStart w:id="194" w:name="_Toc465365313"/>
      <w:r w:rsidRPr="00271515">
        <w:t>West</w:t>
      </w:r>
      <w:bookmarkEnd w:id="194"/>
    </w:p>
    <w:p w14:paraId="004BB819" w14:textId="77777777" w:rsidR="007E218D" w:rsidRDefault="00271515"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None</w:t>
      </w:r>
    </w:p>
    <w:p w14:paraId="73E239A0" w14:textId="77777777" w:rsidR="007E218D" w:rsidRDefault="0089132A"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After 10 years of projection, switch to other regime</w:t>
      </w:r>
    </w:p>
    <w:p w14:paraId="48C995D9" w14:textId="77777777" w:rsidR="007E218D" w:rsidRDefault="0089132A"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switch to other regime</w:t>
      </w:r>
    </w:p>
    <w:p w14:paraId="788670AF" w14:textId="77777777" w:rsidR="0089132A" w:rsidRDefault="0089132A" w:rsidP="001B61C4">
      <w:pPr>
        <w:jc w:val="both"/>
        <w:rPr>
          <w:rFonts w:ascii="Times New Roman" w:hAnsi="Times New Roman" w:cs="Times New Roman"/>
          <w:sz w:val="24"/>
          <w:szCs w:val="24"/>
        </w:rPr>
      </w:pPr>
    </w:p>
    <w:p w14:paraId="589DD505" w14:textId="77777777" w:rsidR="007E218D" w:rsidRDefault="0089132A" w:rsidP="00406114">
      <w:pPr>
        <w:pStyle w:val="Heading4"/>
        <w:ind w:left="0"/>
      </w:pPr>
      <w:bookmarkStart w:id="195" w:name="_Toc465365314"/>
      <w:proofErr w:type="spellStart"/>
      <w:r w:rsidRPr="0089132A">
        <w:t>East+Med</w:t>
      </w:r>
      <w:bookmarkEnd w:id="195"/>
      <w:proofErr w:type="spellEnd"/>
    </w:p>
    <w:p w14:paraId="3A020CF0"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continues unchanged</w:t>
      </w:r>
    </w:p>
    <w:p w14:paraId="7BB73125"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changes to 1950-1982 relationship after 10 years</w:t>
      </w:r>
    </w:p>
    <w:p w14:paraId="3DE5501A"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a swop between 1983+ and 1950-1982 relationships</w:t>
      </w:r>
    </w:p>
    <w:p w14:paraId="213ED26F" w14:textId="77777777" w:rsidR="0089132A" w:rsidRDefault="0089132A" w:rsidP="001B61C4">
      <w:pPr>
        <w:jc w:val="both"/>
        <w:rPr>
          <w:rFonts w:ascii="Times New Roman" w:hAnsi="Times New Roman" w:cs="Times New Roman"/>
          <w:sz w:val="24"/>
          <w:szCs w:val="24"/>
        </w:rPr>
      </w:pPr>
    </w:p>
    <w:p w14:paraId="021BAFC4" w14:textId="77777777" w:rsidR="007E218D" w:rsidRDefault="00DB087E" w:rsidP="00406114">
      <w:pPr>
        <w:jc w:val="both"/>
        <w:rPr>
          <w:rFonts w:ascii="Times New Roman" w:hAnsi="Times New Roman" w:cs="Times New Roman"/>
          <w:sz w:val="24"/>
          <w:szCs w:val="24"/>
        </w:rPr>
      </w:pPr>
      <w:r>
        <w:rPr>
          <w:rFonts w:ascii="Times New Roman" w:hAnsi="Times New Roman" w:cs="Times New Roman"/>
          <w:sz w:val="24"/>
          <w:szCs w:val="24"/>
        </w:rPr>
        <w:t>Note that for option c), it might be better to preclude changes over, say, the last 10 years of a 30-year projection period to ease interpretation of results through the reduction of transient effects.</w:t>
      </w:r>
    </w:p>
    <w:p w14:paraId="7B329198" w14:textId="77777777" w:rsidR="0089132A" w:rsidRDefault="0089132A" w:rsidP="001B61C4">
      <w:pPr>
        <w:jc w:val="both"/>
        <w:rPr>
          <w:rFonts w:ascii="Times New Roman" w:hAnsi="Times New Roman" w:cs="Times New Roman"/>
          <w:sz w:val="24"/>
          <w:szCs w:val="24"/>
        </w:rPr>
      </w:pPr>
    </w:p>
    <w:p w14:paraId="5E08788B" w14:textId="77777777" w:rsidR="007E218D" w:rsidRDefault="0059552F" w:rsidP="00406114">
      <w:pPr>
        <w:pStyle w:val="Heading3"/>
        <w:ind w:left="0"/>
      </w:pPr>
      <w:bookmarkStart w:id="196" w:name="_Toc465365315"/>
      <w:r w:rsidRPr="0059552F">
        <w:t>Statistical properties</w:t>
      </w:r>
      <w:bookmarkEnd w:id="196"/>
    </w:p>
    <w:p w14:paraId="060554E0" w14:textId="77777777" w:rsidR="00271515" w:rsidRPr="0089132A" w:rsidRDefault="00271515" w:rsidP="001B61C4">
      <w:pPr>
        <w:jc w:val="both"/>
        <w:rPr>
          <w:rFonts w:ascii="Times New Roman" w:hAnsi="Times New Roman" w:cs="Times New Roman"/>
          <w:sz w:val="24"/>
          <w:szCs w:val="24"/>
        </w:rPr>
      </w:pPr>
    </w:p>
    <w:p w14:paraId="1595C9D4" w14:textId="77777777" w:rsidR="007E218D" w:rsidRDefault="0059552F"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 xml:space="preserve">lognormally distributed about the relationship assumed with </w:t>
      </w:r>
      <w:r w:rsidR="00D2389D">
        <w:rPr>
          <w:rFonts w:ascii="Times New Roman" w:hAnsi="Times New Roman" w:cs="Times New Roman"/>
          <w:sz w:val="24"/>
          <w:szCs w:val="24"/>
        </w:rPr>
        <w:t>the standard deviation of the log recruitments (</w:t>
      </w:r>
      <w:proofErr w:type="spellStart"/>
      <w:r w:rsidR="00D2389D" w:rsidRPr="00D2389D">
        <w:rPr>
          <w:rFonts w:ascii="Times New Roman" w:hAnsi="Times New Roman" w:cs="Times New Roman"/>
          <w:i/>
          <w:sz w:val="24"/>
          <w:szCs w:val="24"/>
        </w:rPr>
        <w:t>σ</w:t>
      </w:r>
      <w:r w:rsidR="00D2389D" w:rsidRPr="00D2389D">
        <w:rPr>
          <w:rFonts w:ascii="Times New Roman" w:hAnsi="Times New Roman" w:cs="Times New Roman"/>
          <w:i/>
          <w:sz w:val="24"/>
          <w:szCs w:val="24"/>
          <w:vertAlign w:val="subscript"/>
        </w:rPr>
        <w:t>R</w:t>
      </w:r>
      <w:proofErr w:type="spellEnd"/>
      <w:r w:rsidR="00D2389D">
        <w:rPr>
          <w:rFonts w:ascii="Times New Roman" w:hAnsi="Times New Roman" w:cs="Times New Roman"/>
          <w:sz w:val="24"/>
          <w:szCs w:val="24"/>
        </w:rPr>
        <w:t>) invariant over time.</w:t>
      </w:r>
    </w:p>
    <w:p w14:paraId="2E6C8330" w14:textId="77777777" w:rsidR="007E218D" w:rsidRDefault="007E218D" w:rsidP="00406114">
      <w:pPr>
        <w:pStyle w:val="ListParagraph"/>
        <w:ind w:left="0"/>
        <w:jc w:val="both"/>
        <w:rPr>
          <w:rFonts w:ascii="Times New Roman" w:hAnsi="Times New Roman" w:cs="Times New Roman"/>
          <w:sz w:val="24"/>
          <w:szCs w:val="24"/>
        </w:rPr>
      </w:pPr>
    </w:p>
    <w:p w14:paraId="13F1929F" w14:textId="77777777" w:rsidR="007E218D" w:rsidRDefault="00BB059A" w:rsidP="00406114">
      <w:pPr>
        <w:pStyle w:val="Heading4"/>
        <w:ind w:left="0"/>
      </w:pPr>
      <w:bookmarkStart w:id="197" w:name="_Toc465365316"/>
      <w:r>
        <w:t>Baseline</w:t>
      </w:r>
      <w:bookmarkEnd w:id="197"/>
    </w:p>
    <w:p w14:paraId="35928A7F" w14:textId="77777777" w:rsidR="007E218D" w:rsidRPr="00406114" w:rsidRDefault="007E218D" w:rsidP="00406114">
      <w:pPr>
        <w:rPr>
          <w:lang w:eastAsia="en-ZA"/>
        </w:rPr>
      </w:pPr>
    </w:p>
    <w:p w14:paraId="51D7EE78" w14:textId="77777777" w:rsidR="007E218D" w:rsidRDefault="00D2389D" w:rsidP="00406114">
      <w:pPr>
        <w:pStyle w:val="ListParagraph"/>
        <w:ind w:left="0"/>
        <w:jc w:val="both"/>
        <w:rPr>
          <w:rFonts w:ascii="Times New Roman" w:hAnsi="Times New Roman" w:cs="Times New Roman"/>
          <w:sz w:val="24"/>
          <w:szCs w:val="24"/>
        </w:rPr>
      </w:pPr>
      <w:r w:rsidRPr="00D2389D">
        <w:rPr>
          <w:rFonts w:ascii="Times New Roman" w:hAnsi="Times New Roman" w:cs="Times New Roman"/>
          <w:sz w:val="24"/>
          <w:szCs w:val="24"/>
        </w:rPr>
        <w:t>Uncorrelated</w:t>
      </w:r>
      <w:r>
        <w:rPr>
          <w:rFonts w:ascii="Times New Roman" w:hAnsi="Times New Roman" w:cs="Times New Roman"/>
          <w:sz w:val="24"/>
          <w:szCs w:val="24"/>
        </w:rPr>
        <w:t xml:space="preserve"> residuals with </w:t>
      </w:r>
      <w:proofErr w:type="spellStart"/>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0.5</w:t>
      </w:r>
      <w:r w:rsidR="00D63EA0">
        <w:rPr>
          <w:rFonts w:ascii="Times New Roman" w:hAnsi="Times New Roman" w:cs="Times New Roman"/>
          <w:sz w:val="24"/>
          <w:szCs w:val="24"/>
        </w:rPr>
        <w:t xml:space="preserve"> .</w:t>
      </w:r>
      <w:proofErr w:type="gramEnd"/>
    </w:p>
    <w:p w14:paraId="63E4649B" w14:textId="77777777" w:rsidR="007E218D" w:rsidRDefault="007E218D" w:rsidP="00406114">
      <w:pPr>
        <w:pStyle w:val="ListParagraph"/>
        <w:ind w:left="0"/>
        <w:jc w:val="both"/>
        <w:rPr>
          <w:rFonts w:ascii="Times New Roman" w:hAnsi="Times New Roman" w:cs="Times New Roman"/>
          <w:sz w:val="24"/>
          <w:szCs w:val="24"/>
        </w:rPr>
      </w:pPr>
    </w:p>
    <w:p w14:paraId="4BF4878B" w14:textId="77777777" w:rsidR="007E218D" w:rsidRDefault="00D2389D" w:rsidP="00406114">
      <w:pPr>
        <w:pStyle w:val="Heading4"/>
        <w:ind w:left="0"/>
      </w:pPr>
      <w:bookmarkStart w:id="198" w:name="_Toc465365317"/>
      <w:r w:rsidRPr="00D2389D">
        <w:t>Alternative options</w:t>
      </w:r>
      <w:bookmarkEnd w:id="198"/>
    </w:p>
    <w:p w14:paraId="7F00B549" w14:textId="77777777" w:rsidR="007E218D" w:rsidRPr="00406114" w:rsidRDefault="007E218D" w:rsidP="00406114">
      <w:pPr>
        <w:rPr>
          <w:lang w:eastAsia="en-ZA"/>
        </w:rPr>
      </w:pPr>
    </w:p>
    <w:p w14:paraId="5937B0E5" w14:textId="77777777" w:rsidR="007E218D" w:rsidRDefault="00D2389D" w:rsidP="00406114">
      <w:pPr>
        <w:pStyle w:val="ListParagraph"/>
        <w:ind w:left="0"/>
        <w:jc w:val="both"/>
        <w:rPr>
          <w:rFonts w:ascii="Times New Roman" w:hAnsi="Times New Roman" w:cs="Times New Roman"/>
          <w:sz w:val="24"/>
          <w:szCs w:val="24"/>
        </w:rPr>
      </w:pPr>
      <w:proofErr w:type="spellStart"/>
      <w:proofErr w:type="gramStart"/>
      <w:r w:rsidRPr="00D2389D">
        <w:rPr>
          <w:rFonts w:ascii="Times New Roman" w:hAnsi="Times New Roman" w:cs="Times New Roman"/>
          <w:i/>
          <w:sz w:val="24"/>
          <w:szCs w:val="24"/>
        </w:rPr>
        <w:lastRenderedPageBreak/>
        <w:t>σ</w:t>
      </w:r>
      <w:r w:rsidRPr="00D2389D">
        <w:rPr>
          <w:rFonts w:ascii="Times New Roman" w:hAnsi="Times New Roman" w:cs="Times New Roman"/>
          <w:i/>
          <w:sz w:val="24"/>
          <w:szCs w:val="24"/>
          <w:vertAlign w:val="subscript"/>
        </w:rPr>
        <w:t>R</w:t>
      </w:r>
      <w:proofErr w:type="spellEnd"/>
      <w:proofErr w:type="gramEnd"/>
      <w:r>
        <w:rPr>
          <w:rFonts w:ascii="Times New Roman" w:hAnsi="Times New Roman" w:cs="Times New Roman"/>
          <w:sz w:val="24"/>
          <w:szCs w:val="24"/>
          <w:vertAlign w:val="subscript"/>
        </w:rPr>
        <w:t xml:space="preserve"> </w:t>
      </w:r>
      <w:r>
        <w:rPr>
          <w:rFonts w:ascii="Times New Roman" w:hAnsi="Times New Roman" w:cs="Times New Roman"/>
          <w:sz w:val="24"/>
          <w:szCs w:val="24"/>
        </w:rPr>
        <w:t>and autocorrelation as estimated from the residuals for the conditioning concerned (post model fit, not within model fit</w:t>
      </w:r>
      <w:r w:rsidR="00D63EA0">
        <w:rPr>
          <w:rFonts w:ascii="Times New Roman" w:hAnsi="Times New Roman" w:cs="Times New Roman"/>
          <w:sz w:val="24"/>
          <w:szCs w:val="24"/>
        </w:rPr>
        <w:t>,</w:t>
      </w:r>
      <w:r w:rsidR="000708BD">
        <w:rPr>
          <w:rFonts w:ascii="Times New Roman" w:hAnsi="Times New Roman" w:cs="Times New Roman"/>
          <w:sz w:val="24"/>
          <w:szCs w:val="24"/>
        </w:rPr>
        <w:t xml:space="preserve"> for greater statistical stability</w:t>
      </w:r>
      <w:r>
        <w:rPr>
          <w:rFonts w:ascii="Times New Roman" w:hAnsi="Times New Roman" w:cs="Times New Roman"/>
          <w:sz w:val="24"/>
          <w:szCs w:val="24"/>
        </w:rPr>
        <w:t>)</w:t>
      </w:r>
      <w:r w:rsidR="000708BD">
        <w:rPr>
          <w:rFonts w:ascii="Times New Roman" w:hAnsi="Times New Roman" w:cs="Times New Roman"/>
          <w:sz w:val="24"/>
          <w:szCs w:val="24"/>
        </w:rPr>
        <w:t xml:space="preserve">. For </w:t>
      </w:r>
      <w:proofErr w:type="spellStart"/>
      <w:r w:rsidR="000708BD">
        <w:rPr>
          <w:rFonts w:ascii="Times New Roman" w:hAnsi="Times New Roman" w:cs="Times New Roman"/>
          <w:sz w:val="24"/>
          <w:szCs w:val="24"/>
        </w:rPr>
        <w:t>East+Med</w:t>
      </w:r>
      <w:proofErr w:type="spellEnd"/>
      <w:r w:rsidR="000708BD">
        <w:rPr>
          <w:rFonts w:ascii="Times New Roman" w:hAnsi="Times New Roman" w:cs="Times New Roman"/>
          <w:sz w:val="24"/>
          <w:szCs w:val="24"/>
        </w:rPr>
        <w:t xml:space="preserve"> this will refer to the 1950+ fit</w:t>
      </w:r>
      <w:r w:rsidR="00D63EA0">
        <w:rPr>
          <w:rFonts w:ascii="Times New Roman" w:hAnsi="Times New Roman" w:cs="Times New Roman"/>
          <w:sz w:val="24"/>
          <w:szCs w:val="24"/>
        </w:rPr>
        <w:t>s</w:t>
      </w:r>
      <w:r w:rsidR="000708BD">
        <w:rPr>
          <w:rFonts w:ascii="Times New Roman" w:hAnsi="Times New Roman" w:cs="Times New Roman"/>
          <w:sz w:val="24"/>
          <w:szCs w:val="24"/>
        </w:rPr>
        <w:t>.</w:t>
      </w:r>
    </w:p>
    <w:p w14:paraId="488A394D" w14:textId="77777777" w:rsidR="007E218D" w:rsidRDefault="007E218D" w:rsidP="00406114">
      <w:pPr>
        <w:pStyle w:val="ListParagraph"/>
        <w:ind w:left="0"/>
        <w:jc w:val="both"/>
        <w:rPr>
          <w:rFonts w:ascii="Times New Roman" w:hAnsi="Times New Roman" w:cs="Times New Roman"/>
          <w:sz w:val="24"/>
          <w:szCs w:val="24"/>
        </w:rPr>
      </w:pPr>
    </w:p>
    <w:p w14:paraId="79C51F54" w14:textId="77777777" w:rsidR="007E218D" w:rsidRDefault="007E218D" w:rsidP="00406114">
      <w:pPr>
        <w:pStyle w:val="ListParagraph"/>
        <w:ind w:left="0"/>
        <w:jc w:val="both"/>
        <w:rPr>
          <w:rFonts w:ascii="Times New Roman" w:hAnsi="Times New Roman" w:cs="Times New Roman"/>
          <w:sz w:val="24"/>
          <w:szCs w:val="24"/>
        </w:rPr>
      </w:pPr>
    </w:p>
    <w:p w14:paraId="1A4FC9FC" w14:textId="77777777" w:rsidR="007E218D" w:rsidRDefault="000708BD" w:rsidP="00406114">
      <w:pPr>
        <w:pStyle w:val="Heading3"/>
        <w:ind w:left="0"/>
      </w:pPr>
      <w:bookmarkStart w:id="199" w:name="_Toc465365318"/>
      <w:r w:rsidRPr="000708BD">
        <w:t>Possible future distributional changes</w:t>
      </w:r>
      <w:bookmarkEnd w:id="199"/>
    </w:p>
    <w:p w14:paraId="020494C1" w14:textId="77777777" w:rsidR="007E218D" w:rsidRDefault="007E218D" w:rsidP="00406114">
      <w:pPr>
        <w:pStyle w:val="ListParagraph"/>
        <w:ind w:left="0"/>
        <w:jc w:val="both"/>
        <w:rPr>
          <w:rFonts w:ascii="Times New Roman" w:hAnsi="Times New Roman" w:cs="Times New Roman"/>
          <w:sz w:val="24"/>
          <w:szCs w:val="24"/>
        </w:rPr>
      </w:pPr>
    </w:p>
    <w:p w14:paraId="04CB592E" w14:textId="77777777" w:rsidR="007E218D" w:rsidRDefault="00815AF5" w:rsidP="00406114">
      <w:pPr>
        <w:jc w:val="both"/>
        <w:rPr>
          <w:rFonts w:ascii="Times New Roman" w:hAnsi="Times New Roman" w:cs="Times New Roman"/>
          <w:sz w:val="24"/>
          <w:szCs w:val="24"/>
        </w:rPr>
      </w:pPr>
      <w:r w:rsidRPr="000708BD">
        <w:rPr>
          <w:rFonts w:ascii="Times New Roman" w:hAnsi="Times New Roman" w:cs="Times New Roman"/>
          <w:sz w:val="24"/>
          <w:szCs w:val="24"/>
        </w:rPr>
        <w:t>Plausible options for future distributional changes (in relative terms) in response to changes in abundance and to possible environmental changes</w:t>
      </w:r>
      <w:r w:rsidR="000708BD">
        <w:rPr>
          <w:rFonts w:ascii="Times New Roman" w:hAnsi="Times New Roman" w:cs="Times New Roman"/>
          <w:sz w:val="24"/>
          <w:szCs w:val="24"/>
        </w:rPr>
        <w:t xml:space="preserve"> will be considered in a “second round”</w:t>
      </w:r>
      <w:r w:rsidRPr="000708BD">
        <w:rPr>
          <w:rFonts w:ascii="Times New Roman" w:hAnsi="Times New Roman" w:cs="Times New Roman"/>
          <w:sz w:val="24"/>
          <w:szCs w:val="24"/>
        </w:rPr>
        <w:t>.</w:t>
      </w:r>
    </w:p>
    <w:p w14:paraId="0828DB82" w14:textId="77777777" w:rsidR="00AF7796" w:rsidRDefault="00AF7796" w:rsidP="001B61C4">
      <w:pPr>
        <w:jc w:val="both"/>
        <w:rPr>
          <w:rFonts w:ascii="Times New Roman" w:hAnsi="Times New Roman" w:cs="Times New Roman"/>
          <w:sz w:val="24"/>
          <w:szCs w:val="24"/>
        </w:rPr>
      </w:pPr>
    </w:p>
    <w:p w14:paraId="2279D1A0" w14:textId="77777777" w:rsidR="001D16B6" w:rsidRDefault="001D16B6" w:rsidP="001B61C4">
      <w:pPr>
        <w:jc w:val="both"/>
        <w:rPr>
          <w:rFonts w:ascii="Times New Roman" w:hAnsi="Times New Roman" w:cs="Times New Roman"/>
          <w:sz w:val="24"/>
          <w:szCs w:val="24"/>
        </w:rPr>
      </w:pPr>
    </w:p>
    <w:p w14:paraId="366BB5AE" w14:textId="77777777" w:rsidR="00E016A0" w:rsidRDefault="00E016A0" w:rsidP="001B61C4">
      <w:pPr>
        <w:jc w:val="both"/>
        <w:rPr>
          <w:rFonts w:ascii="Times New Roman" w:hAnsi="Times New Roman" w:cs="Times New Roman"/>
          <w:sz w:val="24"/>
          <w:szCs w:val="24"/>
        </w:rPr>
      </w:pPr>
    </w:p>
    <w:p w14:paraId="5D259CE4" w14:textId="77777777" w:rsidR="007E218D" w:rsidRDefault="00AF7796" w:rsidP="00406114">
      <w:pPr>
        <w:pStyle w:val="Heading1"/>
        <w:ind w:left="0"/>
      </w:pPr>
      <w:bookmarkStart w:id="200" w:name="_Toc465365319"/>
      <w:r w:rsidRPr="00AF7796">
        <w:t>FUTURE CATCHES</w:t>
      </w:r>
      <w:bookmarkEnd w:id="200"/>
    </w:p>
    <w:p w14:paraId="0700B804" w14:textId="77777777" w:rsidR="007E218D" w:rsidRDefault="007E218D" w:rsidP="00406114">
      <w:pPr>
        <w:pStyle w:val="ListParagraph"/>
        <w:ind w:left="0"/>
        <w:jc w:val="both"/>
        <w:rPr>
          <w:rFonts w:ascii="Times New Roman" w:hAnsi="Times New Roman" w:cs="Times New Roman"/>
          <w:sz w:val="24"/>
          <w:szCs w:val="24"/>
        </w:rPr>
      </w:pPr>
    </w:p>
    <w:p w14:paraId="41A0151F" w14:textId="77777777" w:rsidR="007E218D" w:rsidRDefault="0065577D" w:rsidP="00406114">
      <w:pPr>
        <w:pStyle w:val="Heading4"/>
        <w:ind w:left="0"/>
      </w:pPr>
      <w:bookmarkStart w:id="201" w:name="_Toc465365320"/>
      <w:r w:rsidRPr="0065577D">
        <w:t>Baseline</w:t>
      </w:r>
      <w:bookmarkEnd w:id="201"/>
    </w:p>
    <w:p w14:paraId="35570B6C" w14:textId="77777777" w:rsidR="007E218D" w:rsidRDefault="007E218D" w:rsidP="00406114">
      <w:pPr>
        <w:pStyle w:val="ListParagraph"/>
        <w:ind w:left="0"/>
        <w:jc w:val="both"/>
        <w:rPr>
          <w:rFonts w:ascii="Times New Roman" w:hAnsi="Times New Roman" w:cs="Times New Roman"/>
          <w:sz w:val="24"/>
          <w:szCs w:val="24"/>
        </w:rPr>
      </w:pPr>
    </w:p>
    <w:p w14:paraId="675DFACF"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Future catches will be taken to equal future TACs</w:t>
      </w:r>
    </w:p>
    <w:p w14:paraId="1B6BC978"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allocation of these </w:t>
      </w:r>
      <w:r w:rsidR="00735238">
        <w:rPr>
          <w:rFonts w:ascii="Times New Roman" w:hAnsi="Times New Roman" w:cs="Times New Roman"/>
          <w:sz w:val="24"/>
          <w:szCs w:val="24"/>
        </w:rPr>
        <w:t xml:space="preserve">future </w:t>
      </w:r>
      <w:r>
        <w:rPr>
          <w:rFonts w:ascii="Times New Roman" w:hAnsi="Times New Roman" w:cs="Times New Roman"/>
          <w:sz w:val="24"/>
          <w:szCs w:val="24"/>
        </w:rPr>
        <w:t>catches amongst fleets will be set equal to the average over 2012-2014</w:t>
      </w:r>
    </w:p>
    <w:p w14:paraId="111CB426"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spatial distribution per stratum </w:t>
      </w:r>
      <w:r w:rsidR="00735238">
        <w:rPr>
          <w:rFonts w:ascii="Times New Roman" w:hAnsi="Times New Roman" w:cs="Times New Roman"/>
          <w:sz w:val="24"/>
          <w:szCs w:val="24"/>
        </w:rPr>
        <w:t>(see item 1 above) of these future catches will be set equal to the average over 2012-2014</w:t>
      </w:r>
    </w:p>
    <w:p w14:paraId="1537C816"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selectivity function for each fleet for the most recent period for which this is estimated in the conditioning of the trial concerned </w:t>
      </w:r>
      <w:r w:rsidR="00735238">
        <w:rPr>
          <w:rFonts w:ascii="Times New Roman" w:hAnsi="Times New Roman" w:cs="Times New Roman"/>
          <w:sz w:val="24"/>
          <w:szCs w:val="24"/>
        </w:rPr>
        <w:t>will b</w:t>
      </w:r>
      <w:r>
        <w:rPr>
          <w:rFonts w:ascii="Times New Roman" w:hAnsi="Times New Roman" w:cs="Times New Roman"/>
          <w:sz w:val="24"/>
          <w:szCs w:val="24"/>
        </w:rPr>
        <w:t>e taken to apply for all future years</w:t>
      </w:r>
    </w:p>
    <w:p w14:paraId="1803A2E6" w14:textId="77777777" w:rsidR="007E218D" w:rsidRDefault="00735238"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If the TAC is changed, the proportional allocation by fleet will remain unchanged, as will the proportional distribution by spatial stratum.</w:t>
      </w:r>
    </w:p>
    <w:p w14:paraId="5E8D2027" w14:textId="77777777" w:rsidR="00735238" w:rsidRDefault="00735238" w:rsidP="001B61C4">
      <w:pPr>
        <w:jc w:val="both"/>
        <w:rPr>
          <w:rFonts w:ascii="Times New Roman" w:hAnsi="Times New Roman" w:cs="Times New Roman"/>
          <w:sz w:val="24"/>
          <w:szCs w:val="24"/>
        </w:rPr>
      </w:pPr>
    </w:p>
    <w:p w14:paraId="07CE2494" w14:textId="77777777" w:rsidR="007E218D" w:rsidRDefault="00735238" w:rsidP="00406114">
      <w:pPr>
        <w:pStyle w:val="Heading4"/>
        <w:ind w:left="0"/>
      </w:pPr>
      <w:bookmarkStart w:id="202" w:name="_Toc465365321"/>
      <w:r w:rsidRPr="00735238">
        <w:t>Alternative options</w:t>
      </w:r>
      <w:bookmarkEnd w:id="202"/>
    </w:p>
    <w:p w14:paraId="0A5DFE29" w14:textId="77777777" w:rsidR="00735238" w:rsidRDefault="00735238" w:rsidP="001B61C4">
      <w:pPr>
        <w:jc w:val="both"/>
        <w:rPr>
          <w:rFonts w:ascii="Times New Roman" w:hAnsi="Times New Roman" w:cs="Times New Roman"/>
          <w:sz w:val="24"/>
          <w:szCs w:val="24"/>
        </w:rPr>
      </w:pPr>
    </w:p>
    <w:p w14:paraId="52EC2DCE" w14:textId="77777777" w:rsidR="007E218D" w:rsidRDefault="00735238" w:rsidP="00406114">
      <w:pPr>
        <w:jc w:val="both"/>
        <w:rPr>
          <w:rFonts w:ascii="Times New Roman" w:hAnsi="Times New Roman" w:cs="Times New Roman"/>
          <w:sz w:val="24"/>
          <w:szCs w:val="24"/>
        </w:rPr>
      </w:pPr>
      <w:r>
        <w:rPr>
          <w:rFonts w:ascii="Times New Roman" w:hAnsi="Times New Roman" w:cs="Times New Roman"/>
          <w:sz w:val="24"/>
          <w:szCs w:val="24"/>
        </w:rPr>
        <w:t xml:space="preserve">Clearly many are possible, but are probably best delayed until a “second round”. </w:t>
      </w:r>
      <w:r w:rsidR="005D3C3E">
        <w:rPr>
          <w:rFonts w:ascii="Times New Roman" w:hAnsi="Times New Roman" w:cs="Times New Roman"/>
          <w:sz w:val="24"/>
          <w:szCs w:val="24"/>
        </w:rPr>
        <w:t xml:space="preserve">Were substantial changes to eventuate during a period when an MP was in operation, this would in any case likely necessitate re-tuning and re-testing or a modified </w:t>
      </w:r>
      <w:proofErr w:type="gramStart"/>
      <w:r w:rsidR="005D3C3E">
        <w:rPr>
          <w:rFonts w:ascii="Times New Roman" w:hAnsi="Times New Roman" w:cs="Times New Roman"/>
          <w:sz w:val="24"/>
          <w:szCs w:val="24"/>
        </w:rPr>
        <w:t>MP</w:t>
      </w:r>
      <w:r w:rsidR="00D63EA0">
        <w:rPr>
          <w:rFonts w:ascii="Times New Roman" w:hAnsi="Times New Roman" w:cs="Times New Roman"/>
          <w:sz w:val="24"/>
          <w:szCs w:val="24"/>
        </w:rPr>
        <w:t>.</w:t>
      </w:r>
      <w:proofErr w:type="gramEnd"/>
    </w:p>
    <w:p w14:paraId="49A6198B" w14:textId="77777777" w:rsidR="007E218D" w:rsidRDefault="007E218D" w:rsidP="00406114">
      <w:pPr>
        <w:jc w:val="both"/>
        <w:rPr>
          <w:rFonts w:ascii="Times New Roman" w:hAnsi="Times New Roman" w:cs="Times New Roman"/>
          <w:sz w:val="24"/>
          <w:szCs w:val="24"/>
        </w:rPr>
      </w:pPr>
    </w:p>
    <w:p w14:paraId="042EBDF2" w14:textId="77777777" w:rsidR="007E218D" w:rsidRDefault="005D3C3E" w:rsidP="00406114">
      <w:pPr>
        <w:jc w:val="both"/>
        <w:rPr>
          <w:rFonts w:ascii="Times New Roman" w:hAnsi="Times New Roman" w:cs="Times New Roman"/>
          <w:sz w:val="24"/>
          <w:szCs w:val="24"/>
        </w:rPr>
      </w:pPr>
      <w:r>
        <w:rPr>
          <w:rFonts w:ascii="Times New Roman" w:hAnsi="Times New Roman" w:cs="Times New Roman"/>
          <w:sz w:val="24"/>
          <w:szCs w:val="24"/>
        </w:rPr>
        <w:t>The impacts of possible IUU catches should perhaps be considered under robustness trials (see item 9 below).</w:t>
      </w:r>
    </w:p>
    <w:p w14:paraId="1039953B" w14:textId="77777777" w:rsidR="00735238" w:rsidRDefault="00735238" w:rsidP="001B61C4">
      <w:pPr>
        <w:jc w:val="both"/>
        <w:rPr>
          <w:rFonts w:ascii="Times New Roman" w:hAnsi="Times New Roman" w:cs="Times New Roman"/>
          <w:sz w:val="24"/>
          <w:szCs w:val="24"/>
        </w:rPr>
      </w:pPr>
    </w:p>
    <w:p w14:paraId="0C1EA146" w14:textId="77777777" w:rsidR="005D3C3E" w:rsidRDefault="005D3C3E" w:rsidP="001B61C4">
      <w:pPr>
        <w:jc w:val="both"/>
        <w:rPr>
          <w:rFonts w:ascii="Times New Roman" w:hAnsi="Times New Roman" w:cs="Times New Roman"/>
          <w:sz w:val="24"/>
          <w:szCs w:val="24"/>
        </w:rPr>
      </w:pPr>
    </w:p>
    <w:p w14:paraId="0E1DADAF" w14:textId="77777777" w:rsidR="001D16B6" w:rsidRPr="00735238" w:rsidRDefault="001D16B6" w:rsidP="001B61C4">
      <w:pPr>
        <w:jc w:val="both"/>
        <w:rPr>
          <w:rFonts w:ascii="Times New Roman" w:hAnsi="Times New Roman" w:cs="Times New Roman"/>
          <w:sz w:val="24"/>
          <w:szCs w:val="24"/>
        </w:rPr>
      </w:pPr>
    </w:p>
    <w:p w14:paraId="239CCF58" w14:textId="77777777" w:rsidR="007E218D" w:rsidRDefault="00537841" w:rsidP="00406114">
      <w:pPr>
        <w:pStyle w:val="Heading1"/>
        <w:ind w:left="0"/>
      </w:pPr>
      <w:bookmarkStart w:id="203" w:name="_Toc465365322"/>
      <w:r w:rsidRPr="00537841">
        <w:t>GENERATION OF FUTURE DATA</w:t>
      </w:r>
      <w:bookmarkEnd w:id="203"/>
    </w:p>
    <w:p w14:paraId="51CB225B" w14:textId="77777777" w:rsidR="007E218D" w:rsidRDefault="007E218D" w:rsidP="00406114">
      <w:pPr>
        <w:pStyle w:val="ListParagraph"/>
        <w:ind w:left="0"/>
        <w:jc w:val="both"/>
        <w:rPr>
          <w:rFonts w:ascii="Times New Roman" w:hAnsi="Times New Roman" w:cs="Times New Roman"/>
          <w:sz w:val="24"/>
          <w:szCs w:val="24"/>
        </w:rPr>
      </w:pPr>
    </w:p>
    <w:p w14:paraId="78F1F085" w14:textId="77777777" w:rsidR="007E218D" w:rsidRDefault="000E35A9"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these are f</w:t>
      </w:r>
      <w:r w:rsidR="00537841">
        <w:rPr>
          <w:rFonts w:ascii="Times New Roman" w:hAnsi="Times New Roman" w:cs="Times New Roman"/>
          <w:sz w:val="24"/>
          <w:szCs w:val="24"/>
        </w:rPr>
        <w:t>or use as input to MPs,</w:t>
      </w:r>
      <w:r w:rsidR="005D3C3E">
        <w:rPr>
          <w:rFonts w:ascii="Times New Roman" w:hAnsi="Times New Roman" w:cs="Times New Roman"/>
          <w:sz w:val="24"/>
          <w:szCs w:val="24"/>
        </w:rPr>
        <w:t xml:space="preserve"> so </w:t>
      </w:r>
      <w:r>
        <w:rPr>
          <w:rFonts w:ascii="Times New Roman" w:hAnsi="Times New Roman" w:cs="Times New Roman"/>
          <w:sz w:val="24"/>
          <w:szCs w:val="24"/>
        </w:rPr>
        <w:t xml:space="preserve">need </w:t>
      </w:r>
      <w:r w:rsidR="00537841">
        <w:rPr>
          <w:rFonts w:ascii="Times New Roman" w:hAnsi="Times New Roman" w:cs="Times New Roman"/>
          <w:sz w:val="24"/>
          <w:szCs w:val="24"/>
        </w:rPr>
        <w:t xml:space="preserve">to be chosen carefully from </w:t>
      </w:r>
      <w:r>
        <w:rPr>
          <w:rFonts w:ascii="Times New Roman" w:hAnsi="Times New Roman" w:cs="Times New Roman"/>
          <w:sz w:val="24"/>
          <w:szCs w:val="24"/>
        </w:rPr>
        <w:t xml:space="preserve">a </w:t>
      </w:r>
      <w:r w:rsidR="00537841">
        <w:rPr>
          <w:rFonts w:ascii="Times New Roman" w:hAnsi="Times New Roman" w:cs="Times New Roman"/>
          <w:sz w:val="24"/>
          <w:szCs w:val="24"/>
        </w:rPr>
        <w:t xml:space="preserve">set </w:t>
      </w:r>
      <w:r>
        <w:rPr>
          <w:rFonts w:ascii="Times New Roman" w:hAnsi="Times New Roman" w:cs="Times New Roman"/>
          <w:sz w:val="24"/>
          <w:szCs w:val="24"/>
        </w:rPr>
        <w:t xml:space="preserve">of those </w:t>
      </w:r>
      <w:r w:rsidR="00537841">
        <w:rPr>
          <w:rFonts w:ascii="Times New Roman" w:hAnsi="Times New Roman" w:cs="Times New Roman"/>
          <w:sz w:val="24"/>
          <w:szCs w:val="24"/>
        </w:rPr>
        <w:t>highly likely to be regularly</w:t>
      </w:r>
      <w:r>
        <w:rPr>
          <w:rFonts w:ascii="Times New Roman" w:hAnsi="Times New Roman" w:cs="Times New Roman"/>
          <w:sz w:val="24"/>
          <w:szCs w:val="24"/>
        </w:rPr>
        <w:t xml:space="preserve"> (</w:t>
      </w:r>
      <w:r w:rsidR="005D3C3E">
        <w:rPr>
          <w:rFonts w:ascii="Times New Roman" w:hAnsi="Times New Roman" w:cs="Times New Roman"/>
          <w:sz w:val="24"/>
          <w:szCs w:val="24"/>
        </w:rPr>
        <w:t xml:space="preserve">i.e. </w:t>
      </w:r>
      <w:r>
        <w:rPr>
          <w:rFonts w:ascii="Times New Roman" w:hAnsi="Times New Roman" w:cs="Times New Roman"/>
          <w:sz w:val="24"/>
          <w:szCs w:val="24"/>
        </w:rPr>
        <w:t>annually)</w:t>
      </w:r>
      <w:r w:rsidR="00537841">
        <w:rPr>
          <w:rFonts w:ascii="Times New Roman" w:hAnsi="Times New Roman" w:cs="Times New Roman"/>
          <w:sz w:val="24"/>
          <w:szCs w:val="24"/>
        </w:rPr>
        <w:t xml:space="preserve"> available.</w:t>
      </w:r>
      <w:r>
        <w:rPr>
          <w:rFonts w:ascii="Times New Roman" w:hAnsi="Times New Roman" w:cs="Times New Roman"/>
          <w:sz w:val="24"/>
          <w:szCs w:val="24"/>
        </w:rPr>
        <w:t xml:space="preserve"> </w:t>
      </w:r>
      <w:r w:rsidR="00313AC4">
        <w:rPr>
          <w:rFonts w:ascii="Times New Roman" w:hAnsi="Times New Roman" w:cs="Times New Roman"/>
          <w:sz w:val="24"/>
          <w:szCs w:val="24"/>
        </w:rPr>
        <w:t xml:space="preserve">This is because application of the MP relies on these data being available in this way, so difficulties can (and have in other cases) </w:t>
      </w:r>
      <w:r w:rsidR="00313AC4" w:rsidRPr="00313AC4">
        <w:rPr>
          <w:rFonts w:ascii="Times New Roman" w:hAnsi="Times New Roman" w:cs="Times New Roman"/>
          <w:sz w:val="24"/>
          <w:szCs w:val="24"/>
        </w:rPr>
        <w:t>obviously arise</w:t>
      </w:r>
      <w:r w:rsidR="00313AC4">
        <w:rPr>
          <w:rFonts w:ascii="Times New Roman" w:hAnsi="Times New Roman" w:cs="Times New Roman"/>
          <w:sz w:val="24"/>
          <w:szCs w:val="24"/>
        </w:rPr>
        <w:t xml:space="preserve"> should they fail to do so. Though any candidate MP proposed should include a rule to deal with the absence of just one future value from an input series, any more than that would require re-tuning and re-testing of a modified MP, which is preferably planned to be avoided given the associated extra costs.</w:t>
      </w:r>
    </w:p>
    <w:p w14:paraId="360613A7" w14:textId="77777777" w:rsidR="00A47FB5" w:rsidRDefault="00A47FB5" w:rsidP="00406114">
      <w:pPr>
        <w:pStyle w:val="ListParagraph"/>
        <w:ind w:left="0"/>
        <w:jc w:val="both"/>
        <w:rPr>
          <w:rFonts w:ascii="Times New Roman" w:hAnsi="Times New Roman" w:cs="Times New Roman"/>
          <w:sz w:val="24"/>
          <w:szCs w:val="24"/>
        </w:rPr>
      </w:pPr>
    </w:p>
    <w:p w14:paraId="74A51AFF" w14:textId="77777777" w:rsidR="00874854" w:rsidRDefault="00874854"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Consideration is also needed of the “delays” associated in such data becoming available for input to an MP. The customary default is that for computation of the TAC for year </w:t>
      </w:r>
      <w:r w:rsidRPr="005A2074">
        <w:rPr>
          <w:rFonts w:ascii="Times New Roman" w:hAnsi="Times New Roman" w:cs="Times New Roman"/>
          <w:i/>
          <w:sz w:val="24"/>
          <w:szCs w:val="24"/>
        </w:rPr>
        <w:t>y</w:t>
      </w:r>
      <w:r>
        <w:rPr>
          <w:rFonts w:ascii="Times New Roman" w:hAnsi="Times New Roman" w:cs="Times New Roman"/>
          <w:sz w:val="24"/>
          <w:szCs w:val="24"/>
        </w:rPr>
        <w:t xml:space="preserve">, the most recent data finalised and available will be for year </w:t>
      </w:r>
      <w:r w:rsidRPr="005A2074">
        <w:rPr>
          <w:rFonts w:ascii="Times New Roman" w:hAnsi="Times New Roman" w:cs="Times New Roman"/>
          <w:i/>
          <w:sz w:val="24"/>
          <w:szCs w:val="24"/>
        </w:rPr>
        <w:t>y</w:t>
      </w:r>
      <w:r>
        <w:rPr>
          <w:rFonts w:ascii="Times New Roman" w:hAnsi="Times New Roman" w:cs="Times New Roman"/>
          <w:sz w:val="24"/>
          <w:szCs w:val="24"/>
        </w:rPr>
        <w:t>-2. Any changes to that will require motivation and specification.</w:t>
      </w:r>
    </w:p>
    <w:p w14:paraId="724F4383" w14:textId="77777777" w:rsidR="007E218D" w:rsidRDefault="007E218D" w:rsidP="00406114">
      <w:pPr>
        <w:pStyle w:val="ListParagraph"/>
        <w:ind w:left="0"/>
        <w:jc w:val="both"/>
        <w:rPr>
          <w:rFonts w:ascii="Times New Roman" w:hAnsi="Times New Roman" w:cs="Times New Roman"/>
          <w:sz w:val="24"/>
          <w:szCs w:val="24"/>
        </w:rPr>
      </w:pPr>
    </w:p>
    <w:p w14:paraId="65DDE29D" w14:textId="77777777" w:rsidR="007E218D" w:rsidRDefault="00313AC4" w:rsidP="00406114">
      <w:pPr>
        <w:pStyle w:val="Heading3"/>
        <w:ind w:left="0"/>
      </w:pPr>
      <w:bookmarkStart w:id="204" w:name="_Toc465365323"/>
      <w:r w:rsidRPr="00313AC4">
        <w:t>Baseline suggestions</w:t>
      </w:r>
      <w:bookmarkEnd w:id="204"/>
    </w:p>
    <w:p w14:paraId="0C4B7BC7" w14:textId="77777777" w:rsidR="00313AC4" w:rsidRPr="00313AC4" w:rsidRDefault="00313AC4" w:rsidP="001B61C4">
      <w:pPr>
        <w:jc w:val="both"/>
        <w:rPr>
          <w:rFonts w:ascii="Times New Roman" w:hAnsi="Times New Roman" w:cs="Times New Roman"/>
          <w:sz w:val="24"/>
          <w:szCs w:val="24"/>
        </w:rPr>
      </w:pPr>
    </w:p>
    <w:p w14:paraId="6F3C5D6F" w14:textId="0127CF90" w:rsidR="007E218D" w:rsidRPr="00BF0EC6" w:rsidRDefault="00D82AA4" w:rsidP="00201356">
      <w:pPr>
        <w:pStyle w:val="Heading4"/>
        <w:ind w:left="0"/>
        <w:rPr>
          <w:rFonts w:cs="Times New Roman"/>
          <w:szCs w:val="24"/>
        </w:rPr>
      </w:pPr>
      <w:bookmarkStart w:id="205" w:name="_Toc465365324"/>
      <w:r w:rsidRPr="00D82AA4">
        <w:t>West</w:t>
      </w:r>
      <w:bookmarkEnd w:id="205"/>
    </w:p>
    <w:p w14:paraId="79D96468" w14:textId="77777777" w:rsidR="007E218D" w:rsidRDefault="00556723" w:rsidP="00406114">
      <w:pPr>
        <w:pStyle w:val="ListParagraph"/>
        <w:numPr>
          <w:ilvl w:val="0"/>
          <w:numId w:val="21"/>
        </w:numPr>
        <w:ind w:left="357" w:hanging="357"/>
        <w:jc w:val="both"/>
        <w:rPr>
          <w:rFonts w:ascii="Times New Roman" w:hAnsi="Times New Roman" w:cs="Times New Roman"/>
          <w:sz w:val="24"/>
          <w:szCs w:val="24"/>
        </w:rPr>
      </w:pPr>
      <w:r>
        <w:rPr>
          <w:rFonts w:ascii="Times New Roman" w:hAnsi="Times New Roman" w:cs="Times New Roman"/>
          <w:sz w:val="24"/>
          <w:szCs w:val="24"/>
        </w:rPr>
        <w:t>Gulf of Mexico larval index of spawning stock abundance</w:t>
      </w:r>
    </w:p>
    <w:p w14:paraId="23EDD801" w14:textId="0276BBF6" w:rsidR="00112525" w:rsidRDefault="00BF0EC6" w:rsidP="00406114">
      <w:pPr>
        <w:pStyle w:val="ListParagraph"/>
        <w:numPr>
          <w:ilvl w:val="0"/>
          <w:numId w:val="21"/>
        </w:numPr>
        <w:ind w:left="357" w:hanging="357"/>
        <w:jc w:val="both"/>
        <w:rPr>
          <w:rFonts w:ascii="Times New Roman" w:hAnsi="Times New Roman" w:cs="Times New Roman"/>
          <w:sz w:val="24"/>
          <w:szCs w:val="24"/>
        </w:rPr>
      </w:pPr>
      <w:r>
        <w:rPr>
          <w:rFonts w:ascii="Times New Roman" w:hAnsi="Times New Roman" w:cs="Times New Roman"/>
          <w:sz w:val="24"/>
          <w:szCs w:val="24"/>
        </w:rPr>
        <w:t>C</w:t>
      </w:r>
      <w:r w:rsidR="00112525">
        <w:rPr>
          <w:rFonts w:ascii="Times New Roman" w:hAnsi="Times New Roman" w:cs="Times New Roman"/>
          <w:sz w:val="24"/>
          <w:szCs w:val="24"/>
        </w:rPr>
        <w:t>ombine</w:t>
      </w:r>
      <w:r>
        <w:rPr>
          <w:rFonts w:ascii="Times New Roman" w:hAnsi="Times New Roman" w:cs="Times New Roman"/>
          <w:sz w:val="24"/>
          <w:szCs w:val="24"/>
        </w:rPr>
        <w:t>d</w:t>
      </w:r>
      <w:r w:rsidR="00112525">
        <w:rPr>
          <w:rFonts w:ascii="Times New Roman" w:hAnsi="Times New Roman" w:cs="Times New Roman"/>
          <w:sz w:val="24"/>
          <w:szCs w:val="24"/>
        </w:rPr>
        <w:t xml:space="preserve"> USA/Canada</w:t>
      </w:r>
      <w:r w:rsidR="000F2F84">
        <w:rPr>
          <w:rFonts w:ascii="Times New Roman" w:hAnsi="Times New Roman" w:cs="Times New Roman"/>
          <w:sz w:val="24"/>
          <w:szCs w:val="24"/>
        </w:rPr>
        <w:t xml:space="preserve"> </w:t>
      </w:r>
      <w:r>
        <w:rPr>
          <w:rFonts w:ascii="Times New Roman" w:hAnsi="Times New Roman" w:cs="Times New Roman"/>
          <w:sz w:val="24"/>
          <w:szCs w:val="24"/>
        </w:rPr>
        <w:t xml:space="preserve">CPUE </w:t>
      </w:r>
      <w:r w:rsidR="000F2F84">
        <w:rPr>
          <w:rFonts w:ascii="Times New Roman" w:hAnsi="Times New Roman" w:cs="Times New Roman"/>
          <w:sz w:val="24"/>
          <w:szCs w:val="24"/>
        </w:rPr>
        <w:t>index</w:t>
      </w:r>
      <w:r>
        <w:rPr>
          <w:rFonts w:ascii="Times New Roman" w:hAnsi="Times New Roman" w:cs="Times New Roman"/>
          <w:sz w:val="24"/>
          <w:szCs w:val="24"/>
        </w:rPr>
        <w:t xml:space="preserve"> currently under development</w:t>
      </w:r>
    </w:p>
    <w:p w14:paraId="76845954" w14:textId="3250ECB3" w:rsidR="00D82AA4" w:rsidRPr="00C837B1" w:rsidRDefault="00162824" w:rsidP="001B61C4">
      <w:pPr>
        <w:jc w:val="both"/>
        <w:rPr>
          <w:rFonts w:ascii="Times New Roman" w:hAnsi="Times New Roman" w:cs="Times New Roman"/>
          <w:sz w:val="24"/>
          <w:szCs w:val="24"/>
        </w:rPr>
      </w:pPr>
      <w:r>
        <w:rPr>
          <w:rFonts w:ascii="Times New Roman" w:hAnsi="Times New Roman" w:cs="Times New Roman"/>
          <w:sz w:val="24"/>
          <w:szCs w:val="24"/>
        </w:rPr>
        <w:t xml:space="preserve">c)   JLL_W CPUE index of exploitable abundance </w:t>
      </w:r>
    </w:p>
    <w:p w14:paraId="4E63E9D8" w14:textId="77777777" w:rsidR="007E218D" w:rsidRDefault="00D82AA4" w:rsidP="00406114">
      <w:pPr>
        <w:pStyle w:val="Heading4"/>
        <w:ind w:left="0"/>
      </w:pPr>
      <w:bookmarkStart w:id="206" w:name="_Toc465365325"/>
      <w:proofErr w:type="spellStart"/>
      <w:r>
        <w:t>East+Med</w:t>
      </w:r>
      <w:bookmarkEnd w:id="206"/>
      <w:proofErr w:type="spellEnd"/>
    </w:p>
    <w:p w14:paraId="6A0EE6E5" w14:textId="77777777" w:rsidR="007E218D" w:rsidRDefault="00C837B1" w:rsidP="00406114">
      <w:pPr>
        <w:pStyle w:val="ListParagraph"/>
        <w:numPr>
          <w:ilvl w:val="0"/>
          <w:numId w:val="22"/>
        </w:numPr>
        <w:ind w:left="357" w:hanging="357"/>
        <w:jc w:val="both"/>
        <w:rPr>
          <w:rFonts w:ascii="Times New Roman" w:hAnsi="Times New Roman" w:cs="Times New Roman"/>
          <w:sz w:val="24"/>
          <w:szCs w:val="24"/>
        </w:rPr>
      </w:pPr>
      <w:r>
        <w:rPr>
          <w:rFonts w:ascii="Times New Roman" w:hAnsi="Times New Roman" w:cs="Times New Roman"/>
          <w:sz w:val="24"/>
          <w:szCs w:val="24"/>
        </w:rPr>
        <w:t>JLL_NEA CPUE index of exploitable abundance</w:t>
      </w:r>
    </w:p>
    <w:p w14:paraId="58BCE0D1" w14:textId="77777777" w:rsidR="00112525" w:rsidRPr="00BF0EC6" w:rsidRDefault="00C837B1" w:rsidP="00BF0EC6">
      <w:pPr>
        <w:pStyle w:val="ListParagraph"/>
        <w:numPr>
          <w:ilvl w:val="0"/>
          <w:numId w:val="22"/>
        </w:numPr>
        <w:ind w:left="357" w:hanging="357"/>
        <w:jc w:val="both"/>
        <w:rPr>
          <w:rFonts w:ascii="Times New Roman" w:hAnsi="Times New Roman" w:cs="Times New Roman"/>
          <w:sz w:val="24"/>
          <w:szCs w:val="24"/>
        </w:rPr>
      </w:pPr>
      <w:r>
        <w:rPr>
          <w:rFonts w:ascii="Times New Roman" w:hAnsi="Times New Roman" w:cs="Times New Roman"/>
          <w:sz w:val="24"/>
          <w:szCs w:val="24"/>
        </w:rPr>
        <w:t>Western Mediterranean larval index of spawning stock abundance</w:t>
      </w:r>
    </w:p>
    <w:p w14:paraId="610994E8" w14:textId="77777777" w:rsidR="00C837B1" w:rsidRPr="00C837B1" w:rsidRDefault="00C837B1" w:rsidP="001B61C4">
      <w:pPr>
        <w:jc w:val="both"/>
        <w:rPr>
          <w:rFonts w:ascii="Times New Roman" w:hAnsi="Times New Roman" w:cs="Times New Roman"/>
          <w:sz w:val="24"/>
          <w:szCs w:val="24"/>
        </w:rPr>
      </w:pPr>
    </w:p>
    <w:p w14:paraId="47A26019" w14:textId="77777777" w:rsidR="007E218D" w:rsidRDefault="007E218D" w:rsidP="00406114">
      <w:pPr>
        <w:pStyle w:val="ListParagraph"/>
        <w:ind w:left="0"/>
        <w:jc w:val="both"/>
        <w:rPr>
          <w:rFonts w:ascii="Times New Roman" w:hAnsi="Times New Roman" w:cs="Times New Roman"/>
          <w:sz w:val="24"/>
          <w:szCs w:val="24"/>
        </w:rPr>
      </w:pPr>
    </w:p>
    <w:p w14:paraId="3B4D746D" w14:textId="77777777" w:rsidR="007E218D" w:rsidRDefault="00C837B1" w:rsidP="00406114">
      <w:pPr>
        <w:pStyle w:val="Heading3"/>
        <w:ind w:left="0"/>
      </w:pPr>
      <w:bookmarkStart w:id="207" w:name="_Toc465365326"/>
      <w:r w:rsidRPr="00C837B1">
        <w:t>Alternative options</w:t>
      </w:r>
      <w:bookmarkEnd w:id="207"/>
    </w:p>
    <w:p w14:paraId="25784F2B" w14:textId="77777777" w:rsidR="007E218D" w:rsidRDefault="007E218D" w:rsidP="00406114">
      <w:pPr>
        <w:jc w:val="both"/>
        <w:rPr>
          <w:rFonts w:ascii="Times New Roman" w:hAnsi="Times New Roman" w:cs="Times New Roman"/>
          <w:sz w:val="24"/>
          <w:szCs w:val="24"/>
        </w:rPr>
      </w:pPr>
    </w:p>
    <w:p w14:paraId="1381E8BC"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Obviously many additions or alternatives to the suggestions made are possible. The reasons behind the initial suggestions above are respectively lengthy continuity (though admitting a concern about the decrease in spatial coverage of the JLL_NEA index over time) and fishery-independence.</w:t>
      </w:r>
      <w:r w:rsidR="00BF0EC6">
        <w:rPr>
          <w:rFonts w:ascii="Times New Roman" w:hAnsi="Times New Roman" w:cs="Times New Roman"/>
          <w:sz w:val="24"/>
          <w:szCs w:val="24"/>
        </w:rPr>
        <w:t xml:space="preserve"> Accordingly the East + Med might be extended to include trap or </w:t>
      </w:r>
      <w:proofErr w:type="spellStart"/>
      <w:r w:rsidR="00BF0EC6">
        <w:rPr>
          <w:rFonts w:ascii="Times New Roman" w:hAnsi="Times New Roman" w:cs="Times New Roman"/>
          <w:sz w:val="24"/>
          <w:szCs w:val="24"/>
        </w:rPr>
        <w:t>baitboat</w:t>
      </w:r>
      <w:proofErr w:type="spellEnd"/>
      <w:r w:rsidR="00BF0EC6">
        <w:rPr>
          <w:rFonts w:ascii="Times New Roman" w:hAnsi="Times New Roman" w:cs="Times New Roman"/>
          <w:sz w:val="24"/>
          <w:szCs w:val="24"/>
        </w:rPr>
        <w:t xml:space="preserve"> indices.</w:t>
      </w:r>
    </w:p>
    <w:p w14:paraId="79CA2C0A" w14:textId="77777777" w:rsidR="007E218D" w:rsidRDefault="007E218D" w:rsidP="00406114">
      <w:pPr>
        <w:jc w:val="both"/>
        <w:rPr>
          <w:rFonts w:ascii="Times New Roman" w:hAnsi="Times New Roman" w:cs="Times New Roman"/>
          <w:sz w:val="24"/>
          <w:szCs w:val="24"/>
        </w:rPr>
      </w:pPr>
    </w:p>
    <w:p w14:paraId="5C08813B"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Including additional indices of abundance</w:t>
      </w:r>
      <w:r w:rsidR="00071A74">
        <w:rPr>
          <w:rFonts w:ascii="Times New Roman" w:hAnsi="Times New Roman" w:cs="Times New Roman"/>
          <w:sz w:val="24"/>
          <w:szCs w:val="24"/>
        </w:rPr>
        <w:t xml:space="preserve"> </w:t>
      </w:r>
      <w:r>
        <w:rPr>
          <w:rFonts w:ascii="Times New Roman" w:hAnsi="Times New Roman" w:cs="Times New Roman"/>
          <w:sz w:val="24"/>
          <w:szCs w:val="24"/>
        </w:rPr>
        <w:t>will increase the workload (see below)</w:t>
      </w:r>
      <w:r w:rsidR="00071A74">
        <w:rPr>
          <w:rFonts w:ascii="Times New Roman" w:hAnsi="Times New Roman" w:cs="Times New Roman"/>
          <w:sz w:val="24"/>
          <w:szCs w:val="24"/>
        </w:rPr>
        <w:t>, so might be better postponed to a “second round”.</w:t>
      </w:r>
    </w:p>
    <w:p w14:paraId="4D52892D" w14:textId="77777777" w:rsidR="007E218D" w:rsidRDefault="007E218D" w:rsidP="00406114">
      <w:pPr>
        <w:jc w:val="both"/>
        <w:rPr>
          <w:rFonts w:ascii="Times New Roman" w:hAnsi="Times New Roman" w:cs="Times New Roman"/>
          <w:sz w:val="24"/>
          <w:szCs w:val="24"/>
        </w:rPr>
      </w:pPr>
    </w:p>
    <w:p w14:paraId="72656DE5"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Catch-at-length series could also be considered for inclusion, but raise further technical complications regarding the specification of how they are generated, so are likely best deferred from consideration until a “second round”.</w:t>
      </w:r>
    </w:p>
    <w:p w14:paraId="3835CF45" w14:textId="77777777" w:rsidR="007E218D" w:rsidRDefault="007E218D" w:rsidP="00406114">
      <w:pPr>
        <w:jc w:val="both"/>
        <w:rPr>
          <w:rFonts w:ascii="Times New Roman" w:hAnsi="Times New Roman" w:cs="Times New Roman"/>
          <w:sz w:val="24"/>
          <w:szCs w:val="24"/>
        </w:rPr>
      </w:pPr>
    </w:p>
    <w:p w14:paraId="035D6542" w14:textId="77777777" w:rsidR="007E218D" w:rsidRDefault="007E218D" w:rsidP="00406114">
      <w:pPr>
        <w:jc w:val="both"/>
        <w:rPr>
          <w:rFonts w:ascii="Times New Roman" w:hAnsi="Times New Roman" w:cs="Times New Roman"/>
          <w:sz w:val="24"/>
          <w:szCs w:val="24"/>
        </w:rPr>
      </w:pPr>
    </w:p>
    <w:p w14:paraId="31024AA0" w14:textId="77777777" w:rsidR="007E218D" w:rsidRDefault="00071A74" w:rsidP="00406114">
      <w:pPr>
        <w:pStyle w:val="Heading3"/>
        <w:ind w:left="0"/>
      </w:pPr>
      <w:bookmarkStart w:id="208" w:name="_Toc465365327"/>
      <w:r w:rsidRPr="00071A74">
        <w:t>Relationships with abundance</w:t>
      </w:r>
      <w:bookmarkEnd w:id="208"/>
      <w:r w:rsidR="00874854">
        <w:t xml:space="preserve"> </w:t>
      </w:r>
    </w:p>
    <w:p w14:paraId="3FF5B810" w14:textId="77777777" w:rsidR="007E218D" w:rsidRDefault="007E218D" w:rsidP="00406114">
      <w:pPr>
        <w:jc w:val="both"/>
        <w:rPr>
          <w:rFonts w:ascii="Times New Roman" w:hAnsi="Times New Roman" w:cs="Times New Roman"/>
          <w:i/>
          <w:sz w:val="24"/>
          <w:szCs w:val="24"/>
        </w:rPr>
      </w:pPr>
    </w:p>
    <w:p w14:paraId="50A312C8"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 xml:space="preserve">For baseline trials, </w:t>
      </w:r>
      <w:r w:rsidR="00231B39">
        <w:rPr>
          <w:rFonts w:ascii="Times New Roman" w:hAnsi="Times New Roman" w:cs="Times New Roman"/>
          <w:sz w:val="24"/>
          <w:szCs w:val="24"/>
        </w:rPr>
        <w:t>abundance indices will be taken to be linearly proportional</w:t>
      </w:r>
      <w:r>
        <w:rPr>
          <w:rFonts w:ascii="Times New Roman" w:hAnsi="Times New Roman" w:cs="Times New Roman"/>
          <w:sz w:val="24"/>
          <w:szCs w:val="24"/>
        </w:rPr>
        <w:t xml:space="preserve"> to the appropriate component of the underlying </w:t>
      </w:r>
      <w:r w:rsidR="00231B39">
        <w:rPr>
          <w:rFonts w:ascii="Times New Roman" w:hAnsi="Times New Roman" w:cs="Times New Roman"/>
          <w:sz w:val="24"/>
          <w:szCs w:val="24"/>
        </w:rPr>
        <w:t xml:space="preserve">model </w:t>
      </w:r>
      <w:r>
        <w:rPr>
          <w:rFonts w:ascii="Times New Roman" w:hAnsi="Times New Roman" w:cs="Times New Roman"/>
          <w:sz w:val="24"/>
          <w:szCs w:val="24"/>
        </w:rPr>
        <w:t>biomass</w:t>
      </w:r>
      <w:r w:rsidR="00231B39">
        <w:rPr>
          <w:rFonts w:ascii="Times New Roman" w:hAnsi="Times New Roman" w:cs="Times New Roman"/>
          <w:sz w:val="24"/>
          <w:szCs w:val="24"/>
        </w:rPr>
        <w:t xml:space="preserve"> in the stratum/strata concerned.</w:t>
      </w:r>
    </w:p>
    <w:p w14:paraId="1B145BC0" w14:textId="77777777" w:rsidR="007E218D" w:rsidRDefault="007E218D" w:rsidP="00406114">
      <w:pPr>
        <w:jc w:val="both"/>
        <w:rPr>
          <w:rFonts w:ascii="Times New Roman" w:hAnsi="Times New Roman" w:cs="Times New Roman"/>
          <w:sz w:val="24"/>
          <w:szCs w:val="24"/>
        </w:rPr>
      </w:pPr>
    </w:p>
    <w:p w14:paraId="77108719" w14:textId="77777777" w:rsidR="007E218D" w:rsidRDefault="00231B39" w:rsidP="00406114">
      <w:pPr>
        <w:jc w:val="both"/>
        <w:rPr>
          <w:rFonts w:ascii="Times New Roman" w:hAnsi="Times New Roman" w:cs="Times New Roman"/>
          <w:sz w:val="24"/>
          <w:szCs w:val="24"/>
        </w:rPr>
      </w:pPr>
      <w:r w:rsidRPr="00C51055">
        <w:rPr>
          <w:rFonts w:ascii="Times New Roman" w:hAnsi="Times New Roman" w:cs="Times New Roman"/>
          <w:sz w:val="24"/>
          <w:szCs w:val="24"/>
          <w:highlight w:val="yellow"/>
          <w:rPrChange w:id="209" w:author="Tom Carruthers" w:date="2016-12-07T21:18:00Z">
            <w:rPr>
              <w:rFonts w:ascii="Times New Roman" w:hAnsi="Times New Roman" w:cs="Times New Roman"/>
              <w:sz w:val="24"/>
              <w:szCs w:val="24"/>
            </w:rPr>
          </w:rPrChange>
        </w:rPr>
        <w:t>Possible alternatives to this will be considered under Robustness trials (see item 9 below).</w:t>
      </w:r>
    </w:p>
    <w:p w14:paraId="501BCCAE" w14:textId="77777777" w:rsidR="007E218D" w:rsidRDefault="007E218D" w:rsidP="00406114">
      <w:pPr>
        <w:jc w:val="both"/>
        <w:rPr>
          <w:rFonts w:ascii="Times New Roman" w:hAnsi="Times New Roman" w:cs="Times New Roman"/>
          <w:sz w:val="24"/>
          <w:szCs w:val="24"/>
        </w:rPr>
      </w:pPr>
    </w:p>
    <w:p w14:paraId="55882020" w14:textId="77777777" w:rsidR="007E218D" w:rsidRDefault="007E218D" w:rsidP="00406114">
      <w:pPr>
        <w:pStyle w:val="ListParagraph"/>
        <w:ind w:left="0"/>
        <w:jc w:val="both"/>
        <w:rPr>
          <w:rFonts w:ascii="Times New Roman" w:hAnsi="Times New Roman" w:cs="Times New Roman"/>
          <w:sz w:val="24"/>
          <w:szCs w:val="24"/>
        </w:rPr>
      </w:pPr>
    </w:p>
    <w:p w14:paraId="6245618F" w14:textId="77777777" w:rsidR="007E218D" w:rsidRDefault="00071A74" w:rsidP="00406114">
      <w:pPr>
        <w:pStyle w:val="Heading3"/>
        <w:ind w:left="0"/>
      </w:pPr>
      <w:bookmarkStart w:id="210" w:name="_Toc465365328"/>
      <w:r w:rsidRPr="00071A74">
        <w:t>Statistical properties</w:t>
      </w:r>
      <w:bookmarkEnd w:id="210"/>
    </w:p>
    <w:p w14:paraId="1ABCA768" w14:textId="77777777" w:rsidR="00071A74" w:rsidRDefault="00071A74" w:rsidP="001B61C4">
      <w:pPr>
        <w:jc w:val="both"/>
        <w:rPr>
          <w:rFonts w:ascii="Times New Roman" w:hAnsi="Times New Roman" w:cs="Times New Roman"/>
          <w:sz w:val="24"/>
          <w:szCs w:val="24"/>
        </w:rPr>
      </w:pPr>
    </w:p>
    <w:p w14:paraId="526F0F4E" w14:textId="77777777" w:rsidR="007E218D" w:rsidRDefault="001C0F8B" w:rsidP="00406114">
      <w:pPr>
        <w:pStyle w:val="Heading4"/>
        <w:ind w:left="0"/>
      </w:pPr>
      <w:bookmarkStart w:id="211" w:name="_Toc465365329"/>
      <w:r w:rsidRPr="001C0F8B">
        <w:t>Baseline</w:t>
      </w:r>
      <w:bookmarkEnd w:id="211"/>
    </w:p>
    <w:p w14:paraId="09AB0AF7" w14:textId="77777777" w:rsidR="007E218D" w:rsidRDefault="00231B39"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lognormally distributed about the relationship assumed with the standard deviation of the log recruitments (</w:t>
      </w:r>
      <w:r w:rsidRPr="00D2389D">
        <w:rPr>
          <w:rFonts w:ascii="Times New Roman" w:hAnsi="Times New Roman" w:cs="Times New Roman"/>
          <w:i/>
          <w:sz w:val="24"/>
          <w:szCs w:val="24"/>
        </w:rPr>
        <w:t>σ</w:t>
      </w:r>
      <w:r>
        <w:rPr>
          <w:rFonts w:ascii="Times New Roman" w:hAnsi="Times New Roman" w:cs="Times New Roman"/>
          <w:sz w:val="24"/>
          <w:szCs w:val="24"/>
        </w:rPr>
        <w:t>) invariant over time.</w:t>
      </w:r>
    </w:p>
    <w:p w14:paraId="01D0613A"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 xml:space="preserve">The values of </w:t>
      </w:r>
      <w:r w:rsidRPr="00D2389D">
        <w:rPr>
          <w:rFonts w:ascii="Times New Roman" w:hAnsi="Times New Roman" w:cs="Times New Roman"/>
          <w:i/>
          <w:sz w:val="24"/>
          <w:szCs w:val="24"/>
        </w:rPr>
        <w:t>σ</w:t>
      </w:r>
      <w:r>
        <w:rPr>
          <w:rFonts w:ascii="Times New Roman" w:hAnsi="Times New Roman" w:cs="Times New Roman"/>
          <w:sz w:val="24"/>
          <w:szCs w:val="24"/>
        </w:rPr>
        <w:t xml:space="preserve"> will be taken to be as estimated in the conditioning for the trial concerned.</w:t>
      </w:r>
    </w:p>
    <w:p w14:paraId="322EAA17"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Autocorrelation of residuals will be taken to be zero.</w:t>
      </w:r>
    </w:p>
    <w:p w14:paraId="433FFACA"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conditioning results will be inspected for any indication of model </w:t>
      </w:r>
      <w:proofErr w:type="spellStart"/>
      <w:r>
        <w:rPr>
          <w:rFonts w:ascii="Times New Roman" w:hAnsi="Times New Roman" w:cs="Times New Roman"/>
          <w:sz w:val="24"/>
          <w:szCs w:val="24"/>
        </w:rPr>
        <w:t>mis</w:t>
      </w:r>
      <w:proofErr w:type="spellEnd"/>
      <w:r>
        <w:rPr>
          <w:rFonts w:ascii="Times New Roman" w:hAnsi="Times New Roman" w:cs="Times New Roman"/>
          <w:sz w:val="24"/>
          <w:szCs w:val="24"/>
        </w:rPr>
        <w:t>-specification regarding the fit to the series concerned; if so the bias identified will be modelled to continue into the future in a “plausible” way.</w:t>
      </w:r>
    </w:p>
    <w:p w14:paraId="0884FE57" w14:textId="77777777" w:rsidR="007E218D" w:rsidRDefault="007E218D" w:rsidP="00406114">
      <w:pPr>
        <w:jc w:val="both"/>
        <w:rPr>
          <w:rFonts w:ascii="Times New Roman" w:hAnsi="Times New Roman" w:cs="Times New Roman"/>
          <w:sz w:val="24"/>
          <w:szCs w:val="24"/>
        </w:rPr>
      </w:pPr>
    </w:p>
    <w:p w14:paraId="711DF2BF" w14:textId="77777777" w:rsidR="007E218D" w:rsidRDefault="001C0F8B" w:rsidP="00406114">
      <w:pPr>
        <w:pStyle w:val="Heading4"/>
        <w:ind w:left="0"/>
      </w:pPr>
      <w:bookmarkStart w:id="212" w:name="_Toc465365330"/>
      <w:r w:rsidRPr="001C0F8B">
        <w:t>Alternative options</w:t>
      </w:r>
      <w:bookmarkEnd w:id="212"/>
    </w:p>
    <w:p w14:paraId="24F66A7F" w14:textId="77777777" w:rsidR="007E218D" w:rsidRDefault="001C0F8B" w:rsidP="00406114">
      <w:pPr>
        <w:pStyle w:val="ListParagraph"/>
        <w:numPr>
          <w:ilvl w:val="0"/>
          <w:numId w:val="24"/>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Fix </w:t>
      </w:r>
      <w:r w:rsidRPr="00D2389D">
        <w:rPr>
          <w:rFonts w:ascii="Times New Roman" w:hAnsi="Times New Roman" w:cs="Times New Roman"/>
          <w:i/>
          <w:sz w:val="24"/>
          <w:szCs w:val="24"/>
        </w:rPr>
        <w:t>σ</w:t>
      </w:r>
      <w:r>
        <w:rPr>
          <w:rFonts w:ascii="Times New Roman" w:hAnsi="Times New Roman" w:cs="Times New Roman"/>
          <w:sz w:val="24"/>
          <w:szCs w:val="24"/>
        </w:rPr>
        <w:t xml:space="preserve"> values for all trials based on a central trial from the Reference set (see item 9 below).</w:t>
      </w:r>
    </w:p>
    <w:p w14:paraId="1C604D33" w14:textId="77777777" w:rsidR="007E218D" w:rsidRDefault="001C0F8B" w:rsidP="00406114">
      <w:pPr>
        <w:pStyle w:val="ListParagraph"/>
        <w:numPr>
          <w:ilvl w:val="0"/>
          <w:numId w:val="24"/>
        </w:numPr>
        <w:ind w:left="357" w:hanging="357"/>
        <w:jc w:val="both"/>
        <w:rPr>
          <w:rFonts w:ascii="Times New Roman" w:hAnsi="Times New Roman" w:cs="Times New Roman"/>
          <w:sz w:val="24"/>
          <w:szCs w:val="24"/>
        </w:rPr>
      </w:pPr>
      <w:r>
        <w:rPr>
          <w:rFonts w:ascii="Times New Roman" w:hAnsi="Times New Roman" w:cs="Times New Roman"/>
          <w:sz w:val="24"/>
          <w:szCs w:val="24"/>
        </w:rPr>
        <w:t>If additional CPUE indices to the single one initially suggested are included, residuals need to be examined for correlation, with this being taken into account in generating future values.</w:t>
      </w:r>
    </w:p>
    <w:p w14:paraId="357E66CF" w14:textId="77777777" w:rsidR="001C0F8B" w:rsidRDefault="001C0F8B" w:rsidP="001B61C4">
      <w:pPr>
        <w:jc w:val="both"/>
        <w:rPr>
          <w:rFonts w:ascii="Times New Roman" w:hAnsi="Times New Roman" w:cs="Times New Roman"/>
          <w:sz w:val="24"/>
          <w:szCs w:val="24"/>
        </w:rPr>
      </w:pPr>
    </w:p>
    <w:p w14:paraId="4D3ADF67" w14:textId="77777777" w:rsidR="007E218D" w:rsidRDefault="00D03681" w:rsidP="00406114">
      <w:pPr>
        <w:pStyle w:val="Heading5"/>
      </w:pPr>
      <w:bookmarkStart w:id="213" w:name="_Toc465365331"/>
      <w:r w:rsidRPr="00965CDE">
        <w:t>Other aspects</w:t>
      </w:r>
      <w:bookmarkEnd w:id="213"/>
    </w:p>
    <w:p w14:paraId="669941D7" w14:textId="77777777" w:rsidR="00D03681" w:rsidRDefault="00D03681" w:rsidP="001B61C4">
      <w:pPr>
        <w:jc w:val="both"/>
        <w:rPr>
          <w:rFonts w:ascii="Times New Roman" w:hAnsi="Times New Roman" w:cs="Times New Roman"/>
          <w:sz w:val="24"/>
          <w:szCs w:val="24"/>
        </w:rPr>
      </w:pPr>
    </w:p>
    <w:p w14:paraId="207FC3A0" w14:textId="0C3F257C"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Currently a ‘master’ relat</w:t>
      </w:r>
      <w:r w:rsidR="00074D32">
        <w:rPr>
          <w:rFonts w:ascii="Times New Roman" w:hAnsi="Times New Roman" w:cs="Times New Roman"/>
          <w:sz w:val="24"/>
          <w:szCs w:val="24"/>
        </w:rPr>
        <w:t>ive abundance index is used for the Mixed stock model which</w:t>
      </w:r>
      <w:r>
        <w:rPr>
          <w:rFonts w:ascii="Times New Roman" w:hAnsi="Times New Roman" w:cs="Times New Roman"/>
          <w:sz w:val="24"/>
          <w:szCs w:val="24"/>
        </w:rPr>
        <w:t xml:space="preserve"> provides an estimate of relative abundance across all time-area strata (e.g. by year, quarter and area). The approach taken here is to include multiple fleets by dividing their catches by this ‘master’ index to provide an index of fishing mortality rate (a partial F) leaving only catchability by fleet to be estimated rather than several thousands of individual F parameters (by fleet, year, quarter and area). Simulation testing reveals that this approach provides unbiased estimates of central quantities such as abundance, stock depletion, mixing rate and selectivity. However the construction of the ‘master’ index is critical and </w:t>
      </w:r>
      <w:r w:rsidR="008474C5">
        <w:rPr>
          <w:rFonts w:ascii="Times New Roman" w:hAnsi="Times New Roman" w:cs="Times New Roman"/>
          <w:sz w:val="24"/>
          <w:szCs w:val="24"/>
        </w:rPr>
        <w:t xml:space="preserve">this is </w:t>
      </w:r>
      <w:r>
        <w:rPr>
          <w:rFonts w:ascii="Times New Roman" w:hAnsi="Times New Roman" w:cs="Times New Roman"/>
          <w:sz w:val="24"/>
          <w:szCs w:val="24"/>
        </w:rPr>
        <w:t>an important axis of uncertainty for operating models.</w:t>
      </w:r>
    </w:p>
    <w:p w14:paraId="6080A7E4" w14:textId="77777777" w:rsidR="007E218D" w:rsidRDefault="007E218D" w:rsidP="00406114">
      <w:pPr>
        <w:jc w:val="both"/>
        <w:rPr>
          <w:rFonts w:ascii="Times New Roman" w:hAnsi="Times New Roman" w:cs="Times New Roman"/>
          <w:sz w:val="24"/>
          <w:szCs w:val="24"/>
        </w:rPr>
      </w:pPr>
    </w:p>
    <w:p w14:paraId="42B5BCB4" w14:textId="74A182A4"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 xml:space="preserve">MP input series (e.g. as suggested in section </w:t>
      </w:r>
      <w:r w:rsidR="00EC0C87" w:rsidRPr="00406114">
        <w:rPr>
          <w:rFonts w:ascii="Times New Roman" w:hAnsi="Times New Roman" w:cs="Times New Roman"/>
          <w:i/>
          <w:sz w:val="24"/>
          <w:szCs w:val="24"/>
        </w:rPr>
        <w:t>I</w:t>
      </w:r>
      <w:r w:rsidR="00C45830">
        <w:rPr>
          <w:rFonts w:ascii="Times New Roman" w:hAnsi="Times New Roman" w:cs="Times New Roman"/>
          <w:sz w:val="24"/>
          <w:szCs w:val="24"/>
        </w:rPr>
        <w:t>,</w:t>
      </w:r>
      <w:r>
        <w:rPr>
          <w:rFonts w:ascii="Times New Roman" w:hAnsi="Times New Roman" w:cs="Times New Roman"/>
          <w:sz w:val="24"/>
          <w:szCs w:val="24"/>
        </w:rPr>
        <w:t xml:space="preserve"> above) may however be specific fleet indices, rather than this master relative abundance index, and hence require generation into the future. This will be effected by including these series in the conditioning </w:t>
      </w:r>
      <w:r w:rsidR="00745630">
        <w:rPr>
          <w:rFonts w:ascii="Times New Roman" w:hAnsi="Times New Roman" w:cs="Times New Roman"/>
          <w:sz w:val="24"/>
          <w:szCs w:val="24"/>
        </w:rPr>
        <w:t>with comparisons to the resource components which they are assumed to reflect, but with a very low weight in the log-likelihood so as not to impact estimates of other parameters in the model fit. The estimates of the catchability coefficients, and statistical properties of the residuals of this fit will be used in generating values for this series forward in time.</w:t>
      </w:r>
    </w:p>
    <w:p w14:paraId="51152E4A" w14:textId="77777777" w:rsidR="007E218D" w:rsidRDefault="007E218D" w:rsidP="00406114">
      <w:pPr>
        <w:jc w:val="both"/>
        <w:rPr>
          <w:rFonts w:ascii="Times New Roman" w:hAnsi="Times New Roman" w:cs="Times New Roman"/>
          <w:sz w:val="24"/>
          <w:szCs w:val="24"/>
        </w:rPr>
      </w:pPr>
    </w:p>
    <w:p w14:paraId="349DB21D" w14:textId="77777777"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Note that consideration should at some stage also be given to new data types that are only now becoming available (e.g. aerial surveys, genetic tagging). These will not at this stage have been collected over a sufficient length of time to be able to serve as MP inputs, but the overall testing process can be used to provide insight into their potential future utility.</w:t>
      </w:r>
    </w:p>
    <w:p w14:paraId="20C6C539" w14:textId="77777777" w:rsidR="00D03681" w:rsidRDefault="00D03681" w:rsidP="001B61C4">
      <w:pPr>
        <w:rPr>
          <w:rFonts w:ascii="Times New Roman" w:hAnsi="Times New Roman" w:cs="Times New Roman"/>
          <w:sz w:val="24"/>
          <w:szCs w:val="24"/>
        </w:rPr>
      </w:pPr>
    </w:p>
    <w:p w14:paraId="7E3DBAD1" w14:textId="77777777" w:rsidR="00B56829" w:rsidRDefault="00B56829" w:rsidP="00BE5737">
      <w:pPr>
        <w:rPr>
          <w:rFonts w:ascii="Times New Roman" w:hAnsi="Times New Roman" w:cs="Times New Roman"/>
          <w:sz w:val="24"/>
          <w:szCs w:val="24"/>
        </w:rPr>
      </w:pPr>
    </w:p>
    <w:p w14:paraId="2134E40E" w14:textId="77777777" w:rsidR="007E218D" w:rsidRDefault="00987C9A" w:rsidP="00DE6F83">
      <w:pPr>
        <w:pStyle w:val="Heading1"/>
        <w:ind w:left="0"/>
      </w:pPr>
      <w:bookmarkStart w:id="214" w:name="_Toc465365332"/>
      <w:r w:rsidRPr="00987C9A">
        <w:t>PARAMETERS AND CONDITIONING</w:t>
      </w:r>
      <w:bookmarkEnd w:id="214"/>
    </w:p>
    <w:p w14:paraId="051DB7F1" w14:textId="77777777" w:rsidR="00DE6F83" w:rsidRDefault="00DE6F83" w:rsidP="00406114">
      <w:pPr>
        <w:contextualSpacing/>
        <w:jc w:val="both"/>
        <w:rPr>
          <w:rFonts w:ascii="Times New Roman" w:hAnsi="Times New Roman" w:cs="Times New Roman"/>
          <w:sz w:val="24"/>
          <w:szCs w:val="24"/>
        </w:rPr>
      </w:pPr>
    </w:p>
    <w:p w14:paraId="60265DA2" w14:textId="77777777" w:rsidR="007E218D" w:rsidRDefault="002D7A43" w:rsidP="00406114">
      <w:pPr>
        <w:contextualSpacing/>
        <w:jc w:val="both"/>
        <w:rPr>
          <w:rFonts w:ascii="Times New Roman" w:hAnsi="Times New Roman" w:cs="Times New Roman"/>
          <w:sz w:val="24"/>
          <w:szCs w:val="24"/>
        </w:rPr>
      </w:pPr>
      <w:r>
        <w:rPr>
          <w:rFonts w:ascii="Times New Roman" w:hAnsi="Times New Roman" w:cs="Times New Roman"/>
          <w:sz w:val="24"/>
          <w:szCs w:val="24"/>
        </w:rPr>
        <w:t xml:space="preserve">For the Baseline model, spawning is assumed to occur in areas </w:t>
      </w:r>
      <w:r w:rsidR="00406114">
        <w:rPr>
          <w:rFonts w:ascii="Times New Roman" w:hAnsi="Times New Roman" w:cs="Times New Roman"/>
          <w:sz w:val="24"/>
          <w:szCs w:val="24"/>
        </w:rPr>
        <w:t xml:space="preserve">‘GOM’ </w:t>
      </w:r>
      <w:r>
        <w:rPr>
          <w:rFonts w:ascii="Times New Roman" w:hAnsi="Times New Roman" w:cs="Times New Roman"/>
          <w:sz w:val="24"/>
          <w:szCs w:val="24"/>
        </w:rPr>
        <w:t>for the West s</w:t>
      </w:r>
      <w:r w:rsidR="00406114">
        <w:rPr>
          <w:rFonts w:ascii="Times New Roman" w:hAnsi="Times New Roman" w:cs="Times New Roman"/>
          <w:sz w:val="24"/>
          <w:szCs w:val="24"/>
        </w:rPr>
        <w:t>t</w:t>
      </w:r>
      <w:r>
        <w:rPr>
          <w:rFonts w:ascii="Times New Roman" w:hAnsi="Times New Roman" w:cs="Times New Roman"/>
          <w:sz w:val="24"/>
          <w:szCs w:val="24"/>
        </w:rPr>
        <w:t xml:space="preserve">ock and </w:t>
      </w:r>
      <w:r w:rsidR="00406114">
        <w:rPr>
          <w:rFonts w:ascii="Times New Roman" w:hAnsi="Times New Roman" w:cs="Times New Roman"/>
          <w:sz w:val="24"/>
          <w:szCs w:val="24"/>
        </w:rPr>
        <w:t>‘</w:t>
      </w:r>
      <w:proofErr w:type="spellStart"/>
      <w:r w:rsidR="00406114">
        <w:rPr>
          <w:rFonts w:ascii="Times New Roman" w:hAnsi="Times New Roman" w:cs="Times New Roman"/>
          <w:sz w:val="24"/>
          <w:szCs w:val="24"/>
        </w:rPr>
        <w:t>W.Med</w:t>
      </w:r>
      <w:proofErr w:type="spellEnd"/>
      <w:r w:rsidR="00406114">
        <w:rPr>
          <w:rFonts w:ascii="Times New Roman" w:hAnsi="Times New Roman" w:cs="Times New Roman"/>
          <w:sz w:val="24"/>
          <w:szCs w:val="24"/>
        </w:rPr>
        <w:t>’ + ‘</w:t>
      </w:r>
      <w:proofErr w:type="spellStart"/>
      <w:r w:rsidR="00406114">
        <w:rPr>
          <w:rFonts w:ascii="Times New Roman" w:hAnsi="Times New Roman" w:cs="Times New Roman"/>
          <w:sz w:val="24"/>
          <w:szCs w:val="24"/>
        </w:rPr>
        <w:t>E.Med</w:t>
      </w:r>
      <w:proofErr w:type="spellEnd"/>
      <w:r w:rsidR="00406114">
        <w:rPr>
          <w:rFonts w:ascii="Times New Roman" w:hAnsi="Times New Roman" w:cs="Times New Roman"/>
          <w:sz w:val="24"/>
          <w:szCs w:val="24"/>
        </w:rPr>
        <w:t xml:space="preserve">’ </w:t>
      </w:r>
      <w:r>
        <w:rPr>
          <w:rFonts w:ascii="Times New Roman" w:hAnsi="Times New Roman" w:cs="Times New Roman"/>
          <w:sz w:val="24"/>
          <w:szCs w:val="24"/>
        </w:rPr>
        <w:t>for the East + Mediterranean stock</w:t>
      </w:r>
      <w:r w:rsidR="0040611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406114">
        <w:rPr>
          <w:rFonts w:ascii="Times New Roman" w:hAnsi="Times New Roman" w:cs="Times New Roman"/>
          <w:sz w:val="24"/>
          <w:szCs w:val="24"/>
        </w:rPr>
        <w:t>A)</w:t>
      </w:r>
      <w:r>
        <w:rPr>
          <w:rFonts w:ascii="Times New Roman" w:hAnsi="Times New Roman" w:cs="Times New Roman"/>
          <w:sz w:val="24"/>
          <w:szCs w:val="24"/>
        </w:rPr>
        <w:t>.</w:t>
      </w:r>
    </w:p>
    <w:p w14:paraId="3AE2FBD3" w14:textId="77777777" w:rsidR="007E218D" w:rsidRDefault="007E218D" w:rsidP="00406114">
      <w:pPr>
        <w:contextualSpacing/>
        <w:jc w:val="both"/>
        <w:rPr>
          <w:rFonts w:ascii="Times New Roman" w:hAnsi="Times New Roman" w:cs="Times New Roman"/>
          <w:sz w:val="24"/>
          <w:szCs w:val="24"/>
        </w:rPr>
      </w:pPr>
    </w:p>
    <w:p w14:paraId="30E39DAD" w14:textId="77777777" w:rsidR="007E218D" w:rsidRDefault="00987C9A" w:rsidP="00406114">
      <w:pPr>
        <w:pStyle w:val="Heading3"/>
        <w:ind w:left="0"/>
      </w:pPr>
      <w:bookmarkStart w:id="215" w:name="_Toc465365333"/>
      <w:r w:rsidRPr="00987C9A">
        <w:t>Fixed parameters</w:t>
      </w:r>
      <w:bookmarkEnd w:id="215"/>
    </w:p>
    <w:p w14:paraId="2724CF64" w14:textId="77777777" w:rsidR="00987C9A" w:rsidRPr="00987C9A" w:rsidRDefault="00987C9A" w:rsidP="001B61C4">
      <w:pPr>
        <w:jc w:val="both"/>
        <w:rPr>
          <w:rFonts w:ascii="Times New Roman" w:hAnsi="Times New Roman" w:cs="Times New Roman"/>
          <w:i/>
          <w:sz w:val="24"/>
          <w:szCs w:val="24"/>
        </w:rPr>
      </w:pPr>
    </w:p>
    <w:p w14:paraId="4A34E520" w14:textId="77777777" w:rsidR="007E218D" w:rsidRDefault="00987C9A">
      <w:pPr>
        <w:keepNext/>
        <w:keepLines/>
        <w:rPr>
          <w:rFonts w:ascii="Times New Roman" w:eastAsiaTheme="minorEastAsia" w:hAnsi="Times New Roman" w:cs="Times New Roman"/>
          <w:sz w:val="24"/>
          <w:szCs w:val="24"/>
          <w:lang w:val="en-CA"/>
        </w:rPr>
        <w:pPrChange w:id="216" w:author="Tom Carruthers" w:date="2016-12-07T21:19:00Z">
          <w:pPr/>
        </w:pPrChange>
      </w:pPr>
      <w:r w:rsidRPr="00987C9A">
        <w:rPr>
          <w:rFonts w:ascii="Times New Roman" w:eastAsiaTheme="minorEastAsia" w:hAnsi="Times New Roman" w:cs="Times New Roman"/>
          <w:sz w:val="24"/>
          <w:szCs w:val="24"/>
          <w:lang w:val="en-CA"/>
        </w:rPr>
        <w:lastRenderedPageBreak/>
        <w:t>Table</w:t>
      </w:r>
      <w:r w:rsidR="008D29D5">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 xml:space="preserve">. The parameters that are fixed (user specified)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2724"/>
        <w:gridCol w:w="861"/>
        <w:gridCol w:w="47"/>
        <w:gridCol w:w="2263"/>
        <w:gridCol w:w="855"/>
      </w:tblGrid>
      <w:tr w:rsidR="00987C9A" w:rsidRPr="00987C9A" w14:paraId="5AFC6F51" w14:textId="77777777" w:rsidTr="009F4647">
        <w:trPr>
          <w:gridAfter w:val="3"/>
          <w:wAfter w:w="3165" w:type="dxa"/>
        </w:trPr>
        <w:tc>
          <w:tcPr>
            <w:tcW w:w="2974" w:type="dxa"/>
            <w:tcBorders>
              <w:top w:val="single" w:sz="8" w:space="0" w:color="auto"/>
              <w:bottom w:val="single" w:sz="8" w:space="0" w:color="auto"/>
            </w:tcBorders>
          </w:tcPr>
          <w:p w14:paraId="6A46E67F" w14:textId="77777777" w:rsidR="00987C9A" w:rsidRPr="00987C9A" w:rsidRDefault="00987C9A">
            <w:pPr>
              <w:keepNext/>
              <w:keepLines/>
              <w:rPr>
                <w:rFonts w:ascii="Times New Roman" w:hAnsi="Times New Roman" w:cs="Times New Roman"/>
                <w:b/>
                <w:sz w:val="20"/>
                <w:szCs w:val="20"/>
              </w:rPr>
              <w:pPrChange w:id="217" w:author="Tom Carruthers" w:date="2016-12-07T21:19:00Z">
                <w:pPr/>
              </w:pPrChange>
            </w:pPr>
            <w:r w:rsidRPr="00987C9A">
              <w:rPr>
                <w:rFonts w:ascii="Times New Roman" w:hAnsi="Times New Roman" w:cs="Times New Roman"/>
                <w:b/>
                <w:sz w:val="20"/>
                <w:szCs w:val="20"/>
              </w:rPr>
              <w:t>Parameter</w:t>
            </w:r>
          </w:p>
        </w:tc>
        <w:tc>
          <w:tcPr>
            <w:tcW w:w="2724" w:type="dxa"/>
            <w:tcBorders>
              <w:top w:val="single" w:sz="8" w:space="0" w:color="auto"/>
              <w:bottom w:val="single" w:sz="8" w:space="0" w:color="auto"/>
            </w:tcBorders>
          </w:tcPr>
          <w:p w14:paraId="3D05893A" w14:textId="77777777" w:rsidR="00987C9A" w:rsidRPr="00987C9A" w:rsidRDefault="00987C9A">
            <w:pPr>
              <w:keepNext/>
              <w:keepLines/>
              <w:rPr>
                <w:rFonts w:ascii="Times New Roman" w:hAnsi="Times New Roman" w:cs="Times New Roman"/>
                <w:b/>
                <w:sz w:val="20"/>
                <w:szCs w:val="20"/>
              </w:rPr>
              <w:pPrChange w:id="218" w:author="Tom Carruthers" w:date="2016-12-07T21:19:00Z">
                <w:pPr/>
              </w:pPrChange>
            </w:pPr>
            <w:r w:rsidRPr="00987C9A">
              <w:rPr>
                <w:rFonts w:ascii="Times New Roman" w:hAnsi="Times New Roman" w:cs="Times New Roman"/>
                <w:b/>
                <w:sz w:val="20"/>
                <w:szCs w:val="20"/>
              </w:rPr>
              <w:t xml:space="preserve">Number of parameters </w:t>
            </w:r>
          </w:p>
        </w:tc>
        <w:tc>
          <w:tcPr>
            <w:tcW w:w="861" w:type="dxa"/>
            <w:tcBorders>
              <w:top w:val="single" w:sz="8" w:space="0" w:color="auto"/>
              <w:bottom w:val="single" w:sz="8" w:space="0" w:color="auto"/>
            </w:tcBorders>
          </w:tcPr>
          <w:p w14:paraId="186E4FE9" w14:textId="77777777" w:rsidR="00987C9A" w:rsidRPr="00987C9A" w:rsidRDefault="00987C9A">
            <w:pPr>
              <w:keepNext/>
              <w:keepLines/>
              <w:rPr>
                <w:rFonts w:ascii="Times New Roman" w:hAnsi="Times New Roman" w:cs="Times New Roman"/>
                <w:b/>
                <w:sz w:val="20"/>
                <w:szCs w:val="20"/>
              </w:rPr>
              <w:pPrChange w:id="219" w:author="Tom Carruthers" w:date="2016-12-07T21:19:00Z">
                <w:pPr/>
              </w:pPrChange>
            </w:pPr>
            <w:r w:rsidRPr="00987C9A">
              <w:rPr>
                <w:rFonts w:ascii="Times New Roman" w:hAnsi="Times New Roman" w:cs="Times New Roman"/>
                <w:b/>
                <w:sz w:val="20"/>
                <w:szCs w:val="20"/>
              </w:rPr>
              <w:t>Symbol</w:t>
            </w:r>
          </w:p>
        </w:tc>
      </w:tr>
      <w:tr w:rsidR="00987C9A" w:rsidRPr="00987C9A" w14:paraId="77890BB5" w14:textId="77777777" w:rsidTr="009F4647">
        <w:trPr>
          <w:gridAfter w:val="3"/>
          <w:wAfter w:w="3165" w:type="dxa"/>
        </w:trPr>
        <w:tc>
          <w:tcPr>
            <w:tcW w:w="2974" w:type="dxa"/>
            <w:tcBorders>
              <w:top w:val="single" w:sz="8" w:space="0" w:color="auto"/>
            </w:tcBorders>
          </w:tcPr>
          <w:p w14:paraId="21474FD1" w14:textId="77777777" w:rsidR="00987C9A" w:rsidRPr="00987C9A" w:rsidRDefault="00987C9A">
            <w:pPr>
              <w:keepNext/>
              <w:keepLines/>
              <w:rPr>
                <w:rFonts w:ascii="Times New Roman" w:hAnsi="Times New Roman" w:cs="Times New Roman"/>
                <w:sz w:val="20"/>
                <w:szCs w:val="20"/>
              </w:rPr>
              <w:pPrChange w:id="220" w:author="Tom Carruthers" w:date="2016-12-07T21:19:00Z">
                <w:pPr/>
              </w:pPrChange>
            </w:pPr>
            <w:r w:rsidRPr="00987C9A">
              <w:rPr>
                <w:rFonts w:ascii="Times New Roman" w:hAnsi="Times New Roman" w:cs="Times New Roman"/>
                <w:sz w:val="20"/>
                <w:szCs w:val="20"/>
              </w:rPr>
              <w:t>Steepness</w:t>
            </w:r>
          </w:p>
        </w:tc>
        <w:tc>
          <w:tcPr>
            <w:tcW w:w="2724" w:type="dxa"/>
            <w:tcBorders>
              <w:top w:val="single" w:sz="8" w:space="0" w:color="auto"/>
            </w:tcBorders>
          </w:tcPr>
          <w:p w14:paraId="47CDD327" w14:textId="77777777" w:rsidR="00987C9A" w:rsidRPr="00987C9A" w:rsidRDefault="00987C9A">
            <w:pPr>
              <w:keepNext/>
              <w:keepLines/>
              <w:rPr>
                <w:rFonts w:ascii="Times New Roman" w:hAnsi="Times New Roman" w:cs="Times New Roman"/>
                <w:i/>
                <w:sz w:val="20"/>
                <w:szCs w:val="20"/>
              </w:rPr>
              <w:pPrChange w:id="221" w:author="Tom Carruthers" w:date="2016-12-07T21:19:00Z">
                <w:pPr/>
              </w:pPrChange>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top w:val="single" w:sz="8" w:space="0" w:color="auto"/>
            </w:tcBorders>
          </w:tcPr>
          <w:p w14:paraId="3E2A4AEC" w14:textId="77777777" w:rsidR="00987C9A" w:rsidRPr="00987C9A" w:rsidRDefault="00E016A0">
            <w:pPr>
              <w:keepNext/>
              <w:keepLines/>
              <w:rPr>
                <w:rFonts w:ascii="Times New Roman" w:hAnsi="Times New Roman" w:cs="Times New Roman"/>
                <w:i/>
                <w:sz w:val="20"/>
                <w:szCs w:val="20"/>
              </w:rPr>
              <w:pPrChange w:id="222" w:author="Tom Carruthers" w:date="2016-12-07T21:19:00Z">
                <w:pPr/>
              </w:pPrChange>
            </w:pPr>
            <w:r w:rsidRPr="00987C9A">
              <w:rPr>
                <w:rFonts w:ascii="Times New Roman" w:hAnsi="Times New Roman" w:cs="Times New Roman"/>
                <w:i/>
                <w:sz w:val="20"/>
                <w:szCs w:val="20"/>
              </w:rPr>
              <w:t>H</w:t>
            </w:r>
          </w:p>
        </w:tc>
      </w:tr>
      <w:tr w:rsidR="00987C9A" w:rsidRPr="00987C9A" w14:paraId="48771B56" w14:textId="77777777" w:rsidTr="009F4647">
        <w:trPr>
          <w:gridAfter w:val="3"/>
          <w:wAfter w:w="3165" w:type="dxa"/>
        </w:trPr>
        <w:tc>
          <w:tcPr>
            <w:tcW w:w="2974" w:type="dxa"/>
          </w:tcPr>
          <w:p w14:paraId="5F9325FF" w14:textId="77777777" w:rsidR="00987C9A" w:rsidRPr="00987C9A" w:rsidRDefault="00987C9A">
            <w:pPr>
              <w:keepNext/>
              <w:keepLines/>
              <w:rPr>
                <w:rFonts w:ascii="Times New Roman" w:hAnsi="Times New Roman" w:cs="Times New Roman"/>
                <w:sz w:val="20"/>
                <w:szCs w:val="20"/>
              </w:rPr>
              <w:pPrChange w:id="223" w:author="Tom Carruthers" w:date="2016-12-07T21:19:00Z">
                <w:pPr/>
              </w:pPrChange>
            </w:pPr>
            <w:r w:rsidRPr="00987C9A">
              <w:rPr>
                <w:rFonts w:ascii="Times New Roman" w:hAnsi="Times New Roman" w:cs="Times New Roman"/>
                <w:sz w:val="20"/>
                <w:szCs w:val="20"/>
              </w:rPr>
              <w:t>Maximum length</w:t>
            </w:r>
          </w:p>
        </w:tc>
        <w:tc>
          <w:tcPr>
            <w:tcW w:w="2724" w:type="dxa"/>
          </w:tcPr>
          <w:p w14:paraId="2B25A298" w14:textId="77777777" w:rsidR="00987C9A" w:rsidRPr="00987C9A" w:rsidRDefault="00987C9A">
            <w:pPr>
              <w:keepNext/>
              <w:keepLines/>
              <w:rPr>
                <w:rFonts w:ascii="Times New Roman" w:hAnsi="Times New Roman" w:cs="Times New Roman"/>
                <w:i/>
                <w:sz w:val="20"/>
                <w:szCs w:val="20"/>
              </w:rPr>
              <w:pPrChange w:id="224" w:author="Tom Carruthers" w:date="2016-12-07T21:19:00Z">
                <w:pPr/>
              </w:pPrChange>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r w:rsidRPr="00987C9A">
              <w:rPr>
                <w:rFonts w:ascii="Times New Roman" w:hAnsi="Times New Roman" w:cs="Times New Roman"/>
                <w:i/>
                <w:sz w:val="20"/>
                <w:szCs w:val="20"/>
              </w:rPr>
              <w:t xml:space="preserve"> </w:t>
            </w:r>
          </w:p>
        </w:tc>
        <w:tc>
          <w:tcPr>
            <w:tcW w:w="861" w:type="dxa"/>
          </w:tcPr>
          <w:p w14:paraId="5DDB7DD4" w14:textId="77777777" w:rsidR="00987C9A" w:rsidRPr="00987C9A" w:rsidRDefault="00987C9A">
            <w:pPr>
              <w:keepNext/>
              <w:keepLines/>
              <w:rPr>
                <w:rFonts w:ascii="Times New Roman" w:hAnsi="Times New Roman" w:cs="Times New Roman"/>
                <w:i/>
                <w:sz w:val="20"/>
                <w:szCs w:val="20"/>
              </w:rPr>
              <w:pPrChange w:id="225" w:author="Tom Carruthers" w:date="2016-12-07T21:19:00Z">
                <w:pPr/>
              </w:pPrChange>
            </w:pPr>
            <w:proofErr w:type="spellStart"/>
            <w:r w:rsidRPr="00987C9A">
              <w:rPr>
                <w:rFonts w:ascii="Times New Roman" w:hAnsi="Times New Roman" w:cs="Times New Roman"/>
                <w:i/>
                <w:sz w:val="20"/>
                <w:szCs w:val="20"/>
              </w:rPr>
              <w:t>Linf</w:t>
            </w:r>
            <w:proofErr w:type="spellEnd"/>
          </w:p>
        </w:tc>
      </w:tr>
      <w:tr w:rsidR="00987C9A" w:rsidRPr="00987C9A" w14:paraId="59E5916E" w14:textId="77777777" w:rsidTr="009F4647">
        <w:trPr>
          <w:gridAfter w:val="3"/>
          <w:wAfter w:w="3165" w:type="dxa"/>
        </w:trPr>
        <w:tc>
          <w:tcPr>
            <w:tcW w:w="2974" w:type="dxa"/>
          </w:tcPr>
          <w:p w14:paraId="1C608C9C" w14:textId="77777777" w:rsidR="00987C9A" w:rsidRPr="00987C9A" w:rsidRDefault="00987C9A">
            <w:pPr>
              <w:keepNext/>
              <w:keepLines/>
              <w:rPr>
                <w:rFonts w:ascii="Times New Roman" w:hAnsi="Times New Roman" w:cs="Times New Roman"/>
                <w:sz w:val="20"/>
                <w:szCs w:val="20"/>
              </w:rPr>
              <w:pPrChange w:id="226" w:author="Tom Carruthers" w:date="2016-12-07T21:19:00Z">
                <w:pPr/>
              </w:pPrChange>
            </w:pPr>
            <w:r w:rsidRPr="00987C9A">
              <w:rPr>
                <w:rFonts w:ascii="Times New Roman" w:hAnsi="Times New Roman" w:cs="Times New Roman"/>
                <w:sz w:val="20"/>
                <w:szCs w:val="20"/>
              </w:rPr>
              <w:t>Growth rate</w:t>
            </w:r>
          </w:p>
        </w:tc>
        <w:tc>
          <w:tcPr>
            <w:tcW w:w="2724" w:type="dxa"/>
          </w:tcPr>
          <w:p w14:paraId="3EFEF265" w14:textId="77777777" w:rsidR="00987C9A" w:rsidRPr="00987C9A" w:rsidRDefault="00987C9A">
            <w:pPr>
              <w:keepNext/>
              <w:keepLines/>
              <w:rPr>
                <w:rFonts w:ascii="Times New Roman" w:hAnsi="Times New Roman" w:cs="Times New Roman"/>
                <w:i/>
                <w:sz w:val="20"/>
                <w:szCs w:val="20"/>
              </w:rPr>
              <w:pPrChange w:id="227" w:author="Tom Carruthers" w:date="2016-12-07T21:19:00Z">
                <w:pPr/>
              </w:pPrChange>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55A5EF99" w14:textId="77777777" w:rsidR="00987C9A" w:rsidRPr="00987C9A" w:rsidRDefault="00E016A0">
            <w:pPr>
              <w:keepNext/>
              <w:keepLines/>
              <w:rPr>
                <w:rFonts w:ascii="Times New Roman" w:hAnsi="Times New Roman" w:cs="Times New Roman"/>
                <w:i/>
                <w:sz w:val="20"/>
                <w:szCs w:val="20"/>
              </w:rPr>
              <w:pPrChange w:id="228" w:author="Tom Carruthers" w:date="2016-12-07T21:19:00Z">
                <w:pPr/>
              </w:pPrChange>
            </w:pPr>
            <w:r w:rsidRPr="00987C9A">
              <w:rPr>
                <w:rFonts w:ascii="Times New Roman" w:hAnsi="Times New Roman" w:cs="Times New Roman"/>
                <w:i/>
                <w:sz w:val="20"/>
                <w:szCs w:val="20"/>
              </w:rPr>
              <w:t>Κ</w:t>
            </w:r>
          </w:p>
        </w:tc>
      </w:tr>
      <w:tr w:rsidR="00987C9A" w:rsidRPr="00987C9A" w14:paraId="6E03E096" w14:textId="77777777" w:rsidTr="009F4647">
        <w:trPr>
          <w:gridAfter w:val="3"/>
          <w:wAfter w:w="3165" w:type="dxa"/>
        </w:trPr>
        <w:tc>
          <w:tcPr>
            <w:tcW w:w="2974" w:type="dxa"/>
          </w:tcPr>
          <w:p w14:paraId="5709026D" w14:textId="77777777" w:rsidR="00987C9A" w:rsidRPr="00987C9A" w:rsidRDefault="00913887">
            <w:pPr>
              <w:keepNext/>
              <w:keepLines/>
              <w:rPr>
                <w:rFonts w:ascii="Times New Roman" w:hAnsi="Times New Roman" w:cs="Times New Roman"/>
                <w:sz w:val="20"/>
                <w:szCs w:val="20"/>
              </w:rPr>
              <w:pPrChange w:id="229" w:author="Tom Carruthers" w:date="2016-12-07T21:19:00Z">
                <w:pPr/>
              </w:pPrChange>
            </w:pPr>
            <w:r>
              <w:rPr>
                <w:rFonts w:ascii="Times New Roman" w:hAnsi="Times New Roman" w:cs="Times New Roman"/>
                <w:sz w:val="20"/>
                <w:szCs w:val="20"/>
              </w:rPr>
              <w:t>Age at length zero</w:t>
            </w:r>
          </w:p>
        </w:tc>
        <w:tc>
          <w:tcPr>
            <w:tcW w:w="2724" w:type="dxa"/>
          </w:tcPr>
          <w:p w14:paraId="0FAEE4CB" w14:textId="77777777" w:rsidR="00987C9A" w:rsidRPr="00987C9A" w:rsidRDefault="00987C9A">
            <w:pPr>
              <w:keepNext/>
              <w:keepLines/>
              <w:rPr>
                <w:rFonts w:ascii="Times New Roman" w:hAnsi="Times New Roman" w:cs="Times New Roman"/>
                <w:i/>
                <w:sz w:val="20"/>
                <w:szCs w:val="20"/>
              </w:rPr>
              <w:pPrChange w:id="230" w:author="Tom Carruthers" w:date="2016-12-07T21:19:00Z">
                <w:pPr/>
              </w:pPrChange>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438C0761" w14:textId="77777777" w:rsidR="00987C9A" w:rsidRPr="00987C9A" w:rsidRDefault="00987C9A">
            <w:pPr>
              <w:keepNext/>
              <w:keepLines/>
              <w:rPr>
                <w:rFonts w:ascii="Times New Roman" w:hAnsi="Times New Roman" w:cs="Times New Roman"/>
                <w:i/>
                <w:sz w:val="20"/>
                <w:szCs w:val="20"/>
              </w:rPr>
              <w:pPrChange w:id="231" w:author="Tom Carruthers" w:date="2016-12-07T21:19:00Z">
                <w:pPr/>
              </w:pPrChange>
            </w:pPr>
            <w:r w:rsidRPr="00987C9A">
              <w:rPr>
                <w:rFonts w:ascii="Times New Roman" w:hAnsi="Times New Roman" w:cs="Times New Roman"/>
                <w:i/>
                <w:sz w:val="20"/>
                <w:szCs w:val="20"/>
              </w:rPr>
              <w:t>t</w:t>
            </w:r>
            <w:r w:rsidRPr="00987C9A">
              <w:rPr>
                <w:rFonts w:ascii="Times New Roman" w:hAnsi="Times New Roman" w:cs="Times New Roman"/>
                <w:i/>
                <w:sz w:val="20"/>
                <w:szCs w:val="20"/>
                <w:vertAlign w:val="subscript"/>
              </w:rPr>
              <w:t>0</w:t>
            </w:r>
          </w:p>
        </w:tc>
      </w:tr>
      <w:tr w:rsidR="00987C9A" w:rsidRPr="00987C9A" w14:paraId="66491E63" w14:textId="77777777" w:rsidTr="009F4647">
        <w:trPr>
          <w:gridAfter w:val="3"/>
          <w:wAfter w:w="3165" w:type="dxa"/>
        </w:trPr>
        <w:tc>
          <w:tcPr>
            <w:tcW w:w="2974" w:type="dxa"/>
          </w:tcPr>
          <w:p w14:paraId="25CBDE38" w14:textId="77777777" w:rsidR="00987C9A" w:rsidRPr="00987C9A" w:rsidRDefault="00987C9A">
            <w:pPr>
              <w:keepNext/>
              <w:keepLines/>
              <w:rPr>
                <w:rFonts w:ascii="Times New Roman" w:hAnsi="Times New Roman" w:cs="Times New Roman"/>
                <w:sz w:val="20"/>
                <w:szCs w:val="20"/>
              </w:rPr>
              <w:pPrChange w:id="232" w:author="Tom Carruthers" w:date="2016-12-07T21:19:00Z">
                <w:pPr/>
              </w:pPrChange>
            </w:pPr>
            <w:r w:rsidRPr="00987C9A">
              <w:rPr>
                <w:rFonts w:ascii="Times New Roman" w:hAnsi="Times New Roman" w:cs="Times New Roman"/>
                <w:sz w:val="20"/>
                <w:szCs w:val="20"/>
              </w:rPr>
              <w:t>Natural mortality rate at age</w:t>
            </w:r>
          </w:p>
        </w:tc>
        <w:tc>
          <w:tcPr>
            <w:tcW w:w="2724" w:type="dxa"/>
          </w:tcPr>
          <w:p w14:paraId="1918CA69" w14:textId="77777777" w:rsidR="00987C9A" w:rsidRPr="00987C9A" w:rsidRDefault="00987C9A">
            <w:pPr>
              <w:keepNext/>
              <w:keepLines/>
              <w:rPr>
                <w:rFonts w:ascii="Times New Roman" w:hAnsi="Times New Roman" w:cs="Times New Roman"/>
                <w:sz w:val="20"/>
                <w:szCs w:val="20"/>
              </w:rPr>
              <w:pPrChange w:id="233" w:author="Tom Carruthers" w:date="2016-12-07T21:19:00Z">
                <w:pPr/>
              </w:pPrChange>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proofErr w:type="spellEnd"/>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6719DD3B" w14:textId="77777777" w:rsidR="00987C9A" w:rsidRPr="00987C9A" w:rsidRDefault="00987C9A">
            <w:pPr>
              <w:keepNext/>
              <w:keepLines/>
              <w:rPr>
                <w:rFonts w:ascii="Times New Roman" w:hAnsi="Times New Roman" w:cs="Times New Roman"/>
                <w:i/>
                <w:sz w:val="20"/>
                <w:szCs w:val="20"/>
              </w:rPr>
              <w:pPrChange w:id="234" w:author="Tom Carruthers" w:date="2016-12-07T21:19:00Z">
                <w:pPr/>
              </w:pPrChange>
            </w:pPr>
            <w:r w:rsidRPr="00987C9A">
              <w:rPr>
                <w:rFonts w:ascii="Times New Roman" w:hAnsi="Times New Roman" w:cs="Times New Roman"/>
                <w:i/>
                <w:sz w:val="20"/>
                <w:szCs w:val="20"/>
              </w:rPr>
              <w:t>M</w:t>
            </w:r>
          </w:p>
        </w:tc>
      </w:tr>
      <w:tr w:rsidR="00987C9A" w:rsidRPr="00987C9A" w14:paraId="75304BB3" w14:textId="77777777" w:rsidTr="009F4647">
        <w:trPr>
          <w:gridAfter w:val="3"/>
          <w:wAfter w:w="3165" w:type="dxa"/>
        </w:trPr>
        <w:tc>
          <w:tcPr>
            <w:tcW w:w="2974" w:type="dxa"/>
          </w:tcPr>
          <w:p w14:paraId="1E1FA2C5" w14:textId="77777777" w:rsidR="00987C9A" w:rsidRPr="00987C9A" w:rsidRDefault="00987C9A">
            <w:pPr>
              <w:keepNext/>
              <w:keepLines/>
              <w:rPr>
                <w:rFonts w:ascii="Times New Roman" w:hAnsi="Times New Roman" w:cs="Times New Roman"/>
                <w:sz w:val="20"/>
                <w:szCs w:val="20"/>
              </w:rPr>
              <w:pPrChange w:id="235" w:author="Tom Carruthers" w:date="2016-12-07T21:19:00Z">
                <w:pPr/>
              </w:pPrChange>
            </w:pPr>
            <w:r w:rsidRPr="00987C9A">
              <w:rPr>
                <w:rFonts w:ascii="Times New Roman" w:hAnsi="Times New Roman" w:cs="Times New Roman"/>
                <w:sz w:val="20"/>
                <w:szCs w:val="20"/>
              </w:rPr>
              <w:t>Selectivity of at least one fleet</w:t>
            </w:r>
          </w:p>
        </w:tc>
        <w:tc>
          <w:tcPr>
            <w:tcW w:w="2724" w:type="dxa"/>
          </w:tcPr>
          <w:p w14:paraId="3EB41B23" w14:textId="77777777" w:rsidR="00987C9A" w:rsidRPr="00987C9A" w:rsidRDefault="00987C9A">
            <w:pPr>
              <w:keepNext/>
              <w:keepLines/>
              <w:rPr>
                <w:rFonts w:ascii="Times New Roman" w:hAnsi="Times New Roman" w:cs="Times New Roman"/>
                <w:sz w:val="20"/>
                <w:szCs w:val="20"/>
              </w:rPr>
              <w:pPrChange w:id="236" w:author="Tom Carruthers" w:date="2016-12-07T21:19:00Z">
                <w:pPr/>
              </w:pPrChange>
            </w:pPr>
            <w:r w:rsidRPr="00987C9A">
              <w:rPr>
                <w:rFonts w:ascii="Times New Roman" w:hAnsi="Times New Roman" w:cs="Times New Roman"/>
                <w:i/>
                <w:sz w:val="20"/>
                <w:szCs w:val="20"/>
              </w:rPr>
              <w:t>2-3</w:t>
            </w:r>
          </w:p>
        </w:tc>
        <w:tc>
          <w:tcPr>
            <w:tcW w:w="861" w:type="dxa"/>
          </w:tcPr>
          <w:p w14:paraId="1E81D0B4" w14:textId="77777777" w:rsidR="00987C9A" w:rsidRPr="00987C9A" w:rsidRDefault="00E016A0">
            <w:pPr>
              <w:keepNext/>
              <w:keepLines/>
              <w:rPr>
                <w:rFonts w:ascii="Times New Roman" w:hAnsi="Times New Roman" w:cs="Times New Roman"/>
                <w:i/>
                <w:sz w:val="20"/>
                <w:szCs w:val="20"/>
              </w:rPr>
              <w:pPrChange w:id="237" w:author="Tom Carruthers" w:date="2016-12-07T21:19:00Z">
                <w:pPr/>
              </w:pPrChange>
            </w:pPr>
            <w:r w:rsidRPr="00987C9A">
              <w:rPr>
                <w:rFonts w:ascii="Times New Roman" w:hAnsi="Times New Roman" w:cs="Times New Roman"/>
                <w:i/>
                <w:sz w:val="20"/>
                <w:szCs w:val="20"/>
              </w:rPr>
              <w:t>Θ</w:t>
            </w:r>
          </w:p>
        </w:tc>
      </w:tr>
      <w:tr w:rsidR="00406114" w:rsidRPr="00987C9A" w14:paraId="3059E527" w14:textId="77777777" w:rsidTr="009F4647">
        <w:trPr>
          <w:gridAfter w:val="3"/>
          <w:wAfter w:w="3165" w:type="dxa"/>
        </w:trPr>
        <w:tc>
          <w:tcPr>
            <w:tcW w:w="2974" w:type="dxa"/>
            <w:tcBorders>
              <w:bottom w:val="single" w:sz="4" w:space="0" w:color="auto"/>
            </w:tcBorders>
          </w:tcPr>
          <w:p w14:paraId="58D508B6" w14:textId="77777777" w:rsidR="00406114" w:rsidRPr="00987C9A" w:rsidRDefault="00406114">
            <w:pPr>
              <w:keepNext/>
              <w:keepLines/>
              <w:rPr>
                <w:rFonts w:ascii="Times New Roman" w:hAnsi="Times New Roman" w:cs="Times New Roman"/>
                <w:sz w:val="20"/>
                <w:szCs w:val="20"/>
              </w:rPr>
              <w:pPrChange w:id="238" w:author="Tom Carruthers" w:date="2016-12-07T21:19:00Z">
                <w:pPr/>
              </w:pPrChange>
            </w:pPr>
            <w:r>
              <w:rPr>
                <w:rFonts w:ascii="Times New Roman" w:hAnsi="Times New Roman" w:cs="Times New Roman"/>
                <w:sz w:val="20"/>
                <w:szCs w:val="20"/>
              </w:rPr>
              <w:t>Maturity at age</w:t>
            </w:r>
          </w:p>
        </w:tc>
        <w:tc>
          <w:tcPr>
            <w:tcW w:w="2724" w:type="dxa"/>
            <w:tcBorders>
              <w:bottom w:val="single" w:sz="4" w:space="0" w:color="auto"/>
            </w:tcBorders>
          </w:tcPr>
          <w:p w14:paraId="7FBC2387" w14:textId="77777777" w:rsidR="00406114" w:rsidRPr="00987C9A" w:rsidRDefault="00406114">
            <w:pPr>
              <w:keepNext/>
              <w:keepLines/>
              <w:rPr>
                <w:rFonts w:ascii="Times New Roman" w:hAnsi="Times New Roman" w:cs="Times New Roman"/>
                <w:i/>
                <w:sz w:val="20"/>
                <w:szCs w:val="20"/>
              </w:rPr>
              <w:pPrChange w:id="239" w:author="Tom Carruthers" w:date="2016-12-07T21:19:00Z">
                <w:pPr/>
              </w:pPrChange>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proofErr w:type="spellEnd"/>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bottom w:val="single" w:sz="4" w:space="0" w:color="auto"/>
            </w:tcBorders>
          </w:tcPr>
          <w:p w14:paraId="6FABE415" w14:textId="77777777" w:rsidR="00406114" w:rsidRPr="00987C9A" w:rsidRDefault="00406114">
            <w:pPr>
              <w:keepNext/>
              <w:keepLines/>
              <w:rPr>
                <w:rFonts w:ascii="Times New Roman" w:hAnsi="Times New Roman" w:cs="Times New Roman"/>
                <w:i/>
                <w:sz w:val="20"/>
                <w:szCs w:val="20"/>
              </w:rPr>
              <w:pPrChange w:id="240" w:author="Tom Carruthers" w:date="2016-12-07T21:19:00Z">
                <w:pPr/>
              </w:pPrChange>
            </w:pPr>
            <w:r>
              <w:rPr>
                <w:rFonts w:ascii="Times New Roman" w:hAnsi="Times New Roman" w:cs="Times New Roman"/>
                <w:i/>
                <w:sz w:val="20"/>
                <w:szCs w:val="20"/>
              </w:rPr>
              <w:t>mat</w:t>
            </w:r>
          </w:p>
        </w:tc>
      </w:tr>
      <w:tr w:rsidR="00987C9A" w:rsidRPr="00987C9A" w14:paraId="1D499653" w14:textId="77777777" w:rsidTr="009F4647">
        <w:tc>
          <w:tcPr>
            <w:tcW w:w="2974" w:type="dxa"/>
          </w:tcPr>
          <w:p w14:paraId="03B8D5D3" w14:textId="77777777" w:rsidR="00987C9A" w:rsidRPr="00987C9A" w:rsidRDefault="00987C9A" w:rsidP="001B61C4">
            <w:pPr>
              <w:rPr>
                <w:rFonts w:ascii="Times New Roman" w:hAnsi="Times New Roman" w:cs="Times New Roman"/>
                <w:sz w:val="18"/>
                <w:szCs w:val="18"/>
              </w:rPr>
            </w:pPr>
          </w:p>
        </w:tc>
        <w:tc>
          <w:tcPr>
            <w:tcW w:w="2724" w:type="dxa"/>
          </w:tcPr>
          <w:p w14:paraId="64EFAC28" w14:textId="77777777" w:rsidR="00987C9A" w:rsidRPr="00987C9A" w:rsidRDefault="00987C9A" w:rsidP="001B61C4">
            <w:pPr>
              <w:rPr>
                <w:rFonts w:ascii="Times New Roman" w:hAnsi="Times New Roman" w:cs="Times New Roman"/>
                <w:sz w:val="18"/>
                <w:szCs w:val="18"/>
              </w:rPr>
            </w:pPr>
          </w:p>
        </w:tc>
        <w:tc>
          <w:tcPr>
            <w:tcW w:w="908" w:type="dxa"/>
            <w:gridSpan w:val="2"/>
          </w:tcPr>
          <w:p w14:paraId="59AC76B0" w14:textId="77777777" w:rsidR="00987C9A" w:rsidRPr="00987C9A" w:rsidRDefault="00987C9A" w:rsidP="001B61C4">
            <w:pPr>
              <w:rPr>
                <w:rFonts w:ascii="Times New Roman" w:hAnsi="Times New Roman" w:cs="Times New Roman"/>
                <w:sz w:val="18"/>
                <w:szCs w:val="18"/>
              </w:rPr>
            </w:pPr>
          </w:p>
        </w:tc>
        <w:tc>
          <w:tcPr>
            <w:tcW w:w="2263" w:type="dxa"/>
          </w:tcPr>
          <w:p w14:paraId="485216F4" w14:textId="77777777" w:rsidR="00987C9A" w:rsidRPr="00987C9A" w:rsidRDefault="00987C9A" w:rsidP="001B61C4">
            <w:pPr>
              <w:rPr>
                <w:rFonts w:ascii="Times New Roman" w:hAnsi="Times New Roman" w:cs="Times New Roman"/>
                <w:sz w:val="18"/>
                <w:szCs w:val="18"/>
              </w:rPr>
            </w:pPr>
          </w:p>
        </w:tc>
        <w:tc>
          <w:tcPr>
            <w:tcW w:w="855" w:type="dxa"/>
          </w:tcPr>
          <w:p w14:paraId="10476064" w14:textId="77777777" w:rsidR="00987C9A" w:rsidRPr="00987C9A" w:rsidRDefault="00987C9A" w:rsidP="001B61C4">
            <w:pPr>
              <w:rPr>
                <w:rFonts w:ascii="Times New Roman" w:hAnsi="Times New Roman" w:cs="Times New Roman"/>
                <w:sz w:val="18"/>
                <w:szCs w:val="18"/>
              </w:rPr>
            </w:pPr>
          </w:p>
        </w:tc>
      </w:tr>
    </w:tbl>
    <w:p w14:paraId="2B18B842" w14:textId="77777777" w:rsidR="00DE6F83" w:rsidRDefault="00DE6F83" w:rsidP="009F4647">
      <w:pPr>
        <w:rPr>
          <w:rFonts w:ascii="Times New Roman" w:eastAsiaTheme="minorEastAsia" w:hAnsi="Times New Roman" w:cs="Times New Roman"/>
          <w:sz w:val="24"/>
          <w:szCs w:val="24"/>
          <w:lang w:val="en-CA"/>
        </w:rPr>
      </w:pPr>
    </w:p>
    <w:p w14:paraId="6E61881A" w14:textId="7D3A0515" w:rsidR="009F4647" w:rsidRPr="00970C3B" w:rsidRDefault="009F4647" w:rsidP="009F4647">
      <w:pPr>
        <w:rPr>
          <w:rFonts w:ascii="Times New Roman" w:eastAsiaTheme="minorEastAsia" w:hAnsi="Times New Roman" w:cs="Times New Roman"/>
          <w:b/>
          <w:i/>
          <w:color w:val="FF0000"/>
          <w:sz w:val="24"/>
          <w:szCs w:val="24"/>
          <w:lang w:val="en-CA"/>
        </w:rPr>
      </w:pPr>
      <w:r w:rsidRPr="00987C9A">
        <w:rPr>
          <w:rFonts w:ascii="Times New Roman" w:eastAsiaTheme="minorEastAsia" w:hAnsi="Times New Roman" w:cs="Times New Roman"/>
          <w:sz w:val="24"/>
          <w:szCs w:val="24"/>
          <w:lang w:val="en-CA"/>
        </w:rPr>
        <w:t>Table</w:t>
      </w:r>
      <w:r>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Pr>
          <w:rFonts w:ascii="Times New Roman" w:eastAsiaTheme="minorEastAsia" w:hAnsi="Times New Roman" w:cs="Times New Roman"/>
          <w:sz w:val="24"/>
          <w:szCs w:val="24"/>
          <w:lang w:val="en-CA"/>
        </w:rPr>
        <w:t>.2</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Parameter values of baseline and alternative options</w:t>
      </w:r>
      <w:r w:rsidRPr="00987C9A">
        <w:rPr>
          <w:rFonts w:ascii="Times New Roman" w:eastAsiaTheme="minorEastAsia" w:hAnsi="Times New Roman" w:cs="Times New Roman"/>
          <w:sz w:val="24"/>
          <w:szCs w:val="24"/>
          <w:lang w:val="en-CA"/>
        </w:rPr>
        <w:t xml:space="preserve"> </w:t>
      </w:r>
      <w:r w:rsidR="00EF2F55">
        <w:rPr>
          <w:rFonts w:ascii="Times New Roman" w:eastAsiaTheme="minorEastAsia" w:hAnsi="Times New Roman" w:cs="Times New Roman"/>
          <w:sz w:val="24"/>
          <w:szCs w:val="24"/>
          <w:lang w:val="en-CA"/>
        </w:rPr>
        <w:t xml:space="preserve">   </w:t>
      </w:r>
    </w:p>
    <w:tbl>
      <w:tblPr>
        <w:tblStyle w:val="TableGrid11"/>
        <w:tblW w:w="1252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02"/>
        <w:gridCol w:w="567"/>
        <w:gridCol w:w="3402"/>
        <w:gridCol w:w="45"/>
        <w:gridCol w:w="2160"/>
        <w:gridCol w:w="823"/>
      </w:tblGrid>
      <w:tr w:rsidR="00816E3E" w:rsidRPr="00987C9A" w14:paraId="6D332AB0" w14:textId="77777777" w:rsidTr="00816E3E">
        <w:trPr>
          <w:gridAfter w:val="3"/>
          <w:wAfter w:w="3028" w:type="dxa"/>
        </w:trPr>
        <w:tc>
          <w:tcPr>
            <w:tcW w:w="2127" w:type="dxa"/>
            <w:tcBorders>
              <w:top w:val="single" w:sz="8" w:space="0" w:color="auto"/>
              <w:bottom w:val="single" w:sz="8" w:space="0" w:color="auto"/>
            </w:tcBorders>
          </w:tcPr>
          <w:p w14:paraId="2EAF3C44" w14:textId="77777777" w:rsidR="009F4647" w:rsidRPr="00987C9A" w:rsidRDefault="009F4647" w:rsidP="009E2EE0">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3969" w:type="dxa"/>
            <w:gridSpan w:val="2"/>
            <w:tcBorders>
              <w:top w:val="single" w:sz="8" w:space="0" w:color="auto"/>
              <w:bottom w:val="single" w:sz="8" w:space="0" w:color="auto"/>
            </w:tcBorders>
          </w:tcPr>
          <w:p w14:paraId="13A7C90F" w14:textId="77777777" w:rsidR="009E2EE0" w:rsidRDefault="00715CB3">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West</w:t>
            </w:r>
          </w:p>
        </w:tc>
        <w:tc>
          <w:tcPr>
            <w:tcW w:w="3402" w:type="dxa"/>
            <w:tcBorders>
              <w:top w:val="single" w:sz="8" w:space="0" w:color="auto"/>
              <w:bottom w:val="single" w:sz="8" w:space="0" w:color="auto"/>
            </w:tcBorders>
          </w:tcPr>
          <w:p w14:paraId="26D8FB73" w14:textId="77777777" w:rsidR="009E2EE0" w:rsidRDefault="00715CB3">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East</w:t>
            </w:r>
          </w:p>
        </w:tc>
      </w:tr>
      <w:tr w:rsidR="00816E3E" w:rsidRPr="00987C9A" w14:paraId="319F663C" w14:textId="77777777" w:rsidTr="00816E3E">
        <w:trPr>
          <w:gridAfter w:val="3"/>
          <w:wAfter w:w="3028" w:type="dxa"/>
        </w:trPr>
        <w:tc>
          <w:tcPr>
            <w:tcW w:w="2127" w:type="dxa"/>
            <w:tcBorders>
              <w:top w:val="single" w:sz="8" w:space="0" w:color="auto"/>
              <w:bottom w:val="single" w:sz="4" w:space="0" w:color="auto"/>
            </w:tcBorders>
            <w:vAlign w:val="center"/>
          </w:tcPr>
          <w:p w14:paraId="5EF99FD1" w14:textId="77777777" w:rsidR="009F4647" w:rsidRPr="00987C9A" w:rsidRDefault="009F4647" w:rsidP="00816E3E">
            <w:pPr>
              <w:rPr>
                <w:rFonts w:ascii="Times New Roman" w:hAnsi="Times New Roman" w:cs="Times New Roman"/>
                <w:sz w:val="20"/>
                <w:szCs w:val="20"/>
              </w:rPr>
            </w:pPr>
            <w:r w:rsidRPr="00987C9A">
              <w:rPr>
                <w:rFonts w:ascii="Times New Roman" w:hAnsi="Times New Roman" w:cs="Times New Roman"/>
                <w:sz w:val="20"/>
                <w:szCs w:val="20"/>
              </w:rPr>
              <w:t>Steepness</w:t>
            </w:r>
            <w:r w:rsidR="00715CB3">
              <w:rPr>
                <w:rFonts w:ascii="Times New Roman" w:hAnsi="Times New Roman" w:cs="Times New Roman"/>
                <w:sz w:val="20"/>
                <w:szCs w:val="20"/>
              </w:rPr>
              <w:t xml:space="preserve"> (Bev</w:t>
            </w:r>
            <w:r w:rsidR="00816E3E">
              <w:rPr>
                <w:rFonts w:ascii="Times New Roman" w:hAnsi="Times New Roman" w:cs="Times New Roman"/>
                <w:sz w:val="20"/>
                <w:szCs w:val="20"/>
              </w:rPr>
              <w:t>.</w:t>
            </w:r>
            <w:r w:rsidR="00715CB3">
              <w:rPr>
                <w:rFonts w:ascii="Times New Roman" w:hAnsi="Times New Roman" w:cs="Times New Roman"/>
                <w:sz w:val="20"/>
                <w:szCs w:val="20"/>
              </w:rPr>
              <w:t>-Holt)</w:t>
            </w:r>
          </w:p>
        </w:tc>
        <w:tc>
          <w:tcPr>
            <w:tcW w:w="3969" w:type="dxa"/>
            <w:gridSpan w:val="2"/>
            <w:tcBorders>
              <w:top w:val="single" w:sz="8" w:space="0" w:color="auto"/>
              <w:bottom w:val="single" w:sz="4" w:space="0" w:color="auto"/>
            </w:tcBorders>
          </w:tcPr>
          <w:p w14:paraId="2974F4C3" w14:textId="77777777" w:rsidR="009E2EE0" w:rsidRDefault="00715CB3">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N/A (hockey-stick)</w:t>
            </w:r>
          </w:p>
          <w:p w14:paraId="06DE9C88" w14:textId="77777777" w:rsidR="009E2EE0" w:rsidRDefault="00874854">
            <w:pPr>
              <w:jc w:val="center"/>
              <w:rPr>
                <w:rFonts w:ascii="Times New Roman" w:hAnsi="Times New Roman" w:cs="Times New Roman"/>
                <w:sz w:val="20"/>
                <w:szCs w:val="20"/>
              </w:rPr>
            </w:pPr>
            <w:r>
              <w:rPr>
                <w:rFonts w:ascii="Times New Roman" w:hAnsi="Times New Roman" w:cs="Times New Roman"/>
                <w:sz w:val="20"/>
                <w:szCs w:val="20"/>
              </w:rPr>
              <w:t>E</w:t>
            </w:r>
            <w:r w:rsidR="00715CB3">
              <w:rPr>
                <w:rFonts w:ascii="Times New Roman" w:hAnsi="Times New Roman" w:cs="Times New Roman"/>
                <w:sz w:val="20"/>
                <w:szCs w:val="20"/>
              </w:rPr>
              <w:t>stimated</w:t>
            </w:r>
          </w:p>
        </w:tc>
        <w:tc>
          <w:tcPr>
            <w:tcW w:w="3402" w:type="dxa"/>
            <w:tcBorders>
              <w:top w:val="single" w:sz="8" w:space="0" w:color="auto"/>
              <w:bottom w:val="single" w:sz="4" w:space="0" w:color="auto"/>
            </w:tcBorders>
          </w:tcPr>
          <w:p w14:paraId="2527D005" w14:textId="77777777" w:rsidR="009E2EE0" w:rsidRDefault="00715CB3">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0.98</w:t>
            </w:r>
          </w:p>
          <w:p w14:paraId="036415A7" w14:textId="77777777" w:rsidR="009E2EE0" w:rsidRDefault="00C30EEE">
            <w:pPr>
              <w:jc w:val="center"/>
              <w:rPr>
                <w:rFonts w:ascii="Times New Roman" w:hAnsi="Times New Roman" w:cs="Times New Roman"/>
                <w:sz w:val="20"/>
                <w:szCs w:val="20"/>
              </w:rPr>
            </w:pPr>
            <w:r>
              <w:rPr>
                <w:rFonts w:ascii="Times New Roman" w:hAnsi="Times New Roman" w:cs="Times New Roman"/>
                <w:sz w:val="20"/>
                <w:szCs w:val="20"/>
              </w:rPr>
              <w:t>0.7</w:t>
            </w:r>
          </w:p>
        </w:tc>
      </w:tr>
      <w:tr w:rsidR="00816E3E" w:rsidRPr="00987C9A" w14:paraId="05361D85" w14:textId="77777777" w:rsidTr="00816E3E">
        <w:trPr>
          <w:gridAfter w:val="3"/>
          <w:wAfter w:w="3028" w:type="dxa"/>
        </w:trPr>
        <w:tc>
          <w:tcPr>
            <w:tcW w:w="2127" w:type="dxa"/>
            <w:tcBorders>
              <w:top w:val="single" w:sz="4" w:space="0" w:color="auto"/>
            </w:tcBorders>
          </w:tcPr>
          <w:p w14:paraId="4B21D8F9" w14:textId="77777777" w:rsidR="009F4647" w:rsidRPr="00987C9A" w:rsidRDefault="009F4647" w:rsidP="009E2EE0">
            <w:pPr>
              <w:rPr>
                <w:rFonts w:ascii="Times New Roman" w:hAnsi="Times New Roman" w:cs="Times New Roman"/>
                <w:sz w:val="20"/>
                <w:szCs w:val="20"/>
              </w:rPr>
            </w:pPr>
            <w:r w:rsidRPr="00987C9A">
              <w:rPr>
                <w:rFonts w:ascii="Times New Roman" w:hAnsi="Times New Roman" w:cs="Times New Roman"/>
                <w:sz w:val="20"/>
                <w:szCs w:val="20"/>
              </w:rPr>
              <w:t>Maximum length</w:t>
            </w:r>
            <w:r w:rsidR="00C30EEE">
              <w:rPr>
                <w:rFonts w:ascii="Times New Roman" w:hAnsi="Times New Roman" w:cs="Times New Roman"/>
                <w:sz w:val="20"/>
                <w:szCs w:val="20"/>
              </w:rPr>
              <w:t xml:space="preserve"> </w:t>
            </w:r>
            <w:r w:rsidR="00AE4EC5">
              <w:rPr>
                <w:rFonts w:ascii="Times New Roman" w:hAnsi="Times New Roman" w:cs="Times New Roman"/>
                <w:sz w:val="20"/>
                <w:szCs w:val="20"/>
              </w:rPr>
              <w:t>(cm)</w:t>
            </w:r>
          </w:p>
        </w:tc>
        <w:tc>
          <w:tcPr>
            <w:tcW w:w="3969" w:type="dxa"/>
            <w:gridSpan w:val="2"/>
            <w:tcBorders>
              <w:top w:val="single" w:sz="4" w:space="0" w:color="auto"/>
            </w:tcBorders>
          </w:tcPr>
          <w:p w14:paraId="6C8DA5BE" w14:textId="77777777" w:rsidR="009E2EE0" w:rsidRDefault="00AE4EC5">
            <w:pPr>
              <w:jc w:val="center"/>
              <w:rPr>
                <w:rFonts w:ascii="Times New Roman" w:hAnsi="Times New Roman" w:cs="Times New Roman"/>
                <w:sz w:val="20"/>
                <w:szCs w:val="20"/>
              </w:rPr>
            </w:pPr>
            <w:r>
              <w:rPr>
                <w:rFonts w:ascii="Times New Roman" w:hAnsi="Times New Roman" w:cs="Times New Roman"/>
                <w:sz w:val="20"/>
                <w:szCs w:val="20"/>
              </w:rPr>
              <w:t>3</w:t>
            </w:r>
            <w:r w:rsidR="00715CB3">
              <w:rPr>
                <w:rFonts w:ascii="Times New Roman" w:hAnsi="Times New Roman" w:cs="Times New Roman"/>
                <w:sz w:val="20"/>
                <w:szCs w:val="20"/>
              </w:rPr>
              <w:t>29</w:t>
            </w:r>
          </w:p>
        </w:tc>
        <w:tc>
          <w:tcPr>
            <w:tcW w:w="3402" w:type="dxa"/>
            <w:tcBorders>
              <w:top w:val="single" w:sz="4" w:space="0" w:color="auto"/>
            </w:tcBorders>
          </w:tcPr>
          <w:p w14:paraId="111C4956" w14:textId="77777777" w:rsidR="009E2EE0" w:rsidRDefault="00715CB3">
            <w:pPr>
              <w:jc w:val="center"/>
              <w:rPr>
                <w:rFonts w:ascii="Times New Roman" w:hAnsi="Times New Roman" w:cs="Times New Roman"/>
                <w:sz w:val="20"/>
                <w:szCs w:val="20"/>
              </w:rPr>
            </w:pPr>
            <w:r>
              <w:rPr>
                <w:rFonts w:ascii="Times New Roman" w:hAnsi="Times New Roman" w:cs="Times New Roman"/>
                <w:sz w:val="20"/>
                <w:szCs w:val="20"/>
              </w:rPr>
              <w:t>315</w:t>
            </w:r>
          </w:p>
        </w:tc>
      </w:tr>
      <w:tr w:rsidR="00816E3E" w:rsidRPr="00987C9A" w14:paraId="58BC28C5" w14:textId="77777777" w:rsidTr="00816E3E">
        <w:trPr>
          <w:gridAfter w:val="3"/>
          <w:wAfter w:w="3028" w:type="dxa"/>
        </w:trPr>
        <w:tc>
          <w:tcPr>
            <w:tcW w:w="2127" w:type="dxa"/>
          </w:tcPr>
          <w:p w14:paraId="0817306A" w14:textId="77777777" w:rsidR="009F4647" w:rsidRPr="00AE4EC5" w:rsidRDefault="009F4647" w:rsidP="009E2EE0">
            <w:pPr>
              <w:rPr>
                <w:rFonts w:ascii="Times New Roman" w:hAnsi="Times New Roman" w:cs="Times New Roman"/>
                <w:sz w:val="20"/>
                <w:szCs w:val="20"/>
              </w:rPr>
            </w:pPr>
            <w:r w:rsidRPr="00987C9A">
              <w:rPr>
                <w:rFonts w:ascii="Times New Roman" w:hAnsi="Times New Roman" w:cs="Times New Roman"/>
                <w:sz w:val="20"/>
                <w:szCs w:val="20"/>
              </w:rPr>
              <w:t>Growth rate</w:t>
            </w:r>
            <w:r w:rsidR="00AE4EC5">
              <w:rPr>
                <w:rFonts w:ascii="Times New Roman" w:hAnsi="Times New Roman" w:cs="Times New Roman"/>
                <w:sz w:val="20"/>
                <w:szCs w:val="20"/>
              </w:rPr>
              <w:t xml:space="preserve"> (</w:t>
            </w:r>
            <w:r w:rsidR="00AE4EC5" w:rsidRPr="00987C9A">
              <w:rPr>
                <w:rFonts w:ascii="Times New Roman" w:hAnsi="Times New Roman" w:cs="Times New Roman"/>
                <w:i/>
                <w:sz w:val="20"/>
                <w:szCs w:val="20"/>
              </w:rPr>
              <w:t>κ</w:t>
            </w:r>
            <w:r w:rsidR="00AE4EC5">
              <w:rPr>
                <w:rFonts w:ascii="Times New Roman" w:hAnsi="Times New Roman" w:cs="Times New Roman"/>
                <w:sz w:val="20"/>
                <w:szCs w:val="20"/>
              </w:rPr>
              <w:t>)</w:t>
            </w:r>
          </w:p>
        </w:tc>
        <w:tc>
          <w:tcPr>
            <w:tcW w:w="3969" w:type="dxa"/>
            <w:gridSpan w:val="2"/>
          </w:tcPr>
          <w:p w14:paraId="7CA915B7" w14:textId="77777777" w:rsidR="009E2EE0" w:rsidRDefault="00AE4EC5">
            <w:pPr>
              <w:jc w:val="center"/>
              <w:rPr>
                <w:rFonts w:ascii="Times New Roman" w:hAnsi="Times New Roman" w:cs="Times New Roman"/>
                <w:sz w:val="20"/>
                <w:szCs w:val="20"/>
              </w:rPr>
            </w:pPr>
            <w:r>
              <w:rPr>
                <w:rFonts w:ascii="Times New Roman" w:hAnsi="Times New Roman" w:cs="Times New Roman"/>
                <w:sz w:val="20"/>
                <w:szCs w:val="20"/>
              </w:rPr>
              <w:t>0.</w:t>
            </w:r>
            <w:r w:rsidR="00715CB3">
              <w:rPr>
                <w:rFonts w:ascii="Times New Roman" w:hAnsi="Times New Roman" w:cs="Times New Roman"/>
                <w:sz w:val="20"/>
                <w:szCs w:val="20"/>
              </w:rPr>
              <w:t>093</w:t>
            </w:r>
          </w:p>
        </w:tc>
        <w:tc>
          <w:tcPr>
            <w:tcW w:w="3402" w:type="dxa"/>
          </w:tcPr>
          <w:p w14:paraId="7DB30B0F" w14:textId="77777777" w:rsidR="009E2EE0" w:rsidRDefault="00715CB3">
            <w:pPr>
              <w:jc w:val="center"/>
              <w:rPr>
                <w:rFonts w:ascii="Times New Roman" w:hAnsi="Times New Roman" w:cs="Times New Roman"/>
                <w:sz w:val="20"/>
                <w:szCs w:val="20"/>
              </w:rPr>
            </w:pPr>
            <w:r>
              <w:rPr>
                <w:rFonts w:ascii="Times New Roman" w:hAnsi="Times New Roman" w:cs="Times New Roman"/>
                <w:sz w:val="20"/>
                <w:szCs w:val="20"/>
              </w:rPr>
              <w:t>0.089</w:t>
            </w:r>
          </w:p>
        </w:tc>
      </w:tr>
      <w:tr w:rsidR="00913887" w:rsidRPr="00987C9A" w14:paraId="136F4E7F" w14:textId="77777777" w:rsidTr="00816E3E">
        <w:trPr>
          <w:gridAfter w:val="3"/>
          <w:wAfter w:w="3028" w:type="dxa"/>
        </w:trPr>
        <w:tc>
          <w:tcPr>
            <w:tcW w:w="2127" w:type="dxa"/>
            <w:tcBorders>
              <w:bottom w:val="single" w:sz="4" w:space="0" w:color="auto"/>
            </w:tcBorders>
          </w:tcPr>
          <w:p w14:paraId="4575042E" w14:textId="77777777" w:rsidR="00913887" w:rsidRPr="00987C9A" w:rsidRDefault="00913887" w:rsidP="009E2EE0">
            <w:pPr>
              <w:rPr>
                <w:rFonts w:ascii="Times New Roman" w:hAnsi="Times New Roman" w:cs="Times New Roman"/>
                <w:sz w:val="20"/>
                <w:szCs w:val="20"/>
              </w:rPr>
            </w:pPr>
            <w:r>
              <w:rPr>
                <w:rFonts w:ascii="Times New Roman" w:hAnsi="Times New Roman" w:cs="Times New Roman"/>
                <w:sz w:val="20"/>
                <w:szCs w:val="20"/>
              </w:rPr>
              <w:t>Age at length zero</w:t>
            </w:r>
          </w:p>
        </w:tc>
        <w:tc>
          <w:tcPr>
            <w:tcW w:w="3402" w:type="dxa"/>
            <w:tcBorders>
              <w:bottom w:val="single" w:sz="4" w:space="0" w:color="auto"/>
            </w:tcBorders>
          </w:tcPr>
          <w:p w14:paraId="352E20CB" w14:textId="77777777" w:rsidR="00913887" w:rsidRPr="00913887" w:rsidRDefault="00816E3E" w:rsidP="00816E3E">
            <w:pPr>
              <w:jc w:val="center"/>
              <w:rPr>
                <w:rFonts w:ascii="Times New Roman" w:hAnsi="Times New Roman" w:cs="Times New Roman"/>
                <w:sz w:val="20"/>
                <w:szCs w:val="20"/>
              </w:rPr>
            </w:pPr>
            <w:r>
              <w:rPr>
                <w:rFonts w:ascii="Times New Roman" w:hAnsi="Times New Roman" w:cs="Times New Roman"/>
                <w:sz w:val="20"/>
                <w:szCs w:val="20"/>
              </w:rPr>
              <w:t xml:space="preserve">          </w:t>
            </w:r>
            <w:r w:rsidR="00913887">
              <w:rPr>
                <w:rFonts w:ascii="Times New Roman" w:hAnsi="Times New Roman" w:cs="Times New Roman"/>
                <w:sz w:val="20"/>
                <w:szCs w:val="20"/>
              </w:rPr>
              <w:t>-0.97</w:t>
            </w:r>
          </w:p>
        </w:tc>
        <w:tc>
          <w:tcPr>
            <w:tcW w:w="3969" w:type="dxa"/>
            <w:gridSpan w:val="2"/>
            <w:tcBorders>
              <w:bottom w:val="single" w:sz="4" w:space="0" w:color="auto"/>
            </w:tcBorders>
          </w:tcPr>
          <w:p w14:paraId="45ACDB8B" w14:textId="77777777" w:rsidR="009E2EE0" w:rsidRDefault="00816E3E">
            <w:pPr>
              <w:jc w:val="center"/>
              <w:rPr>
                <w:rFonts w:ascii="Times New Roman" w:hAnsi="Times New Roman" w:cs="Times New Roman"/>
                <w:sz w:val="20"/>
                <w:szCs w:val="20"/>
              </w:rPr>
            </w:pPr>
            <w:r>
              <w:rPr>
                <w:rFonts w:ascii="Times New Roman" w:hAnsi="Times New Roman" w:cs="Times New Roman"/>
                <w:sz w:val="20"/>
                <w:szCs w:val="20"/>
              </w:rPr>
              <w:t xml:space="preserve">          </w:t>
            </w:r>
            <w:r w:rsidR="00913887">
              <w:rPr>
                <w:rFonts w:ascii="Times New Roman" w:hAnsi="Times New Roman" w:cs="Times New Roman"/>
                <w:sz w:val="20"/>
                <w:szCs w:val="20"/>
              </w:rPr>
              <w:t>-1.13</w:t>
            </w:r>
          </w:p>
        </w:tc>
      </w:tr>
      <w:tr w:rsidR="00355A2F" w:rsidRPr="00987C9A" w14:paraId="0AC0774B" w14:textId="77777777" w:rsidTr="00816E3E">
        <w:trPr>
          <w:gridAfter w:val="3"/>
          <w:wAfter w:w="3028" w:type="dxa"/>
        </w:trPr>
        <w:tc>
          <w:tcPr>
            <w:tcW w:w="2127" w:type="dxa"/>
            <w:tcBorders>
              <w:top w:val="single" w:sz="4" w:space="0" w:color="auto"/>
              <w:bottom w:val="single" w:sz="4" w:space="0" w:color="auto"/>
            </w:tcBorders>
            <w:vAlign w:val="center"/>
          </w:tcPr>
          <w:p w14:paraId="3023204D" w14:textId="77777777" w:rsidR="00355A2F" w:rsidRPr="00987C9A" w:rsidRDefault="00355A2F" w:rsidP="00816E3E">
            <w:pPr>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3969" w:type="dxa"/>
            <w:gridSpan w:val="2"/>
            <w:tcBorders>
              <w:top w:val="single" w:sz="4" w:space="0" w:color="auto"/>
              <w:bottom w:val="single" w:sz="4" w:space="0" w:color="auto"/>
            </w:tcBorders>
          </w:tcPr>
          <w:p w14:paraId="1373A369" w14:textId="647FC3F4" w:rsidR="00355A2F" w:rsidRPr="00355A2F" w:rsidRDefault="00355A2F">
            <w:pPr>
              <w:jc w:val="center"/>
              <w:rPr>
                <w:rFonts w:ascii="Times New Roman" w:eastAsiaTheme="minorHAnsi" w:hAnsi="Times New Roman" w:cs="Times New Roman"/>
                <w:sz w:val="20"/>
                <w:szCs w:val="20"/>
                <w:lang w:val="en-ZA"/>
              </w:rPr>
            </w:pPr>
            <w:r w:rsidRPr="008474C5">
              <w:rPr>
                <w:rFonts w:ascii="Times New Roman" w:hAnsi="Times New Roman" w:cs="Times New Roman"/>
                <w:color w:val="000000"/>
                <w:sz w:val="20"/>
                <w:szCs w:val="20"/>
              </w:rPr>
              <w:t>0.42</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0.30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0.24</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0.22</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0.19</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0.18</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0.16</w:t>
            </w:r>
            <w:r>
              <w:rPr>
                <w:rFonts w:ascii="Times New Roman" w:hAnsi="Times New Roman" w:cs="Times New Roman"/>
                <w:color w:val="000000"/>
                <w:sz w:val="20"/>
                <w:szCs w:val="20"/>
              </w:rPr>
              <w:t xml:space="preserve"> -</w:t>
            </w:r>
          </w:p>
        </w:tc>
        <w:tc>
          <w:tcPr>
            <w:tcW w:w="3402" w:type="dxa"/>
            <w:tcBorders>
              <w:top w:val="single" w:sz="4" w:space="0" w:color="auto"/>
              <w:bottom w:val="single" w:sz="4" w:space="0" w:color="auto"/>
            </w:tcBorders>
          </w:tcPr>
          <w:p w14:paraId="5C036EDA" w14:textId="7AEC7731" w:rsidR="00355A2F" w:rsidRDefault="00355A2F">
            <w:pPr>
              <w:jc w:val="center"/>
              <w:rPr>
                <w:rFonts w:ascii="Times New Roman" w:hAnsi="Times New Roman" w:cs="Times New Roman"/>
                <w:sz w:val="20"/>
                <w:szCs w:val="20"/>
              </w:rPr>
            </w:pPr>
            <w:r w:rsidRPr="008474C5">
              <w:rPr>
                <w:rFonts w:ascii="Times New Roman" w:hAnsi="Times New Roman" w:cs="Times New Roman"/>
                <w:color w:val="000000"/>
                <w:sz w:val="20"/>
                <w:szCs w:val="20"/>
              </w:rPr>
              <w:t>0.41</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0.30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0.25</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0.22</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0.19</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0.18</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0.18</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0.16</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w:t>
            </w:r>
          </w:p>
        </w:tc>
      </w:tr>
      <w:tr w:rsidR="00913887" w:rsidRPr="00987C9A" w14:paraId="1B9200A4" w14:textId="77777777" w:rsidTr="00816E3E">
        <w:trPr>
          <w:gridAfter w:val="3"/>
          <w:wAfter w:w="3028" w:type="dxa"/>
        </w:trPr>
        <w:tc>
          <w:tcPr>
            <w:tcW w:w="2127" w:type="dxa"/>
            <w:tcBorders>
              <w:top w:val="single" w:sz="4" w:space="0" w:color="auto"/>
              <w:bottom w:val="single" w:sz="4" w:space="0" w:color="auto"/>
            </w:tcBorders>
          </w:tcPr>
          <w:p w14:paraId="14AD2069" w14:textId="77777777" w:rsidR="00913887" w:rsidRPr="00987C9A" w:rsidRDefault="00913887" w:rsidP="009E2EE0">
            <w:pPr>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7371" w:type="dxa"/>
            <w:gridSpan w:val="3"/>
            <w:tcBorders>
              <w:top w:val="single" w:sz="4" w:space="0" w:color="auto"/>
              <w:bottom w:val="single" w:sz="4" w:space="0" w:color="auto"/>
            </w:tcBorders>
          </w:tcPr>
          <w:p w14:paraId="50C11D68" w14:textId="1BC5941A" w:rsidR="009E2EE0" w:rsidRDefault="00913887">
            <w:pPr>
              <w:jc w:val="center"/>
              <w:rPr>
                <w:rFonts w:ascii="Times New Roman" w:hAnsi="Times New Roman" w:cs="Times New Roman"/>
                <w:sz w:val="20"/>
                <w:szCs w:val="20"/>
              </w:rPr>
            </w:pPr>
            <w:r>
              <w:rPr>
                <w:rFonts w:ascii="Times New Roman" w:hAnsi="Times New Roman" w:cs="Times New Roman"/>
                <w:sz w:val="20"/>
                <w:szCs w:val="20"/>
              </w:rPr>
              <w:t xml:space="preserve">-         </w:t>
            </w:r>
            <w:r w:rsidR="00D31F40">
              <w:rPr>
                <w:rFonts w:ascii="Times New Roman" w:hAnsi="Times New Roman" w:cs="Times New Roman"/>
                <w:sz w:val="20"/>
                <w:szCs w:val="20"/>
              </w:rPr>
              <w:t>Japanese</w:t>
            </w:r>
            <w:r>
              <w:rPr>
                <w:rFonts w:ascii="Times New Roman" w:hAnsi="Times New Roman" w:cs="Times New Roman"/>
                <w:sz w:val="20"/>
                <w:szCs w:val="20"/>
              </w:rPr>
              <w:t xml:space="preserve"> Longline fleet is asymptotic        -</w:t>
            </w:r>
          </w:p>
        </w:tc>
      </w:tr>
      <w:tr w:rsidR="00355A2F" w:rsidRPr="00987C9A" w14:paraId="30E6FFF1" w14:textId="77777777" w:rsidTr="0029590E">
        <w:trPr>
          <w:gridAfter w:val="3"/>
          <w:wAfter w:w="3028" w:type="dxa"/>
        </w:trPr>
        <w:tc>
          <w:tcPr>
            <w:tcW w:w="2127" w:type="dxa"/>
            <w:tcBorders>
              <w:top w:val="single" w:sz="4" w:space="0" w:color="auto"/>
              <w:bottom w:val="single" w:sz="4" w:space="0" w:color="auto"/>
            </w:tcBorders>
            <w:vAlign w:val="center"/>
          </w:tcPr>
          <w:p w14:paraId="6151ACE9" w14:textId="55D3565D" w:rsidR="00722735" w:rsidRDefault="00722735" w:rsidP="00816E3E">
            <w:pPr>
              <w:rPr>
                <w:rFonts w:ascii="Times New Roman" w:hAnsi="Times New Roman" w:cs="Times New Roman"/>
                <w:sz w:val="20"/>
                <w:szCs w:val="20"/>
              </w:rPr>
            </w:pPr>
            <w:r>
              <w:rPr>
                <w:rFonts w:ascii="Times New Roman" w:hAnsi="Times New Roman" w:cs="Times New Roman"/>
                <w:sz w:val="20"/>
                <w:szCs w:val="20"/>
              </w:rPr>
              <w:t>Age</w:t>
            </w:r>
          </w:p>
          <w:p w14:paraId="2189FC15" w14:textId="71DB93E1" w:rsidR="00355A2F" w:rsidRDefault="00355A2F" w:rsidP="00816E3E">
            <w:pPr>
              <w:rPr>
                <w:rFonts w:ascii="Times New Roman" w:hAnsi="Times New Roman" w:cs="Times New Roman"/>
                <w:sz w:val="20"/>
                <w:szCs w:val="20"/>
              </w:rPr>
            </w:pPr>
            <w:r>
              <w:rPr>
                <w:rFonts w:ascii="Times New Roman" w:hAnsi="Times New Roman" w:cs="Times New Roman"/>
                <w:sz w:val="20"/>
                <w:szCs w:val="20"/>
              </w:rPr>
              <w:t>Maturity at age</w:t>
            </w:r>
          </w:p>
          <w:p w14:paraId="683FC7A9" w14:textId="77777777" w:rsidR="00722735" w:rsidRDefault="00722735" w:rsidP="00816E3E">
            <w:pPr>
              <w:rPr>
                <w:rFonts w:ascii="Times New Roman" w:hAnsi="Times New Roman" w:cs="Times New Roman"/>
                <w:sz w:val="20"/>
                <w:szCs w:val="20"/>
              </w:rPr>
            </w:pPr>
            <w:r>
              <w:rPr>
                <w:rFonts w:ascii="Times New Roman" w:hAnsi="Times New Roman" w:cs="Times New Roman"/>
                <w:sz w:val="20"/>
                <w:szCs w:val="20"/>
              </w:rPr>
              <w:t>Alternative (low)</w:t>
            </w:r>
          </w:p>
          <w:p w14:paraId="4B2F4F98" w14:textId="4D6AD744" w:rsidR="00722735" w:rsidRPr="00987C9A" w:rsidRDefault="00722735" w:rsidP="00816E3E">
            <w:pPr>
              <w:rPr>
                <w:rFonts w:ascii="Times New Roman" w:hAnsi="Times New Roman" w:cs="Times New Roman"/>
                <w:sz w:val="20"/>
                <w:szCs w:val="20"/>
              </w:rPr>
            </w:pPr>
            <w:r>
              <w:rPr>
                <w:rFonts w:ascii="Times New Roman" w:hAnsi="Times New Roman" w:cs="Times New Roman"/>
                <w:sz w:val="20"/>
                <w:szCs w:val="20"/>
              </w:rPr>
              <w:t>Alternative (high)</w:t>
            </w:r>
          </w:p>
        </w:tc>
        <w:tc>
          <w:tcPr>
            <w:tcW w:w="7371" w:type="dxa"/>
            <w:gridSpan w:val="3"/>
            <w:tcBorders>
              <w:top w:val="single" w:sz="4" w:space="0" w:color="auto"/>
              <w:bottom w:val="single" w:sz="4" w:space="0" w:color="auto"/>
            </w:tcBorders>
          </w:tcPr>
          <w:p w14:paraId="221D814F" w14:textId="0C1469EE" w:rsidR="00355A2F" w:rsidRPr="008474C5" w:rsidRDefault="00D63323" w:rsidP="00D633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
                <w:color w:val="000000"/>
                <w:sz w:val="19"/>
                <w:szCs w:val="19"/>
                <w:lang w:eastAsia="en-CA"/>
              </w:rPr>
            </w:pPr>
            <w:r>
              <w:rPr>
                <w:rFonts w:ascii="Times New Roman" w:eastAsia="Times New Roman" w:hAnsi="Times New Roman" w:cs="Times New Roman"/>
                <w:b/>
                <w:color w:val="000000"/>
                <w:sz w:val="20"/>
                <w:szCs w:val="20"/>
                <w:lang w:eastAsia="en-CA"/>
              </w:rPr>
              <w:t xml:space="preserve">   </w:t>
            </w:r>
            <w:r w:rsidRPr="008474C5">
              <w:rPr>
                <w:rFonts w:ascii="Times New Roman" w:eastAsia="Times New Roman" w:hAnsi="Times New Roman" w:cs="Times New Roman"/>
                <w:b/>
                <w:color w:val="000000"/>
                <w:sz w:val="19"/>
                <w:szCs w:val="19"/>
                <w:lang w:eastAsia="en-CA"/>
              </w:rPr>
              <w:t xml:space="preserve">1 </w:t>
            </w:r>
            <w:r w:rsidR="00355A2F" w:rsidRPr="008474C5">
              <w:rPr>
                <w:rFonts w:ascii="Times New Roman" w:eastAsia="Times New Roman" w:hAnsi="Times New Roman" w:cs="Times New Roman"/>
                <w:b/>
                <w:color w:val="000000"/>
                <w:sz w:val="19"/>
                <w:szCs w:val="19"/>
                <w:lang w:eastAsia="en-CA"/>
              </w:rPr>
              <w:t xml:space="preserve"> </w:t>
            </w:r>
            <w:r w:rsidRPr="008474C5">
              <w:rPr>
                <w:rFonts w:ascii="Times New Roman" w:eastAsia="Times New Roman" w:hAnsi="Times New Roman" w:cs="Times New Roman"/>
                <w:b/>
                <w:color w:val="000000"/>
                <w:sz w:val="19"/>
                <w:szCs w:val="19"/>
                <w:lang w:eastAsia="en-CA"/>
              </w:rPr>
              <w:t xml:space="preserve">   </w:t>
            </w:r>
            <w:r w:rsidR="00355A2F" w:rsidRPr="008474C5">
              <w:rPr>
                <w:rFonts w:ascii="Times New Roman" w:eastAsia="Times New Roman" w:hAnsi="Times New Roman" w:cs="Times New Roman"/>
                <w:b/>
                <w:color w:val="000000"/>
                <w:sz w:val="19"/>
                <w:szCs w:val="19"/>
                <w:lang w:eastAsia="en-CA"/>
              </w:rPr>
              <w:t xml:space="preserve"> 2       3 </w:t>
            </w:r>
            <w:r w:rsidRPr="008474C5">
              <w:rPr>
                <w:rFonts w:ascii="Times New Roman" w:eastAsia="Times New Roman" w:hAnsi="Times New Roman" w:cs="Times New Roman"/>
                <w:b/>
                <w:color w:val="000000"/>
                <w:sz w:val="19"/>
                <w:szCs w:val="19"/>
                <w:lang w:eastAsia="en-CA"/>
              </w:rPr>
              <w:t xml:space="preserve"> </w:t>
            </w:r>
            <w:r w:rsidR="00355A2F" w:rsidRPr="008474C5">
              <w:rPr>
                <w:rFonts w:ascii="Times New Roman" w:eastAsia="Times New Roman" w:hAnsi="Times New Roman" w:cs="Times New Roman"/>
                <w:b/>
                <w:color w:val="000000"/>
                <w:sz w:val="19"/>
                <w:szCs w:val="19"/>
                <w:lang w:eastAsia="en-CA"/>
              </w:rPr>
              <w:t xml:space="preserve">    </w:t>
            </w:r>
            <w:r w:rsidR="00D31F40" w:rsidRPr="008474C5">
              <w:rPr>
                <w:rFonts w:ascii="Times New Roman" w:eastAsia="Times New Roman" w:hAnsi="Times New Roman" w:cs="Times New Roman"/>
                <w:b/>
                <w:color w:val="000000"/>
                <w:sz w:val="19"/>
                <w:szCs w:val="19"/>
                <w:lang w:eastAsia="en-CA"/>
              </w:rPr>
              <w:t xml:space="preserve"> </w:t>
            </w:r>
            <w:r w:rsidR="00355A2F" w:rsidRPr="008474C5">
              <w:rPr>
                <w:rFonts w:ascii="Times New Roman" w:eastAsia="Times New Roman" w:hAnsi="Times New Roman" w:cs="Times New Roman"/>
                <w:b/>
                <w:color w:val="000000"/>
                <w:sz w:val="19"/>
                <w:szCs w:val="19"/>
                <w:lang w:eastAsia="en-CA"/>
              </w:rPr>
              <w:t xml:space="preserve">4       5       6       7       8       9      10     </w:t>
            </w:r>
            <w:r w:rsidRPr="008474C5">
              <w:rPr>
                <w:rFonts w:ascii="Times New Roman" w:eastAsia="Times New Roman" w:hAnsi="Times New Roman" w:cs="Times New Roman"/>
                <w:b/>
                <w:color w:val="000000"/>
                <w:sz w:val="19"/>
                <w:szCs w:val="19"/>
                <w:lang w:eastAsia="en-CA"/>
              </w:rPr>
              <w:t xml:space="preserve">11     12     13     14    15 </w:t>
            </w:r>
            <w:r>
              <w:rPr>
                <w:rFonts w:ascii="Times New Roman" w:eastAsia="Times New Roman" w:hAnsi="Times New Roman" w:cs="Times New Roman"/>
                <w:b/>
                <w:color w:val="000000"/>
                <w:sz w:val="19"/>
                <w:szCs w:val="19"/>
                <w:lang w:eastAsia="en-CA"/>
              </w:rPr>
              <w:t xml:space="preserve">   16   17+</w:t>
            </w:r>
          </w:p>
          <w:p w14:paraId="10E78DA0" w14:textId="377B7476" w:rsidR="00722735" w:rsidRPr="00BE5737" w:rsidRDefault="00D63323" w:rsidP="008474C5">
            <w:pPr>
              <w:rPr>
                <w:rFonts w:ascii="Times New Roman" w:eastAsia="Times New Roman" w:hAnsi="Times New Roman" w:cs="Times New Roman"/>
                <w:color w:val="000000"/>
                <w:sz w:val="19"/>
                <w:szCs w:val="19"/>
                <w:highlight w:val="yellow"/>
                <w:lang w:eastAsia="en-CA"/>
                <w:rPrChange w:id="241" w:author="Tom Carruthers" w:date="2016-12-07T21:10:00Z">
                  <w:rPr>
                    <w:rFonts w:ascii="Times New Roman" w:eastAsia="Times New Roman" w:hAnsi="Times New Roman" w:cs="Times New Roman"/>
                    <w:color w:val="000000"/>
                    <w:sz w:val="19"/>
                    <w:szCs w:val="19"/>
                    <w:lang w:eastAsia="en-CA"/>
                  </w:rPr>
                </w:rPrChange>
              </w:rPr>
            </w:pPr>
            <w:r w:rsidRPr="00BE5737">
              <w:rPr>
                <w:rFonts w:ascii="Times New Roman" w:eastAsia="Times New Roman" w:hAnsi="Times New Roman" w:cs="Times New Roman"/>
                <w:color w:val="000000"/>
                <w:sz w:val="19"/>
                <w:szCs w:val="19"/>
                <w:highlight w:val="yellow"/>
                <w:lang w:eastAsia="en-CA"/>
                <w:rPrChange w:id="242" w:author="Tom Carruthers" w:date="2016-12-07T21:10:00Z">
                  <w:rPr>
                    <w:rFonts w:ascii="Times New Roman" w:eastAsia="Times New Roman" w:hAnsi="Times New Roman" w:cs="Times New Roman"/>
                    <w:color w:val="000000"/>
                    <w:sz w:val="19"/>
                    <w:szCs w:val="19"/>
                    <w:lang w:eastAsia="en-CA"/>
                  </w:rPr>
                </w:rPrChange>
              </w:rPr>
              <w:t xml:space="preserve">0.01  </w:t>
            </w:r>
            <w:r w:rsidR="00355A2F" w:rsidRPr="00BE5737">
              <w:rPr>
                <w:rFonts w:ascii="Times New Roman" w:eastAsia="Times New Roman" w:hAnsi="Times New Roman" w:cs="Times New Roman"/>
                <w:color w:val="000000"/>
                <w:sz w:val="19"/>
                <w:szCs w:val="19"/>
                <w:highlight w:val="yellow"/>
                <w:lang w:eastAsia="en-CA"/>
                <w:rPrChange w:id="243" w:author="Tom Carruthers" w:date="2016-12-07T21:10:00Z">
                  <w:rPr>
                    <w:rFonts w:ascii="Times New Roman" w:eastAsia="Times New Roman" w:hAnsi="Times New Roman" w:cs="Times New Roman"/>
                    <w:color w:val="000000"/>
                    <w:sz w:val="19"/>
                    <w:szCs w:val="19"/>
                    <w:lang w:eastAsia="en-CA"/>
                  </w:rPr>
                </w:rPrChange>
              </w:rPr>
              <w:t xml:space="preserve">0.03  0.08  0.18  0.38  0.62  0.82  0.92  0.97  0.99  </w:t>
            </w:r>
            <w:r w:rsidRPr="00BE5737">
              <w:rPr>
                <w:rFonts w:ascii="Times New Roman" w:eastAsia="Times New Roman" w:hAnsi="Times New Roman" w:cs="Times New Roman"/>
                <w:color w:val="000000"/>
                <w:sz w:val="19"/>
                <w:szCs w:val="19"/>
                <w:highlight w:val="yellow"/>
                <w:lang w:eastAsia="en-CA"/>
                <w:rPrChange w:id="244" w:author="Tom Carruthers" w:date="2016-12-07T21:10:00Z">
                  <w:rPr>
                    <w:rFonts w:ascii="Times New Roman" w:eastAsia="Times New Roman" w:hAnsi="Times New Roman" w:cs="Times New Roman"/>
                    <w:color w:val="000000"/>
                    <w:sz w:val="19"/>
                    <w:szCs w:val="19"/>
                    <w:lang w:eastAsia="en-CA"/>
                  </w:rPr>
                </w:rPrChange>
              </w:rPr>
              <w:t xml:space="preserve">  1       1        1       1     1        1    1</w:t>
            </w:r>
          </w:p>
          <w:p w14:paraId="0CF729F5" w14:textId="33ED930B" w:rsidR="00D63323" w:rsidRPr="00BE5737" w:rsidRDefault="00D63323" w:rsidP="008474C5">
            <w:pPr>
              <w:rPr>
                <w:rFonts w:ascii="Times New Roman" w:hAnsi="Times New Roman" w:cs="Times New Roman"/>
                <w:sz w:val="19"/>
                <w:szCs w:val="19"/>
                <w:highlight w:val="yellow"/>
                <w:rPrChange w:id="245" w:author="Tom Carruthers" w:date="2016-12-07T21:10:00Z">
                  <w:rPr>
                    <w:rFonts w:ascii="Times New Roman" w:hAnsi="Times New Roman" w:cs="Times New Roman"/>
                    <w:sz w:val="19"/>
                    <w:szCs w:val="19"/>
                  </w:rPr>
                </w:rPrChange>
              </w:rPr>
            </w:pPr>
            <w:r w:rsidRPr="00BE5737">
              <w:rPr>
                <w:rFonts w:ascii="Times New Roman" w:hAnsi="Times New Roman" w:cs="Times New Roman"/>
                <w:sz w:val="19"/>
                <w:szCs w:val="19"/>
                <w:highlight w:val="yellow"/>
                <w:rPrChange w:id="246" w:author="Tom Carruthers" w:date="2016-12-07T21:10:00Z">
                  <w:rPr>
                    <w:rFonts w:ascii="Times New Roman" w:hAnsi="Times New Roman" w:cs="Times New Roman"/>
                    <w:sz w:val="19"/>
                    <w:szCs w:val="19"/>
                  </w:rPr>
                </w:rPrChange>
              </w:rPr>
              <w:t xml:space="preserve">  </w:t>
            </w:r>
            <w:r w:rsidR="00722735" w:rsidRPr="00BE5737">
              <w:rPr>
                <w:rFonts w:ascii="Times New Roman" w:hAnsi="Times New Roman" w:cs="Times New Roman"/>
                <w:sz w:val="19"/>
                <w:szCs w:val="19"/>
                <w:highlight w:val="yellow"/>
                <w:rPrChange w:id="247" w:author="Tom Carruthers" w:date="2016-12-07T21:10:00Z">
                  <w:rPr>
                    <w:rFonts w:ascii="Times New Roman" w:hAnsi="Times New Roman" w:cs="Times New Roman"/>
                    <w:sz w:val="19"/>
                    <w:szCs w:val="19"/>
                  </w:rPr>
                </w:rPrChange>
              </w:rPr>
              <w:t xml:space="preserve"> 0       0        0    0.25  0.5      1      1       1         </w:t>
            </w:r>
            <w:r w:rsidRPr="00BE5737">
              <w:rPr>
                <w:rFonts w:ascii="Times New Roman" w:hAnsi="Times New Roman" w:cs="Times New Roman"/>
                <w:sz w:val="19"/>
                <w:szCs w:val="19"/>
                <w:highlight w:val="yellow"/>
                <w:rPrChange w:id="248" w:author="Tom Carruthers" w:date="2016-12-07T21:10:00Z">
                  <w:rPr>
                    <w:rFonts w:ascii="Times New Roman" w:hAnsi="Times New Roman" w:cs="Times New Roman"/>
                    <w:sz w:val="19"/>
                    <w:szCs w:val="19"/>
                  </w:rPr>
                </w:rPrChange>
              </w:rPr>
              <w:t>1      1      1       1        1       1     1        1    1</w:t>
            </w:r>
          </w:p>
          <w:p w14:paraId="5201FA2A" w14:textId="4C31C223" w:rsidR="00355A2F" w:rsidRDefault="00D63323" w:rsidP="008474C5">
            <w:r w:rsidRPr="00BE5737">
              <w:rPr>
                <w:rFonts w:ascii="Times New Roman" w:hAnsi="Times New Roman" w:cs="Times New Roman"/>
                <w:sz w:val="19"/>
                <w:szCs w:val="19"/>
                <w:highlight w:val="yellow"/>
                <w:rPrChange w:id="249" w:author="Tom Carruthers" w:date="2016-12-07T21:10:00Z">
                  <w:rPr>
                    <w:rFonts w:ascii="Times New Roman" w:hAnsi="Times New Roman" w:cs="Times New Roman"/>
                    <w:sz w:val="19"/>
                    <w:szCs w:val="19"/>
                  </w:rPr>
                </w:rPrChange>
              </w:rPr>
              <w:t xml:space="preserve">   </w:t>
            </w:r>
            <w:r w:rsidR="00722735" w:rsidRPr="00BE5737">
              <w:rPr>
                <w:rFonts w:ascii="Times New Roman" w:hAnsi="Times New Roman" w:cs="Times New Roman"/>
                <w:sz w:val="19"/>
                <w:szCs w:val="19"/>
                <w:highlight w:val="yellow"/>
                <w:rPrChange w:id="250" w:author="Tom Carruthers" w:date="2016-12-07T21:10:00Z">
                  <w:rPr>
                    <w:rFonts w:ascii="Times New Roman" w:hAnsi="Times New Roman" w:cs="Times New Roman"/>
                    <w:sz w:val="19"/>
                    <w:szCs w:val="19"/>
                  </w:rPr>
                </w:rPrChange>
              </w:rPr>
              <w:t xml:space="preserve">0       0   </w:t>
            </w:r>
            <w:r w:rsidRPr="00BE5737">
              <w:rPr>
                <w:rFonts w:ascii="Times New Roman" w:hAnsi="Times New Roman" w:cs="Times New Roman"/>
                <w:sz w:val="19"/>
                <w:szCs w:val="19"/>
                <w:highlight w:val="yellow"/>
                <w:rPrChange w:id="251" w:author="Tom Carruthers" w:date="2016-12-07T21:10:00Z">
                  <w:rPr>
                    <w:rFonts w:ascii="Times New Roman" w:hAnsi="Times New Roman" w:cs="Times New Roman"/>
                    <w:sz w:val="19"/>
                    <w:szCs w:val="19"/>
                  </w:rPr>
                </w:rPrChange>
              </w:rPr>
              <w:t xml:space="preserve">     0       </w:t>
            </w:r>
            <w:r w:rsidR="00722735" w:rsidRPr="00BE5737">
              <w:rPr>
                <w:rFonts w:ascii="Times New Roman" w:hAnsi="Times New Roman" w:cs="Times New Roman"/>
                <w:sz w:val="19"/>
                <w:szCs w:val="19"/>
                <w:highlight w:val="yellow"/>
                <w:rPrChange w:id="252" w:author="Tom Carruthers" w:date="2016-12-07T21:10:00Z">
                  <w:rPr>
                    <w:rFonts w:ascii="Times New Roman" w:hAnsi="Times New Roman" w:cs="Times New Roman"/>
                    <w:sz w:val="19"/>
                    <w:szCs w:val="19"/>
                  </w:rPr>
                </w:rPrChange>
              </w:rPr>
              <w:t>0</w:t>
            </w:r>
            <w:r w:rsidRPr="00BE5737">
              <w:rPr>
                <w:rFonts w:ascii="Times New Roman" w:hAnsi="Times New Roman" w:cs="Times New Roman"/>
                <w:sz w:val="19"/>
                <w:szCs w:val="19"/>
                <w:highlight w:val="yellow"/>
                <w:rPrChange w:id="253" w:author="Tom Carruthers" w:date="2016-12-07T21:10:00Z">
                  <w:rPr>
                    <w:rFonts w:ascii="Times New Roman" w:hAnsi="Times New Roman" w:cs="Times New Roman"/>
                    <w:sz w:val="19"/>
                    <w:szCs w:val="19"/>
                  </w:rPr>
                </w:rPrChange>
              </w:rPr>
              <w:t xml:space="preserve">    </w:t>
            </w:r>
            <w:r w:rsidR="00722735" w:rsidRPr="00BE5737">
              <w:rPr>
                <w:rFonts w:ascii="Times New Roman" w:hAnsi="Times New Roman" w:cs="Times New Roman"/>
                <w:sz w:val="19"/>
                <w:szCs w:val="19"/>
                <w:highlight w:val="yellow"/>
                <w:rPrChange w:id="254" w:author="Tom Carruthers" w:date="2016-12-07T21:10:00Z">
                  <w:rPr>
                    <w:rFonts w:ascii="Times New Roman" w:hAnsi="Times New Roman" w:cs="Times New Roman"/>
                    <w:sz w:val="19"/>
                    <w:szCs w:val="19"/>
                  </w:rPr>
                </w:rPrChange>
              </w:rPr>
              <w:t>0.08</w:t>
            </w:r>
            <w:r w:rsidRPr="00BE5737">
              <w:rPr>
                <w:rFonts w:ascii="Times New Roman" w:hAnsi="Times New Roman" w:cs="Times New Roman"/>
                <w:sz w:val="19"/>
                <w:szCs w:val="19"/>
                <w:highlight w:val="yellow"/>
                <w:rPrChange w:id="255" w:author="Tom Carruthers" w:date="2016-12-07T21:10:00Z">
                  <w:rPr>
                    <w:rFonts w:ascii="Times New Roman" w:hAnsi="Times New Roman" w:cs="Times New Roman"/>
                    <w:sz w:val="19"/>
                    <w:szCs w:val="19"/>
                  </w:rPr>
                </w:rPrChange>
              </w:rPr>
              <w:t xml:space="preserve">  0.15  0.24  </w:t>
            </w:r>
            <w:r w:rsidR="00722735" w:rsidRPr="00BE5737">
              <w:rPr>
                <w:rFonts w:ascii="Times New Roman" w:hAnsi="Times New Roman" w:cs="Times New Roman"/>
                <w:sz w:val="19"/>
                <w:szCs w:val="19"/>
                <w:highlight w:val="yellow"/>
                <w:rPrChange w:id="256" w:author="Tom Carruthers" w:date="2016-12-07T21:10:00Z">
                  <w:rPr>
                    <w:rFonts w:ascii="Times New Roman" w:hAnsi="Times New Roman" w:cs="Times New Roman"/>
                    <w:sz w:val="19"/>
                    <w:szCs w:val="19"/>
                  </w:rPr>
                </w:rPrChange>
              </w:rPr>
              <w:t>0.33</w:t>
            </w:r>
            <w:r w:rsidRPr="00BE5737">
              <w:rPr>
                <w:rFonts w:ascii="Times New Roman" w:hAnsi="Times New Roman" w:cs="Times New Roman"/>
                <w:sz w:val="19"/>
                <w:szCs w:val="19"/>
                <w:highlight w:val="yellow"/>
                <w:rPrChange w:id="257" w:author="Tom Carruthers" w:date="2016-12-07T21:10:00Z">
                  <w:rPr>
                    <w:rFonts w:ascii="Times New Roman" w:hAnsi="Times New Roman" w:cs="Times New Roman"/>
                    <w:sz w:val="19"/>
                    <w:szCs w:val="19"/>
                  </w:rPr>
                </w:rPrChange>
              </w:rPr>
              <w:t xml:space="preserve">  </w:t>
            </w:r>
            <w:r w:rsidR="00722735" w:rsidRPr="00BE5737">
              <w:rPr>
                <w:rFonts w:ascii="Times New Roman" w:hAnsi="Times New Roman" w:cs="Times New Roman"/>
                <w:sz w:val="19"/>
                <w:szCs w:val="19"/>
                <w:highlight w:val="yellow"/>
                <w:rPrChange w:id="258" w:author="Tom Carruthers" w:date="2016-12-07T21:10:00Z">
                  <w:rPr>
                    <w:rFonts w:ascii="Times New Roman" w:hAnsi="Times New Roman" w:cs="Times New Roman"/>
                    <w:sz w:val="19"/>
                    <w:szCs w:val="19"/>
                  </w:rPr>
                </w:rPrChange>
              </w:rPr>
              <w:t>0.41</w:t>
            </w:r>
            <w:r w:rsidRPr="00BE5737">
              <w:rPr>
                <w:rFonts w:ascii="Times New Roman" w:hAnsi="Times New Roman" w:cs="Times New Roman"/>
                <w:sz w:val="19"/>
                <w:szCs w:val="19"/>
                <w:highlight w:val="yellow"/>
                <w:rPrChange w:id="259" w:author="Tom Carruthers" w:date="2016-12-07T21:10:00Z">
                  <w:rPr>
                    <w:rFonts w:ascii="Times New Roman" w:hAnsi="Times New Roman" w:cs="Times New Roman"/>
                    <w:sz w:val="19"/>
                    <w:szCs w:val="19"/>
                  </w:rPr>
                </w:rPrChange>
              </w:rPr>
              <w:t xml:space="preserve">  </w:t>
            </w:r>
            <w:r w:rsidR="00722735" w:rsidRPr="00BE5737">
              <w:rPr>
                <w:rFonts w:ascii="Times New Roman" w:hAnsi="Times New Roman" w:cs="Times New Roman"/>
                <w:sz w:val="19"/>
                <w:szCs w:val="19"/>
                <w:highlight w:val="yellow"/>
                <w:rPrChange w:id="260" w:author="Tom Carruthers" w:date="2016-12-07T21:10:00Z">
                  <w:rPr>
                    <w:rFonts w:ascii="Times New Roman" w:hAnsi="Times New Roman" w:cs="Times New Roman"/>
                    <w:sz w:val="19"/>
                    <w:szCs w:val="19"/>
                  </w:rPr>
                </w:rPrChange>
              </w:rPr>
              <w:t>0.5</w:t>
            </w:r>
            <w:r w:rsidRPr="00BE5737">
              <w:rPr>
                <w:rFonts w:ascii="Times New Roman" w:hAnsi="Times New Roman" w:cs="Times New Roman"/>
                <w:sz w:val="19"/>
                <w:szCs w:val="19"/>
                <w:highlight w:val="yellow"/>
                <w:rPrChange w:id="261" w:author="Tom Carruthers" w:date="2016-12-07T21:10:00Z">
                  <w:rPr>
                    <w:rFonts w:ascii="Times New Roman" w:hAnsi="Times New Roman" w:cs="Times New Roman"/>
                    <w:sz w:val="19"/>
                    <w:szCs w:val="19"/>
                  </w:rPr>
                </w:rPrChange>
              </w:rPr>
              <w:t xml:space="preserve">   0.58  0.65   </w:t>
            </w:r>
            <w:r w:rsidR="00722735" w:rsidRPr="00BE5737">
              <w:rPr>
                <w:rFonts w:ascii="Times New Roman" w:hAnsi="Times New Roman" w:cs="Times New Roman"/>
                <w:sz w:val="19"/>
                <w:szCs w:val="19"/>
                <w:highlight w:val="yellow"/>
                <w:rPrChange w:id="262" w:author="Tom Carruthers" w:date="2016-12-07T21:10:00Z">
                  <w:rPr>
                    <w:rFonts w:ascii="Times New Roman" w:hAnsi="Times New Roman" w:cs="Times New Roman"/>
                    <w:sz w:val="19"/>
                    <w:szCs w:val="19"/>
                  </w:rPr>
                </w:rPrChange>
              </w:rPr>
              <w:t>0.71</w:t>
            </w:r>
            <w:r w:rsidRPr="00BE5737">
              <w:rPr>
                <w:rFonts w:ascii="Times New Roman" w:hAnsi="Times New Roman" w:cs="Times New Roman"/>
                <w:sz w:val="19"/>
                <w:szCs w:val="19"/>
                <w:highlight w:val="yellow"/>
                <w:rPrChange w:id="263" w:author="Tom Carruthers" w:date="2016-12-07T21:10:00Z">
                  <w:rPr>
                    <w:rFonts w:ascii="Times New Roman" w:hAnsi="Times New Roman" w:cs="Times New Roman"/>
                    <w:sz w:val="19"/>
                    <w:szCs w:val="19"/>
                  </w:rPr>
                </w:rPrChange>
              </w:rPr>
              <w:t xml:space="preserve"> 0.82  </w:t>
            </w:r>
            <w:r w:rsidR="00722735" w:rsidRPr="00BE5737">
              <w:rPr>
                <w:rFonts w:ascii="Times New Roman" w:hAnsi="Times New Roman" w:cs="Times New Roman"/>
                <w:sz w:val="19"/>
                <w:szCs w:val="19"/>
                <w:highlight w:val="yellow"/>
                <w:rPrChange w:id="264" w:author="Tom Carruthers" w:date="2016-12-07T21:10:00Z">
                  <w:rPr>
                    <w:rFonts w:ascii="Times New Roman" w:hAnsi="Times New Roman" w:cs="Times New Roman"/>
                    <w:sz w:val="19"/>
                    <w:szCs w:val="19"/>
                  </w:rPr>
                </w:rPrChange>
              </w:rPr>
              <w:t>0.86</w:t>
            </w:r>
            <w:r w:rsidRPr="00BE5737">
              <w:rPr>
                <w:rFonts w:ascii="Times New Roman" w:hAnsi="Times New Roman" w:cs="Times New Roman"/>
                <w:sz w:val="19"/>
                <w:szCs w:val="19"/>
                <w:highlight w:val="yellow"/>
                <w:rPrChange w:id="265" w:author="Tom Carruthers" w:date="2016-12-07T21:10:00Z">
                  <w:rPr>
                    <w:rFonts w:ascii="Times New Roman" w:hAnsi="Times New Roman" w:cs="Times New Roman"/>
                    <w:sz w:val="19"/>
                    <w:szCs w:val="19"/>
                  </w:rPr>
                </w:rPrChange>
              </w:rPr>
              <w:t xml:space="preserve">  </w:t>
            </w:r>
            <w:r w:rsidR="00722735" w:rsidRPr="00BE5737">
              <w:rPr>
                <w:rFonts w:ascii="Times New Roman" w:hAnsi="Times New Roman" w:cs="Times New Roman"/>
                <w:sz w:val="19"/>
                <w:szCs w:val="19"/>
                <w:highlight w:val="yellow"/>
                <w:rPrChange w:id="266" w:author="Tom Carruthers" w:date="2016-12-07T21:10:00Z">
                  <w:rPr>
                    <w:rFonts w:ascii="Times New Roman" w:hAnsi="Times New Roman" w:cs="Times New Roman"/>
                    <w:sz w:val="19"/>
                    <w:szCs w:val="19"/>
                  </w:rPr>
                </w:rPrChange>
              </w:rPr>
              <w:t>0.9</w:t>
            </w:r>
            <w:r w:rsidRPr="00BE5737">
              <w:rPr>
                <w:rFonts w:ascii="Times New Roman" w:hAnsi="Times New Roman" w:cs="Times New Roman"/>
                <w:sz w:val="19"/>
                <w:szCs w:val="19"/>
                <w:highlight w:val="yellow"/>
                <w:rPrChange w:id="267" w:author="Tom Carruthers" w:date="2016-12-07T21:10:00Z">
                  <w:rPr>
                    <w:rFonts w:ascii="Times New Roman" w:hAnsi="Times New Roman" w:cs="Times New Roman"/>
                    <w:sz w:val="19"/>
                    <w:szCs w:val="19"/>
                  </w:rPr>
                </w:rPrChange>
              </w:rPr>
              <w:t xml:space="preserve">   1</w:t>
            </w:r>
            <w:r w:rsidR="00722735" w:rsidRPr="00BE5737" w:rsidDel="00355A2F">
              <w:rPr>
                <w:rFonts w:ascii="Times New Roman" w:hAnsi="Times New Roman" w:cs="Times New Roman"/>
                <w:sz w:val="20"/>
                <w:szCs w:val="20"/>
                <w:highlight w:val="yellow"/>
                <w:rPrChange w:id="268" w:author="Tom Carruthers" w:date="2016-12-07T21:10:00Z">
                  <w:rPr>
                    <w:rFonts w:ascii="Times New Roman" w:hAnsi="Times New Roman" w:cs="Times New Roman"/>
                    <w:sz w:val="20"/>
                    <w:szCs w:val="20"/>
                  </w:rPr>
                </w:rPrChange>
              </w:rPr>
              <w:t xml:space="preserve"> </w:t>
            </w:r>
          </w:p>
        </w:tc>
      </w:tr>
      <w:tr w:rsidR="00715CB3" w:rsidRPr="00987C9A" w14:paraId="7F3FDFB1" w14:textId="77777777" w:rsidTr="00816E3E">
        <w:tc>
          <w:tcPr>
            <w:tcW w:w="2127" w:type="dxa"/>
          </w:tcPr>
          <w:p w14:paraId="28F57C7F" w14:textId="17AEDF1A" w:rsidR="009F4647" w:rsidRPr="00987C9A" w:rsidRDefault="009F4647" w:rsidP="009E2EE0">
            <w:pPr>
              <w:rPr>
                <w:rFonts w:ascii="Times New Roman" w:hAnsi="Times New Roman" w:cs="Times New Roman"/>
                <w:sz w:val="18"/>
                <w:szCs w:val="18"/>
              </w:rPr>
            </w:pPr>
          </w:p>
        </w:tc>
        <w:tc>
          <w:tcPr>
            <w:tcW w:w="3969" w:type="dxa"/>
            <w:gridSpan w:val="2"/>
          </w:tcPr>
          <w:p w14:paraId="6CB5D399" w14:textId="77777777" w:rsidR="009F4647" w:rsidRPr="00987C9A" w:rsidRDefault="009F4647" w:rsidP="009E2EE0">
            <w:pPr>
              <w:rPr>
                <w:rFonts w:ascii="Times New Roman" w:hAnsi="Times New Roman" w:cs="Times New Roman"/>
                <w:sz w:val="18"/>
                <w:szCs w:val="18"/>
              </w:rPr>
            </w:pPr>
          </w:p>
        </w:tc>
        <w:tc>
          <w:tcPr>
            <w:tcW w:w="3447" w:type="dxa"/>
            <w:gridSpan w:val="2"/>
          </w:tcPr>
          <w:p w14:paraId="16838F05" w14:textId="77777777" w:rsidR="009F4647" w:rsidRPr="00987C9A" w:rsidRDefault="009F4647" w:rsidP="009E2EE0">
            <w:pPr>
              <w:rPr>
                <w:rFonts w:ascii="Times New Roman" w:hAnsi="Times New Roman" w:cs="Times New Roman"/>
                <w:sz w:val="18"/>
                <w:szCs w:val="18"/>
              </w:rPr>
            </w:pPr>
          </w:p>
        </w:tc>
        <w:tc>
          <w:tcPr>
            <w:tcW w:w="2160" w:type="dxa"/>
          </w:tcPr>
          <w:p w14:paraId="50125ECC" w14:textId="77777777" w:rsidR="009F4647" w:rsidRPr="00987C9A" w:rsidRDefault="009F4647" w:rsidP="009E2EE0">
            <w:pPr>
              <w:rPr>
                <w:rFonts w:ascii="Times New Roman" w:hAnsi="Times New Roman" w:cs="Times New Roman"/>
                <w:sz w:val="18"/>
                <w:szCs w:val="18"/>
              </w:rPr>
            </w:pPr>
          </w:p>
        </w:tc>
        <w:tc>
          <w:tcPr>
            <w:tcW w:w="823" w:type="dxa"/>
          </w:tcPr>
          <w:p w14:paraId="6BCBA9D9" w14:textId="77777777" w:rsidR="009F4647" w:rsidRPr="00987C9A" w:rsidRDefault="009F4647" w:rsidP="009E2EE0">
            <w:pPr>
              <w:rPr>
                <w:rFonts w:ascii="Times New Roman" w:hAnsi="Times New Roman" w:cs="Times New Roman"/>
                <w:sz w:val="18"/>
                <w:szCs w:val="18"/>
              </w:rPr>
            </w:pPr>
          </w:p>
        </w:tc>
      </w:tr>
    </w:tbl>
    <w:p w14:paraId="50757EDD" w14:textId="77777777" w:rsidR="00987C9A" w:rsidRDefault="00987C9A" w:rsidP="001B61C4">
      <w:pPr>
        <w:jc w:val="both"/>
        <w:rPr>
          <w:rFonts w:ascii="Times New Roman" w:hAnsi="Times New Roman" w:cs="Times New Roman"/>
          <w:i/>
          <w:sz w:val="24"/>
          <w:szCs w:val="24"/>
        </w:rPr>
      </w:pPr>
    </w:p>
    <w:p w14:paraId="4690BDF9" w14:textId="77777777" w:rsidR="007E218D" w:rsidRDefault="00987C9A" w:rsidP="00406114">
      <w:pPr>
        <w:pStyle w:val="Heading3"/>
        <w:ind w:left="0"/>
      </w:pPr>
      <w:bookmarkStart w:id="269" w:name="_Toc465365334"/>
      <w:r w:rsidRPr="00987C9A">
        <w:t>Estimated parameters</w:t>
      </w:r>
      <w:bookmarkEnd w:id="269"/>
    </w:p>
    <w:p w14:paraId="39D4E38E" w14:textId="77777777" w:rsidR="007E218D" w:rsidRDefault="007E218D" w:rsidP="00406114">
      <w:pPr>
        <w:contextualSpacing/>
        <w:jc w:val="both"/>
        <w:rPr>
          <w:rFonts w:ascii="Times New Roman" w:hAnsi="Times New Roman" w:cs="Times New Roman"/>
          <w:sz w:val="24"/>
          <w:szCs w:val="24"/>
        </w:rPr>
      </w:pPr>
    </w:p>
    <w:p w14:paraId="372AA038" w14:textId="77777777" w:rsidR="007E218D" w:rsidRDefault="00987C9A" w:rsidP="00406114">
      <w:pPr>
        <w:contextualSpacing/>
        <w:jc w:val="both"/>
        <w:rPr>
          <w:rFonts w:ascii="Times New Roman" w:hAnsi="Times New Roman" w:cs="Times New Roman"/>
          <w:sz w:val="24"/>
          <w:szCs w:val="24"/>
        </w:rPr>
      </w:pPr>
      <w:r w:rsidRPr="00987C9A">
        <w:rPr>
          <w:rFonts w:ascii="Times New Roman" w:hAnsi="Times New Roman" w:cs="Times New Roman"/>
          <w:sz w:val="24"/>
          <w:szCs w:val="24"/>
        </w:rPr>
        <w:t xml:space="preserve">The majority of parameters estimated by the model relate to movement probabilities and annual recruitment deviations (Table </w:t>
      </w:r>
      <w:r w:rsidR="007D2E3B">
        <w:rPr>
          <w:rFonts w:ascii="Times New Roman" w:hAnsi="Times New Roman" w:cs="Times New Roman"/>
          <w:sz w:val="24"/>
          <w:szCs w:val="24"/>
        </w:rPr>
        <w:t>8</w:t>
      </w:r>
      <w:r w:rsidR="00C41ECA">
        <w:rPr>
          <w:rFonts w:ascii="Times New Roman" w:hAnsi="Times New Roman" w:cs="Times New Roman"/>
          <w:sz w:val="24"/>
          <w:szCs w:val="24"/>
        </w:rPr>
        <w:t>.</w:t>
      </w:r>
      <w:r w:rsidR="00C30EEE">
        <w:rPr>
          <w:rFonts w:ascii="Times New Roman" w:hAnsi="Times New Roman" w:cs="Times New Roman"/>
          <w:sz w:val="24"/>
          <w:szCs w:val="24"/>
        </w:rPr>
        <w:t>3</w:t>
      </w:r>
      <w:r w:rsidRPr="00987C9A">
        <w:rPr>
          <w:rFonts w:ascii="Times New Roman" w:hAnsi="Times New Roman" w:cs="Times New Roman"/>
          <w:sz w:val="24"/>
          <w:szCs w:val="24"/>
        </w:rPr>
        <w:t xml:space="preserve">). </w:t>
      </w:r>
    </w:p>
    <w:p w14:paraId="795151D1" w14:textId="77777777" w:rsidR="007E218D" w:rsidRDefault="007E218D" w:rsidP="00406114">
      <w:pPr>
        <w:contextualSpacing/>
        <w:jc w:val="both"/>
        <w:rPr>
          <w:rFonts w:ascii="Times New Roman" w:hAnsi="Times New Roman" w:cs="Times New Roman"/>
          <w:sz w:val="24"/>
          <w:szCs w:val="24"/>
        </w:rPr>
      </w:pPr>
    </w:p>
    <w:p w14:paraId="3FBCB816" w14:textId="001E25FF" w:rsidR="007E218D" w:rsidRDefault="00987C9A" w:rsidP="00406114">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Table </w:t>
      </w:r>
      <w:r w:rsidR="00A62F20">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w:t>
      </w:r>
      <w:r w:rsidR="00C30EEE">
        <w:rPr>
          <w:rFonts w:ascii="Times New Roman" w:eastAsiaTheme="minorEastAsia" w:hAnsi="Times New Roman" w:cs="Times New Roman"/>
          <w:sz w:val="24"/>
          <w:szCs w:val="24"/>
          <w:lang w:val="en-CA"/>
        </w:rPr>
        <w:t>3</w:t>
      </w:r>
      <w:r w:rsidRPr="00987C9A">
        <w:rPr>
          <w:rFonts w:ascii="Times New Roman" w:eastAsiaTheme="minorEastAsia" w:hAnsi="Times New Roman" w:cs="Times New Roman"/>
          <w:sz w:val="24"/>
          <w:szCs w:val="24"/>
          <w:lang w:val="en-CA"/>
        </w:rPr>
        <w:t xml:space="preserve">. The parameters estimated by the model. The example is for a possible bluefin tuna operating model of </w:t>
      </w:r>
      <w:r w:rsidR="00D31F40">
        <w:rPr>
          <w:rFonts w:ascii="Times New Roman" w:eastAsiaTheme="minorEastAsia" w:hAnsi="Times New Roman" w:cs="Times New Roman"/>
          <w:sz w:val="24"/>
          <w:szCs w:val="24"/>
          <w:lang w:val="en-CA"/>
        </w:rPr>
        <w:t>10</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areas, 4 </w:t>
      </w:r>
      <w:proofErr w:type="spellStart"/>
      <w:r w:rsidRPr="00987C9A">
        <w:rPr>
          <w:rFonts w:ascii="Times New Roman" w:eastAsiaTheme="minorEastAsia" w:hAnsi="Times New Roman" w:cs="Times New Roman"/>
          <w:sz w:val="24"/>
          <w:szCs w:val="24"/>
          <w:lang w:val="en-CA"/>
        </w:rPr>
        <w:t>subyears</w:t>
      </w:r>
      <w:proofErr w:type="spellEnd"/>
      <w:r w:rsidRPr="00987C9A">
        <w:rPr>
          <w:rFonts w:ascii="Times New Roman" w:eastAsiaTheme="minorEastAsia" w:hAnsi="Times New Roman" w:cs="Times New Roman"/>
          <w:sz w:val="24"/>
          <w:szCs w:val="24"/>
          <w:lang w:val="en-CA"/>
        </w:rPr>
        <w:t xml:space="preserve">, </w:t>
      </w:r>
      <w:r w:rsidR="00D31F40">
        <w:rPr>
          <w:rFonts w:ascii="Times New Roman" w:eastAsiaTheme="minorEastAsia" w:hAnsi="Times New Roman" w:cs="Times New Roman"/>
          <w:sz w:val="24"/>
          <w:szCs w:val="24"/>
          <w:lang w:val="en-CA"/>
        </w:rPr>
        <w:t>14</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fleets, </w:t>
      </w:r>
      <w:r w:rsidR="00D31F40">
        <w:rPr>
          <w:rFonts w:ascii="Times New Roman" w:eastAsiaTheme="minorEastAsia" w:hAnsi="Times New Roman" w:cs="Times New Roman"/>
          <w:sz w:val="24"/>
          <w:szCs w:val="24"/>
          <w:lang w:val="en-CA"/>
        </w:rPr>
        <w:t>5</w:t>
      </w:r>
      <w:r w:rsidR="00D31F40" w:rsidRPr="00987C9A">
        <w:rPr>
          <w:rFonts w:ascii="Times New Roman" w:eastAsiaTheme="minorEastAsia" w:hAnsi="Times New Roman" w:cs="Times New Roman"/>
          <w:sz w:val="24"/>
          <w:szCs w:val="24"/>
          <w:lang w:val="en-CA"/>
        </w:rPr>
        <w:t xml:space="preserve">5 </w:t>
      </w:r>
      <w:r w:rsidRPr="00987C9A">
        <w:rPr>
          <w:rFonts w:ascii="Times New Roman" w:eastAsiaTheme="minorEastAsia" w:hAnsi="Times New Roman" w:cs="Times New Roman"/>
          <w:sz w:val="24"/>
          <w:szCs w:val="24"/>
          <w:lang w:val="en-CA"/>
        </w:rPr>
        <w:t xml:space="preserve">years and </w:t>
      </w:r>
      <w:r w:rsidR="00D31F40">
        <w:rPr>
          <w:rFonts w:ascii="Times New Roman" w:eastAsiaTheme="minorEastAsia" w:hAnsi="Times New Roman" w:cs="Times New Roman"/>
          <w:sz w:val="24"/>
          <w:szCs w:val="24"/>
          <w:lang w:val="en-CA"/>
        </w:rPr>
        <w:t>26</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age classes.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701"/>
        <w:gridCol w:w="972"/>
        <w:gridCol w:w="861"/>
        <w:gridCol w:w="1393"/>
        <w:gridCol w:w="845"/>
      </w:tblGrid>
      <w:tr w:rsidR="00987C9A" w:rsidRPr="00987C9A" w14:paraId="35FA4897" w14:textId="77777777" w:rsidTr="00D31F40">
        <w:trPr>
          <w:gridAfter w:val="2"/>
          <w:wAfter w:w="2238" w:type="dxa"/>
        </w:trPr>
        <w:tc>
          <w:tcPr>
            <w:tcW w:w="2952" w:type="dxa"/>
            <w:tcBorders>
              <w:top w:val="single" w:sz="8" w:space="0" w:color="auto"/>
              <w:bottom w:val="single" w:sz="8" w:space="0" w:color="auto"/>
            </w:tcBorders>
          </w:tcPr>
          <w:p w14:paraId="45EEF2E4"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01" w:type="dxa"/>
            <w:tcBorders>
              <w:top w:val="single" w:sz="8" w:space="0" w:color="auto"/>
              <w:bottom w:val="single" w:sz="8" w:space="0" w:color="auto"/>
            </w:tcBorders>
          </w:tcPr>
          <w:p w14:paraId="7AE8F8EE"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972" w:type="dxa"/>
            <w:tcBorders>
              <w:top w:val="single" w:sz="8" w:space="0" w:color="auto"/>
              <w:bottom w:val="single" w:sz="8" w:space="0" w:color="auto"/>
            </w:tcBorders>
          </w:tcPr>
          <w:p w14:paraId="56A2B613"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Example</w:t>
            </w:r>
          </w:p>
        </w:tc>
        <w:tc>
          <w:tcPr>
            <w:tcW w:w="861" w:type="dxa"/>
            <w:tcBorders>
              <w:top w:val="single" w:sz="8" w:space="0" w:color="auto"/>
              <w:bottom w:val="single" w:sz="8" w:space="0" w:color="auto"/>
            </w:tcBorders>
          </w:tcPr>
          <w:p w14:paraId="3B2FDB3B"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27E06C" w14:textId="77777777" w:rsidTr="00D31F40">
        <w:trPr>
          <w:gridAfter w:val="2"/>
          <w:wAfter w:w="2238" w:type="dxa"/>
        </w:trPr>
        <w:tc>
          <w:tcPr>
            <w:tcW w:w="2952" w:type="dxa"/>
            <w:tcBorders>
              <w:top w:val="single" w:sz="8" w:space="0" w:color="auto"/>
            </w:tcBorders>
          </w:tcPr>
          <w:p w14:paraId="5DBFA0BF"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Unfished recruitment</w:t>
            </w:r>
          </w:p>
        </w:tc>
        <w:tc>
          <w:tcPr>
            <w:tcW w:w="2701" w:type="dxa"/>
            <w:tcBorders>
              <w:top w:val="single" w:sz="8" w:space="0" w:color="auto"/>
            </w:tcBorders>
          </w:tcPr>
          <w:p w14:paraId="1B869BB3"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Borders>
              <w:top w:val="single" w:sz="8" w:space="0" w:color="auto"/>
            </w:tcBorders>
          </w:tcPr>
          <w:p w14:paraId="160FF37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2</w:t>
            </w:r>
          </w:p>
        </w:tc>
        <w:tc>
          <w:tcPr>
            <w:tcW w:w="861" w:type="dxa"/>
            <w:tcBorders>
              <w:top w:val="single" w:sz="8" w:space="0" w:color="auto"/>
            </w:tcBorders>
          </w:tcPr>
          <w:p w14:paraId="7CFC53C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R</w:t>
            </w:r>
            <w:r w:rsidRPr="00987C9A">
              <w:rPr>
                <w:rFonts w:ascii="Times New Roman" w:hAnsi="Times New Roman" w:cs="Times New Roman"/>
                <w:i/>
                <w:sz w:val="20"/>
                <w:szCs w:val="20"/>
                <w:vertAlign w:val="subscript"/>
              </w:rPr>
              <w:t>0</w:t>
            </w:r>
          </w:p>
        </w:tc>
      </w:tr>
      <w:tr w:rsidR="00987C9A" w:rsidRPr="00987C9A" w14:paraId="480AD8CD" w14:textId="77777777" w:rsidTr="00D31F40">
        <w:trPr>
          <w:gridAfter w:val="2"/>
          <w:wAfter w:w="2238" w:type="dxa"/>
        </w:trPr>
        <w:tc>
          <w:tcPr>
            <w:tcW w:w="2952" w:type="dxa"/>
          </w:tcPr>
          <w:p w14:paraId="4FD9804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Length a modal selectivity</w:t>
            </w:r>
          </w:p>
        </w:tc>
        <w:tc>
          <w:tcPr>
            <w:tcW w:w="2701" w:type="dxa"/>
          </w:tcPr>
          <w:p w14:paraId="661BE78E"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roofErr w:type="spellEnd"/>
            <w:r w:rsidRPr="00987C9A">
              <w:rPr>
                <w:rFonts w:ascii="Times New Roman" w:hAnsi="Times New Roman" w:cs="Times New Roman"/>
                <w:i/>
                <w:sz w:val="20"/>
                <w:szCs w:val="20"/>
              </w:rPr>
              <w:t xml:space="preserve"> </w:t>
            </w:r>
          </w:p>
        </w:tc>
        <w:tc>
          <w:tcPr>
            <w:tcW w:w="972" w:type="dxa"/>
          </w:tcPr>
          <w:p w14:paraId="578F2DC4" w14:textId="1FA4459C"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2ADBA9B9"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mode</w:t>
            </w:r>
            <w:proofErr w:type="spellEnd"/>
          </w:p>
        </w:tc>
      </w:tr>
      <w:tr w:rsidR="00987C9A" w:rsidRPr="00987C9A" w14:paraId="53416C47" w14:textId="77777777" w:rsidTr="00D31F40">
        <w:trPr>
          <w:gridAfter w:val="2"/>
          <w:wAfter w:w="2238" w:type="dxa"/>
        </w:trPr>
        <w:tc>
          <w:tcPr>
            <w:tcW w:w="2952" w:type="dxa"/>
          </w:tcPr>
          <w:p w14:paraId="632C0BF5"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Precision of selectivity</w:t>
            </w:r>
          </w:p>
        </w:tc>
        <w:tc>
          <w:tcPr>
            <w:tcW w:w="2701" w:type="dxa"/>
          </w:tcPr>
          <w:p w14:paraId="2BD3ADE4"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roofErr w:type="spellEnd"/>
          </w:p>
        </w:tc>
        <w:tc>
          <w:tcPr>
            <w:tcW w:w="972" w:type="dxa"/>
          </w:tcPr>
          <w:p w14:paraId="72C2CF47" w14:textId="7C0F3E52"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3696D3A0"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prec</w:t>
            </w:r>
            <w:proofErr w:type="spellEnd"/>
          </w:p>
        </w:tc>
      </w:tr>
      <w:tr w:rsidR="00987C9A" w:rsidRPr="00987C9A" w14:paraId="63DEF602" w14:textId="77777777" w:rsidTr="00D31F40">
        <w:trPr>
          <w:gridAfter w:val="2"/>
          <w:wAfter w:w="2238" w:type="dxa"/>
        </w:trPr>
        <w:tc>
          <w:tcPr>
            <w:tcW w:w="2952" w:type="dxa"/>
          </w:tcPr>
          <w:p w14:paraId="0FE3C0C1"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Dome-shape of selectivity</w:t>
            </w:r>
          </w:p>
        </w:tc>
        <w:tc>
          <w:tcPr>
            <w:tcW w:w="2701" w:type="dxa"/>
          </w:tcPr>
          <w:p w14:paraId="2F66613D"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roofErr w:type="spellEnd"/>
          </w:p>
        </w:tc>
        <w:tc>
          <w:tcPr>
            <w:tcW w:w="972" w:type="dxa"/>
          </w:tcPr>
          <w:p w14:paraId="05AD32B0" w14:textId="6FD6D768"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13</w:t>
            </w:r>
          </w:p>
        </w:tc>
        <w:tc>
          <w:tcPr>
            <w:tcW w:w="861" w:type="dxa"/>
          </w:tcPr>
          <w:p w14:paraId="607E2F06" w14:textId="77777777" w:rsidR="00987C9A" w:rsidRPr="00987C9A" w:rsidRDefault="00987C9A" w:rsidP="001B61C4">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dome</w:t>
            </w:r>
            <w:proofErr w:type="spellEnd"/>
          </w:p>
        </w:tc>
      </w:tr>
      <w:tr w:rsidR="00987C9A" w:rsidRPr="00987C9A" w14:paraId="3A91E9D0" w14:textId="77777777" w:rsidTr="00D31F40">
        <w:trPr>
          <w:gridAfter w:val="2"/>
          <w:wAfter w:w="2238" w:type="dxa"/>
        </w:trPr>
        <w:tc>
          <w:tcPr>
            <w:tcW w:w="2952" w:type="dxa"/>
          </w:tcPr>
          <w:p w14:paraId="7B909C17"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Recruitment deviations</w:t>
            </w:r>
          </w:p>
        </w:tc>
        <w:tc>
          <w:tcPr>
            <w:tcW w:w="2701" w:type="dxa"/>
          </w:tcPr>
          <w:p w14:paraId="75C117B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w:t>
            </w: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y</w:t>
            </w:r>
            <w:proofErr w:type="spellEnd"/>
            <w:r w:rsidRPr="00987C9A">
              <w:rPr>
                <w:rFonts w:ascii="Times New Roman" w:hAnsi="Times New Roman" w:cs="Times New Roman"/>
                <w:sz w:val="20"/>
                <w:szCs w:val="20"/>
                <w:vertAlign w:val="subscript"/>
              </w:rPr>
              <w:t xml:space="preserve"> + </w:t>
            </w: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proofErr w:type="spellEnd"/>
            <w:r w:rsidRPr="00987C9A">
              <w:rPr>
                <w:rFonts w:ascii="Times New Roman" w:hAnsi="Times New Roman" w:cs="Times New Roman"/>
                <w:sz w:val="20"/>
                <w:szCs w:val="20"/>
              </w:rPr>
              <w:t xml:space="preserve"> – 1)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0BB89165" w14:textId="2012A825" w:rsidR="00987C9A" w:rsidRPr="00987C9A" w:rsidRDefault="00D31F40" w:rsidP="00D31F40">
            <w:pPr>
              <w:keepNext/>
              <w:keepLines/>
              <w:rPr>
                <w:rFonts w:ascii="Times New Roman" w:hAnsi="Times New Roman" w:cs="Times New Roman"/>
                <w:sz w:val="20"/>
                <w:szCs w:val="20"/>
              </w:rPr>
            </w:pPr>
            <w:r w:rsidRPr="00987C9A">
              <w:rPr>
                <w:rFonts w:ascii="Times New Roman" w:hAnsi="Times New Roman" w:cs="Times New Roman"/>
                <w:sz w:val="20"/>
                <w:szCs w:val="20"/>
              </w:rPr>
              <w:t>1</w:t>
            </w:r>
            <w:r>
              <w:rPr>
                <w:rFonts w:ascii="Times New Roman" w:hAnsi="Times New Roman" w:cs="Times New Roman"/>
                <w:sz w:val="20"/>
                <w:szCs w:val="20"/>
              </w:rPr>
              <w:t>60</w:t>
            </w:r>
          </w:p>
        </w:tc>
        <w:tc>
          <w:tcPr>
            <w:tcW w:w="861" w:type="dxa"/>
          </w:tcPr>
          <w:p w14:paraId="42AE7A2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r</w:t>
            </w:r>
          </w:p>
        </w:tc>
      </w:tr>
      <w:tr w:rsidR="00987C9A" w:rsidRPr="00987C9A" w14:paraId="310DB4E9" w14:textId="77777777" w:rsidTr="00D31F40">
        <w:trPr>
          <w:gridAfter w:val="2"/>
          <w:wAfter w:w="2238" w:type="dxa"/>
        </w:trPr>
        <w:tc>
          <w:tcPr>
            <w:tcW w:w="2952" w:type="dxa"/>
          </w:tcPr>
          <w:p w14:paraId="0AC3A5C2"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Fleet catchability</w:t>
            </w:r>
          </w:p>
        </w:tc>
        <w:tc>
          <w:tcPr>
            <w:tcW w:w="2701" w:type="dxa"/>
          </w:tcPr>
          <w:p w14:paraId="0EBACB1D" w14:textId="77777777" w:rsidR="00987C9A" w:rsidRPr="00987C9A" w:rsidRDefault="00987C9A" w:rsidP="001B61C4">
            <w:pPr>
              <w:keepNext/>
              <w:keepLines/>
              <w:rPr>
                <w:rFonts w:ascii="Times New Roman" w:hAnsi="Times New Roman" w:cs="Times New Roman"/>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roofErr w:type="spellEnd"/>
          </w:p>
        </w:tc>
        <w:tc>
          <w:tcPr>
            <w:tcW w:w="972" w:type="dxa"/>
          </w:tcPr>
          <w:p w14:paraId="2F0EBD86" w14:textId="06C9548F" w:rsidR="00987C9A" w:rsidRPr="00987C9A" w:rsidRDefault="00355A2F" w:rsidP="001B61C4">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63899B0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q</w:t>
            </w:r>
          </w:p>
        </w:tc>
      </w:tr>
      <w:tr w:rsidR="00987C9A" w:rsidRPr="00987C9A" w14:paraId="6A907541" w14:textId="77777777" w:rsidTr="00D31F40">
        <w:trPr>
          <w:gridAfter w:val="2"/>
          <w:wAfter w:w="2238" w:type="dxa"/>
        </w:trPr>
        <w:tc>
          <w:tcPr>
            <w:tcW w:w="2952" w:type="dxa"/>
          </w:tcPr>
          <w:p w14:paraId="75E22628" w14:textId="6D64F49A"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 xml:space="preserve">Movement </w:t>
            </w:r>
            <w:r w:rsidR="00D31F40">
              <w:rPr>
                <w:rFonts w:ascii="Times New Roman" w:hAnsi="Times New Roman" w:cs="Times New Roman"/>
                <w:sz w:val="20"/>
                <w:szCs w:val="20"/>
              </w:rPr>
              <w:t>(gravity model)</w:t>
            </w:r>
          </w:p>
        </w:tc>
        <w:tc>
          <w:tcPr>
            <w:tcW w:w="2701" w:type="dxa"/>
          </w:tcPr>
          <w:p w14:paraId="7FDED2B9" w14:textId="3D9B4867" w:rsidR="00987C9A" w:rsidRPr="00987C9A" w:rsidRDefault="00987C9A" w:rsidP="00D31F40">
            <w:pPr>
              <w:keepNext/>
              <w:keepLines/>
              <w:rPr>
                <w:rFonts w:ascii="Times New Roman" w:hAnsi="Times New Roman" w:cs="Times New Roman"/>
                <w:i/>
                <w:sz w:val="20"/>
                <w:szCs w:val="20"/>
              </w:rPr>
            </w:pPr>
            <w:proofErr w:type="spellStart"/>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r</w:t>
            </w:r>
            <w:proofErr w:type="spellEnd"/>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m</w:t>
            </w:r>
            <w:r w:rsidR="00D31F40" w:rsidRPr="00987C9A">
              <w:rPr>
                <w:rFonts w:ascii="Times New Roman" w:hAnsi="Times New Roman" w:cs="Times New Roman"/>
                <w:sz w:val="20"/>
                <w:szCs w:val="20"/>
              </w:rPr>
              <w:t xml:space="preserve">∙ </w:t>
            </w:r>
            <w:r w:rsidR="00D31F40" w:rsidRPr="00987C9A">
              <w:rPr>
                <w:rFonts w:ascii="Times New Roman" w:hAnsi="Times New Roman" w:cs="Times New Roman"/>
                <w:i/>
                <w:sz w:val="20"/>
                <w:szCs w:val="20"/>
              </w:rPr>
              <w:t>n</w:t>
            </w:r>
            <w:r w:rsidR="00D31F40">
              <w:rPr>
                <w:rFonts w:ascii="Times New Roman" w:hAnsi="Times New Roman" w:cs="Times New Roman"/>
                <w:i/>
                <w:sz w:val="20"/>
                <w:szCs w:val="20"/>
                <w:vertAlign w:val="subscript"/>
              </w:rPr>
              <w:t>s</w:t>
            </w:r>
          </w:p>
        </w:tc>
        <w:tc>
          <w:tcPr>
            <w:tcW w:w="972" w:type="dxa"/>
          </w:tcPr>
          <w:p w14:paraId="22470FB3" w14:textId="09357BFA" w:rsidR="00987C9A" w:rsidRPr="00987C9A" w:rsidRDefault="00D31F40" w:rsidP="001B61C4">
            <w:pPr>
              <w:keepNext/>
              <w:keepLines/>
              <w:rPr>
                <w:rFonts w:ascii="Times New Roman" w:hAnsi="Times New Roman" w:cs="Times New Roman"/>
                <w:sz w:val="20"/>
                <w:szCs w:val="20"/>
              </w:rPr>
            </w:pPr>
            <w:r>
              <w:rPr>
                <w:rFonts w:ascii="Times New Roman" w:hAnsi="Times New Roman" w:cs="Times New Roman"/>
                <w:sz w:val="20"/>
                <w:szCs w:val="20"/>
              </w:rPr>
              <w:t>80</w:t>
            </w:r>
          </w:p>
        </w:tc>
        <w:tc>
          <w:tcPr>
            <w:tcW w:w="861" w:type="dxa"/>
          </w:tcPr>
          <w:p w14:paraId="1B320FAF"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ψ</w:t>
            </w:r>
          </w:p>
        </w:tc>
      </w:tr>
      <w:tr w:rsidR="00987C9A" w:rsidRPr="00987C9A" w14:paraId="2A706390" w14:textId="77777777" w:rsidTr="00D31F40">
        <w:trPr>
          <w:gridAfter w:val="2"/>
          <w:wAfter w:w="2238" w:type="dxa"/>
        </w:trPr>
        <w:tc>
          <w:tcPr>
            <w:tcW w:w="2952" w:type="dxa"/>
          </w:tcPr>
          <w:p w14:paraId="42EF1FCC"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Steepness (recruit. compensation)</w:t>
            </w:r>
          </w:p>
        </w:tc>
        <w:tc>
          <w:tcPr>
            <w:tcW w:w="2701" w:type="dxa"/>
          </w:tcPr>
          <w:p w14:paraId="6AA39F23"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221CED3D" w14:textId="3EF5502B" w:rsidR="00987C9A" w:rsidRPr="00987C9A" w:rsidRDefault="00987C9A" w:rsidP="00D31F40">
            <w:pPr>
              <w:keepNext/>
              <w:keepLines/>
              <w:rPr>
                <w:rFonts w:ascii="Times New Roman" w:hAnsi="Times New Roman" w:cs="Times New Roman"/>
                <w:sz w:val="20"/>
                <w:szCs w:val="20"/>
              </w:rPr>
            </w:pPr>
            <w:r w:rsidRPr="00987C9A">
              <w:rPr>
                <w:rFonts w:ascii="Times New Roman" w:hAnsi="Times New Roman" w:cs="Times New Roman"/>
                <w:sz w:val="20"/>
                <w:szCs w:val="20"/>
              </w:rPr>
              <w:t>2</w:t>
            </w:r>
            <w:r w:rsidR="00355A2F">
              <w:rPr>
                <w:rFonts w:ascii="Times New Roman" w:hAnsi="Times New Roman" w:cs="Times New Roman"/>
                <w:sz w:val="20"/>
                <w:szCs w:val="20"/>
              </w:rPr>
              <w:t xml:space="preserve"> </w:t>
            </w:r>
          </w:p>
        </w:tc>
        <w:tc>
          <w:tcPr>
            <w:tcW w:w="861" w:type="dxa"/>
          </w:tcPr>
          <w:p w14:paraId="4AC609BD" w14:textId="45CF5BF5" w:rsidR="00987C9A" w:rsidRPr="00987C9A" w:rsidRDefault="000826AE" w:rsidP="001B61C4">
            <w:pPr>
              <w:keepNext/>
              <w:keepLines/>
              <w:rPr>
                <w:rFonts w:ascii="Times New Roman" w:hAnsi="Times New Roman" w:cs="Times New Roman"/>
                <w:i/>
                <w:sz w:val="20"/>
                <w:szCs w:val="20"/>
              </w:rPr>
            </w:pPr>
            <w:r>
              <w:rPr>
                <w:rFonts w:ascii="Times New Roman" w:hAnsi="Times New Roman" w:cs="Times New Roman"/>
                <w:i/>
                <w:sz w:val="20"/>
                <w:szCs w:val="20"/>
              </w:rPr>
              <w:t>h*</w:t>
            </w:r>
          </w:p>
        </w:tc>
      </w:tr>
      <w:tr w:rsidR="00987C9A" w:rsidRPr="00987C9A" w14:paraId="692FAD31" w14:textId="77777777" w:rsidTr="00D31F40">
        <w:trPr>
          <w:gridAfter w:val="2"/>
          <w:wAfter w:w="2238" w:type="dxa"/>
        </w:trPr>
        <w:tc>
          <w:tcPr>
            <w:tcW w:w="2952" w:type="dxa"/>
            <w:tcBorders>
              <w:top w:val="single" w:sz="8" w:space="0" w:color="auto"/>
              <w:bottom w:val="single" w:sz="8" w:space="0" w:color="auto"/>
            </w:tcBorders>
          </w:tcPr>
          <w:p w14:paraId="37728104" w14:textId="77777777" w:rsidR="00987C9A" w:rsidRPr="00987C9A" w:rsidRDefault="00987C9A" w:rsidP="001B61C4">
            <w:pPr>
              <w:keepNext/>
              <w:keepLines/>
              <w:rPr>
                <w:rFonts w:ascii="Times New Roman" w:hAnsi="Times New Roman" w:cs="Times New Roman"/>
                <w:sz w:val="20"/>
                <w:szCs w:val="20"/>
              </w:rPr>
            </w:pPr>
          </w:p>
        </w:tc>
        <w:tc>
          <w:tcPr>
            <w:tcW w:w="2701" w:type="dxa"/>
            <w:tcBorders>
              <w:top w:val="single" w:sz="8" w:space="0" w:color="auto"/>
              <w:bottom w:val="single" w:sz="8" w:space="0" w:color="auto"/>
            </w:tcBorders>
          </w:tcPr>
          <w:p w14:paraId="3ECC5936" w14:textId="77777777" w:rsidR="00987C9A" w:rsidRPr="00987C9A" w:rsidRDefault="00987C9A" w:rsidP="001B61C4">
            <w:pPr>
              <w:keepNext/>
              <w:keepLines/>
              <w:jc w:val="right"/>
              <w:rPr>
                <w:rFonts w:ascii="Times New Roman" w:hAnsi="Times New Roman" w:cs="Times New Roman"/>
                <w:sz w:val="20"/>
                <w:szCs w:val="20"/>
              </w:rPr>
            </w:pPr>
            <w:r w:rsidRPr="00987C9A">
              <w:rPr>
                <w:rFonts w:ascii="Times New Roman" w:hAnsi="Times New Roman" w:cs="Times New Roman"/>
                <w:sz w:val="20"/>
                <w:szCs w:val="20"/>
              </w:rPr>
              <w:t>Total</w:t>
            </w:r>
          </w:p>
        </w:tc>
        <w:tc>
          <w:tcPr>
            <w:tcW w:w="972" w:type="dxa"/>
            <w:tcBorders>
              <w:top w:val="single" w:sz="8" w:space="0" w:color="auto"/>
              <w:bottom w:val="single" w:sz="8" w:space="0" w:color="auto"/>
            </w:tcBorders>
          </w:tcPr>
          <w:p w14:paraId="40872F87" w14:textId="63E1DB9E" w:rsidR="00987C9A" w:rsidRPr="00987C9A" w:rsidRDefault="00D31F40" w:rsidP="001B61C4">
            <w:pPr>
              <w:keepNext/>
              <w:keepLines/>
              <w:rPr>
                <w:rFonts w:ascii="Times New Roman" w:hAnsi="Times New Roman" w:cs="Times New Roman"/>
                <w:sz w:val="20"/>
                <w:szCs w:val="20"/>
              </w:rPr>
            </w:pPr>
            <w:r>
              <w:rPr>
                <w:rFonts w:ascii="Times New Roman" w:hAnsi="Times New Roman" w:cs="Times New Roman"/>
                <w:sz w:val="20"/>
                <w:szCs w:val="20"/>
              </w:rPr>
              <w:t>297</w:t>
            </w:r>
          </w:p>
        </w:tc>
        <w:tc>
          <w:tcPr>
            <w:tcW w:w="861" w:type="dxa"/>
            <w:tcBorders>
              <w:top w:val="single" w:sz="8" w:space="0" w:color="auto"/>
              <w:bottom w:val="single" w:sz="8" w:space="0" w:color="auto"/>
            </w:tcBorders>
          </w:tcPr>
          <w:p w14:paraId="1D372FC0" w14:textId="77777777" w:rsidR="00987C9A" w:rsidRPr="00987C9A" w:rsidRDefault="00987C9A" w:rsidP="001B61C4">
            <w:pPr>
              <w:keepNext/>
              <w:keepLines/>
              <w:rPr>
                <w:rFonts w:ascii="Times New Roman" w:hAnsi="Times New Roman" w:cs="Times New Roman"/>
                <w:i/>
                <w:sz w:val="20"/>
                <w:szCs w:val="20"/>
              </w:rPr>
            </w:pPr>
          </w:p>
        </w:tc>
      </w:tr>
      <w:tr w:rsidR="00987C9A" w:rsidRPr="00987C9A" w14:paraId="78505A29" w14:textId="77777777" w:rsidTr="00D31F40">
        <w:tc>
          <w:tcPr>
            <w:tcW w:w="2952" w:type="dxa"/>
          </w:tcPr>
          <w:p w14:paraId="651425D6" w14:textId="77777777" w:rsidR="00987C9A" w:rsidRPr="009B4F22" w:rsidRDefault="000826AE" w:rsidP="000826AE">
            <w:pPr>
              <w:rPr>
                <w:rFonts w:ascii="Times New Roman" w:hAnsi="Times New Roman" w:cs="Times New Roman"/>
                <w:sz w:val="18"/>
                <w:szCs w:val="18"/>
              </w:rPr>
            </w:pPr>
            <w:r>
              <w:rPr>
                <w:rFonts w:ascii="Times New Roman" w:hAnsi="Times New Roman" w:cs="Times New Roman"/>
                <w:sz w:val="18"/>
                <w:szCs w:val="18"/>
              </w:rPr>
              <w:t>*Usually fixed rather than estimated.</w:t>
            </w:r>
          </w:p>
          <w:p w14:paraId="50FC784E" w14:textId="77777777" w:rsidR="00987C9A" w:rsidRPr="00987C9A" w:rsidRDefault="00987C9A" w:rsidP="001B61C4">
            <w:pPr>
              <w:rPr>
                <w:rFonts w:ascii="Times New Roman" w:hAnsi="Times New Roman" w:cs="Times New Roman"/>
                <w:sz w:val="18"/>
                <w:szCs w:val="18"/>
              </w:rPr>
            </w:pPr>
          </w:p>
          <w:p w14:paraId="00A021F4" w14:textId="77777777" w:rsidR="00987C9A" w:rsidRPr="00987C9A" w:rsidRDefault="00987C9A" w:rsidP="001B61C4">
            <w:pPr>
              <w:rPr>
                <w:rFonts w:ascii="Times New Roman" w:hAnsi="Times New Roman" w:cs="Times New Roman"/>
                <w:sz w:val="18"/>
                <w:szCs w:val="18"/>
              </w:rPr>
            </w:pPr>
          </w:p>
        </w:tc>
        <w:tc>
          <w:tcPr>
            <w:tcW w:w="2701" w:type="dxa"/>
          </w:tcPr>
          <w:p w14:paraId="1A434A69" w14:textId="77777777" w:rsidR="00987C9A" w:rsidRPr="00987C9A" w:rsidRDefault="00987C9A" w:rsidP="001B61C4">
            <w:pPr>
              <w:rPr>
                <w:rFonts w:ascii="Times New Roman" w:hAnsi="Times New Roman" w:cs="Times New Roman"/>
                <w:sz w:val="18"/>
                <w:szCs w:val="18"/>
              </w:rPr>
            </w:pPr>
          </w:p>
        </w:tc>
        <w:tc>
          <w:tcPr>
            <w:tcW w:w="972" w:type="dxa"/>
          </w:tcPr>
          <w:p w14:paraId="228A5D8A" w14:textId="77777777" w:rsidR="00987C9A" w:rsidRPr="00987C9A" w:rsidRDefault="00987C9A" w:rsidP="001B61C4">
            <w:pPr>
              <w:rPr>
                <w:rFonts w:ascii="Times New Roman" w:hAnsi="Times New Roman" w:cs="Times New Roman"/>
                <w:sz w:val="18"/>
                <w:szCs w:val="18"/>
              </w:rPr>
            </w:pPr>
          </w:p>
        </w:tc>
        <w:tc>
          <w:tcPr>
            <w:tcW w:w="2254" w:type="dxa"/>
            <w:gridSpan w:val="2"/>
          </w:tcPr>
          <w:p w14:paraId="31332960" w14:textId="77777777" w:rsidR="00987C9A" w:rsidRPr="00987C9A" w:rsidRDefault="00987C9A" w:rsidP="001B61C4">
            <w:pPr>
              <w:rPr>
                <w:rFonts w:ascii="Times New Roman" w:hAnsi="Times New Roman" w:cs="Times New Roman"/>
                <w:sz w:val="18"/>
                <w:szCs w:val="18"/>
              </w:rPr>
            </w:pPr>
          </w:p>
        </w:tc>
        <w:tc>
          <w:tcPr>
            <w:tcW w:w="845" w:type="dxa"/>
          </w:tcPr>
          <w:p w14:paraId="12C7067B" w14:textId="77777777" w:rsidR="00987C9A" w:rsidRPr="00987C9A" w:rsidRDefault="00987C9A" w:rsidP="001B61C4">
            <w:pPr>
              <w:rPr>
                <w:rFonts w:ascii="Times New Roman" w:hAnsi="Times New Roman" w:cs="Times New Roman"/>
                <w:sz w:val="18"/>
                <w:szCs w:val="18"/>
              </w:rPr>
            </w:pPr>
          </w:p>
        </w:tc>
      </w:tr>
    </w:tbl>
    <w:p w14:paraId="3D9FC54D" w14:textId="77777777" w:rsidR="007E218D" w:rsidRDefault="004666A2" w:rsidP="009E2EE0">
      <w:pPr>
        <w:pStyle w:val="Heading3"/>
        <w:ind w:left="0"/>
        <w:jc w:val="both"/>
        <w:rPr>
          <w:rFonts w:eastAsiaTheme="minorEastAsia"/>
        </w:rPr>
      </w:pPr>
      <w:bookmarkStart w:id="270" w:name="_Toc465365335"/>
      <w:r>
        <w:rPr>
          <w:rFonts w:eastAsiaTheme="minorEastAsia"/>
        </w:rPr>
        <w:t>Model predictions to compare with past data</w:t>
      </w:r>
      <w:r w:rsidR="00987C9A" w:rsidRPr="00987C9A">
        <w:rPr>
          <w:rFonts w:eastAsiaTheme="minorEastAsia"/>
        </w:rPr>
        <w:t xml:space="preserve"> and likelihood functions</w:t>
      </w:r>
      <w:bookmarkEnd w:id="270"/>
    </w:p>
    <w:p w14:paraId="3560FA82" w14:textId="77777777" w:rsidR="007E218D" w:rsidRDefault="007E218D" w:rsidP="009E2EE0">
      <w:pPr>
        <w:keepNext/>
        <w:keepLines/>
        <w:jc w:val="both"/>
        <w:rPr>
          <w:rFonts w:ascii="Times New Roman" w:eastAsiaTheme="minorEastAsia" w:hAnsi="Times New Roman" w:cs="Times New Roman"/>
          <w:sz w:val="24"/>
          <w:szCs w:val="24"/>
          <w:lang w:val="en-CA"/>
        </w:rPr>
      </w:pPr>
    </w:p>
    <w:p w14:paraId="64771767" w14:textId="77777777" w:rsidR="007E218D" w:rsidRDefault="00987C9A" w:rsidP="009E2EE0">
      <w:pPr>
        <w:keepNext/>
        <w:keepLines/>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summary of likelihood functions can be found in 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w:t>
      </w:r>
    </w:p>
    <w:p w14:paraId="47C9C3E0" w14:textId="77777777" w:rsidR="007E218D" w:rsidRDefault="007E218D" w:rsidP="009E2EE0">
      <w:pPr>
        <w:keepNext/>
        <w:keepLines/>
        <w:jc w:val="both"/>
        <w:rPr>
          <w:rFonts w:ascii="Times New Roman" w:eastAsiaTheme="minorEastAsia" w:hAnsi="Times New Roman" w:cs="Times New Roman"/>
          <w:sz w:val="24"/>
          <w:szCs w:val="24"/>
          <w:lang w:val="en-CA"/>
        </w:rPr>
      </w:pPr>
    </w:p>
    <w:p w14:paraId="226C531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For each fleet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total predicted catches in </w:t>
      </w:r>
      <w:proofErr w:type="gramStart"/>
      <w:r w:rsidRPr="00987C9A">
        <w:rPr>
          <w:rFonts w:ascii="Times New Roman" w:eastAsiaTheme="minorEastAsia" w:hAnsi="Times New Roman" w:cs="Times New Roman"/>
          <w:sz w:val="24"/>
          <w:szCs w:val="24"/>
          <w:lang w:val="en-CA"/>
        </w:rPr>
        <w:t xml:space="preserve">weight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m:t>
            </m:r>
          </m:e>
        </m:acc>
      </m:oMath>
      <w:r w:rsidRPr="00987C9A">
        <w:rPr>
          <w:rFonts w:ascii="Times New Roman" w:eastAsiaTheme="minorEastAsia" w:hAnsi="Times New Roman" w:cs="Times New Roman"/>
          <w:sz w:val="24"/>
          <w:szCs w:val="24"/>
          <w:lang w:val="en-CA"/>
        </w:rPr>
        <w:t>, are calculated from the Baranov equation:</w:t>
      </w:r>
    </w:p>
    <w:p w14:paraId="30BBCC8E" w14:textId="77777777" w:rsidR="007E218D" w:rsidRDefault="007E218D" w:rsidP="009E2EE0">
      <w:pPr>
        <w:jc w:val="both"/>
        <w:rPr>
          <w:rFonts w:ascii="Times New Roman" w:eastAsiaTheme="minorEastAsia" w:hAnsi="Times New Roman" w:cs="Times New Roman"/>
          <w:sz w:val="24"/>
          <w:szCs w:val="24"/>
          <w:lang w:val="en-CA"/>
        </w:rPr>
      </w:pPr>
    </w:p>
    <w:p w14:paraId="2FA33675" w14:textId="77777777" w:rsidR="007E218D" w:rsidRDefault="005634D5"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236CFC4D" w14:textId="77777777" w:rsidR="007E218D" w:rsidRDefault="007E218D" w:rsidP="009E2EE0">
      <w:pPr>
        <w:jc w:val="both"/>
        <w:rPr>
          <w:rFonts w:ascii="Times New Roman" w:eastAsiaTheme="minorEastAsia" w:hAnsi="Times New Roman" w:cs="Times New Roman"/>
          <w:sz w:val="24"/>
          <w:szCs w:val="24"/>
          <w:lang w:val="en-CA"/>
        </w:rPr>
      </w:pPr>
    </w:p>
    <w:p w14:paraId="2717C8A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predicted catches in numbers at age </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CAA</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w:t>
      </w:r>
      <w:r w:rsidR="004A385F">
        <w:rPr>
          <w:rFonts w:ascii="Times New Roman" w:eastAsiaTheme="minorEastAsia" w:hAnsi="Times New Roman" w:cs="Times New Roman"/>
          <w:sz w:val="24"/>
          <w:szCs w:val="24"/>
          <w:lang w:val="en-CA"/>
        </w:rPr>
        <w:t>are</w:t>
      </w:r>
      <w:r w:rsidRPr="00987C9A">
        <w:rPr>
          <w:rFonts w:ascii="Times New Roman" w:eastAsiaTheme="minorEastAsia" w:hAnsi="Times New Roman" w:cs="Times New Roman"/>
          <w:sz w:val="24"/>
          <w:szCs w:val="24"/>
          <w:lang w:val="en-CA"/>
        </w:rPr>
        <w:t xml:space="preserve"> given by:</w:t>
      </w:r>
    </w:p>
    <w:p w14:paraId="567873DF" w14:textId="77777777" w:rsidR="007E218D" w:rsidRDefault="007E218D" w:rsidP="009E2EE0">
      <w:pPr>
        <w:jc w:val="both"/>
        <w:rPr>
          <w:rFonts w:ascii="Times New Roman" w:eastAsiaTheme="minorEastAsia" w:hAnsi="Times New Roman" w:cs="Times New Roman"/>
          <w:sz w:val="24"/>
          <w:szCs w:val="24"/>
          <w:lang w:val="en-CA"/>
        </w:rPr>
      </w:pPr>
    </w:p>
    <w:p w14:paraId="6602125E" w14:textId="77777777" w:rsidR="007E218D" w:rsidRDefault="005634D5"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2</w:t>
      </w:r>
      <w:r w:rsidR="00CA792F">
        <w:rPr>
          <w:rFonts w:ascii="Times New Roman" w:eastAsiaTheme="minorEastAsia" w:hAnsi="Times New Roman" w:cs="Times New Roman"/>
          <w:sz w:val="24"/>
          <w:szCs w:val="24"/>
          <w:lang w:val="en-CA"/>
        </w:rPr>
        <w:t>)</w:t>
      </w:r>
    </w:p>
    <w:p w14:paraId="7887909D" w14:textId="77777777" w:rsidR="007E218D" w:rsidRDefault="007E218D" w:rsidP="009E2EE0">
      <w:pPr>
        <w:jc w:val="both"/>
        <w:rPr>
          <w:rFonts w:ascii="Times New Roman" w:eastAsiaTheme="minorEastAsia" w:hAnsi="Times New Roman" w:cs="Times New Roman"/>
          <w:sz w:val="24"/>
          <w:szCs w:val="24"/>
          <w:lang w:val="en-CA"/>
        </w:rPr>
      </w:pPr>
    </w:p>
    <w:p w14:paraId="03C3C98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can be converted to a prediction of total catches in numbers by length class </w:t>
      </w:r>
      <w:r w:rsidRPr="00987C9A">
        <w:rPr>
          <w:rFonts w:ascii="Times New Roman" w:eastAsiaTheme="minorEastAsia" w:hAnsi="Times New Roman" w:cs="Times New Roman"/>
          <w:i/>
          <w:sz w:val="24"/>
          <w:szCs w:val="24"/>
          <w:lang w:val="en-CA"/>
        </w:rPr>
        <w:t>CAL</w:t>
      </w:r>
      <w:r w:rsidRPr="00987C9A">
        <w:rPr>
          <w:rFonts w:ascii="Times New Roman" w:eastAsiaTheme="minorEastAsia" w:hAnsi="Times New Roman" w:cs="Times New Roman"/>
          <w:sz w:val="24"/>
          <w:szCs w:val="24"/>
          <w:lang w:val="en-CA"/>
        </w:rPr>
        <w:t xml:space="preserve"> using a stock specific inverse age-length key, </w:t>
      </w:r>
      <w:r w:rsidRPr="00987C9A">
        <w:rPr>
          <w:rFonts w:ascii="Times New Roman" w:eastAsiaTheme="minorEastAsia" w:hAnsi="Times New Roman" w:cs="Times New Roman"/>
          <w:i/>
          <w:sz w:val="24"/>
          <w:szCs w:val="24"/>
          <w:lang w:val="en-CA"/>
        </w:rPr>
        <w:t>LAK</w:t>
      </w:r>
      <w:r w:rsidRPr="00987C9A">
        <w:rPr>
          <w:rFonts w:ascii="Times New Roman" w:eastAsiaTheme="minorEastAsia" w:hAnsi="Times New Roman" w:cs="Times New Roman"/>
          <w:sz w:val="24"/>
          <w:szCs w:val="24"/>
          <w:lang w:val="en-CA"/>
        </w:rPr>
        <w:t xml:space="preserve">: </w:t>
      </w:r>
    </w:p>
    <w:p w14:paraId="09170881" w14:textId="77777777" w:rsidR="007E218D" w:rsidRDefault="007E218D" w:rsidP="009E2EE0">
      <w:pPr>
        <w:jc w:val="both"/>
        <w:rPr>
          <w:rFonts w:ascii="Times New Roman" w:eastAsiaTheme="minorEastAsia" w:hAnsi="Times New Roman" w:cs="Times New Roman"/>
          <w:sz w:val="24"/>
          <w:szCs w:val="24"/>
          <w:lang w:val="en-CA"/>
        </w:rPr>
      </w:pPr>
    </w:p>
    <w:p w14:paraId="53ADE2C7" w14:textId="77777777" w:rsidR="007E218D" w:rsidRDefault="005634D5"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3</w:t>
      </w:r>
      <w:r w:rsidR="00CA792F">
        <w:rPr>
          <w:rFonts w:ascii="Times New Roman" w:eastAsiaTheme="minorEastAsia" w:hAnsi="Times New Roman" w:cs="Times New Roman"/>
          <w:sz w:val="24"/>
          <w:szCs w:val="24"/>
          <w:lang w:val="en-CA"/>
        </w:rPr>
        <w:t>)</w:t>
      </w:r>
    </w:p>
    <w:p w14:paraId="50E1C2AF" w14:textId="77777777" w:rsidR="007E218D" w:rsidRDefault="007E218D" w:rsidP="009E2EE0">
      <w:pPr>
        <w:jc w:val="both"/>
        <w:rPr>
          <w:rFonts w:ascii="Times New Roman" w:eastAsiaTheme="minorEastAsia" w:hAnsi="Times New Roman" w:cs="Times New Roman"/>
          <w:sz w:val="24"/>
          <w:szCs w:val="24"/>
          <w:lang w:val="en-CA"/>
        </w:rPr>
      </w:pPr>
    </w:p>
    <w:p w14:paraId="7FF69DF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spawning stock biomass </w:t>
      </w:r>
      <w:proofErr w:type="gramStart"/>
      <w:r w:rsidRPr="00987C9A">
        <w:rPr>
          <w:rFonts w:ascii="Times New Roman" w:eastAsiaTheme="minorEastAsia" w:hAnsi="Times New Roman" w:cs="Times New Roman"/>
          <w:sz w:val="24"/>
          <w:szCs w:val="24"/>
          <w:lang w:val="en-CA"/>
        </w:rPr>
        <w:t xml:space="preserve">indices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Issb</m:t>
            </m:r>
          </m:e>
        </m:acc>
      </m:oMath>
      <w:r w:rsidRPr="00987C9A">
        <w:rPr>
          <w:rFonts w:ascii="Times New Roman" w:eastAsiaTheme="minorEastAsia" w:hAnsi="Times New Roman" w:cs="Times New Roman"/>
          <w:sz w:val="24"/>
          <w:szCs w:val="24"/>
          <w:lang w:val="en-CA"/>
        </w:rPr>
        <w:t xml:space="preserve">, that are standardized to have a mean of 1 for each stock over the total number of years </w:t>
      </w:r>
      <w:proofErr w:type="spellStart"/>
      <w:r w:rsidRPr="00987C9A">
        <w:rPr>
          <w:rFonts w:ascii="Times New Roman" w:eastAsiaTheme="minorEastAsia" w:hAnsi="Times New Roman" w:cs="Times New Roman"/>
          <w:i/>
          <w:sz w:val="24"/>
          <w:szCs w:val="24"/>
          <w:lang w:val="en-CA"/>
        </w:rPr>
        <w:t>n</w:t>
      </w:r>
      <w:r w:rsidR="00EC0C87" w:rsidRPr="00406114">
        <w:rPr>
          <w:rFonts w:ascii="Times New Roman" w:eastAsiaTheme="minorEastAsia" w:hAnsi="Times New Roman" w:cs="Times New Roman"/>
          <w:i/>
          <w:sz w:val="24"/>
          <w:szCs w:val="24"/>
          <w:vertAlign w:val="subscript"/>
          <w:lang w:val="en-CA"/>
        </w:rPr>
        <w:t>y</w:t>
      </w:r>
      <w:proofErr w:type="spellEnd"/>
      <w:r w:rsidRPr="00987C9A">
        <w:rPr>
          <w:rFonts w:ascii="Times New Roman" w:eastAsiaTheme="minorEastAsia" w:hAnsi="Times New Roman" w:cs="Times New Roman"/>
          <w:sz w:val="24"/>
          <w:szCs w:val="24"/>
          <w:lang w:val="en-CA"/>
        </w:rPr>
        <w:t>:</w:t>
      </w:r>
    </w:p>
    <w:p w14:paraId="3317309A" w14:textId="77777777" w:rsidR="007E218D" w:rsidRDefault="007E218D" w:rsidP="009E2EE0">
      <w:pPr>
        <w:jc w:val="both"/>
        <w:rPr>
          <w:rFonts w:ascii="Times New Roman" w:eastAsiaTheme="minorEastAsia" w:hAnsi="Times New Roman" w:cs="Times New Roman"/>
          <w:sz w:val="24"/>
          <w:szCs w:val="24"/>
          <w:lang w:val="en-CA"/>
        </w:rPr>
      </w:pPr>
    </w:p>
    <w:p w14:paraId="1BB04104" w14:textId="77777777" w:rsidR="007E218D" w:rsidRDefault="005634D5"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4</w:t>
      </w:r>
      <w:r w:rsidR="00CA792F">
        <w:rPr>
          <w:rFonts w:ascii="Times New Roman" w:eastAsiaTheme="minorEastAsia" w:hAnsi="Times New Roman" w:cs="Times New Roman"/>
          <w:sz w:val="24"/>
          <w:szCs w:val="24"/>
          <w:lang w:val="en-CA"/>
        </w:rPr>
        <w:t>)</w:t>
      </w:r>
    </w:p>
    <w:p w14:paraId="53BAEB5A" w14:textId="77777777" w:rsidR="007E218D" w:rsidRDefault="007E218D" w:rsidP="009E2EE0">
      <w:pPr>
        <w:jc w:val="both"/>
        <w:rPr>
          <w:rFonts w:ascii="Times New Roman" w:eastAsiaTheme="minorEastAsia" w:hAnsi="Times New Roman" w:cs="Times New Roman"/>
          <w:sz w:val="24"/>
          <w:szCs w:val="24"/>
          <w:lang w:val="en-CA"/>
        </w:rPr>
      </w:pPr>
    </w:p>
    <w:p w14:paraId="44E3BEA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w:t>
      </w:r>
      <w:r w:rsidR="004666A2">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w:t>
      </w:r>
      <w:proofErr w:type="gramStart"/>
      <w:r w:rsidRPr="00987C9A">
        <w:rPr>
          <w:rFonts w:ascii="Times New Roman" w:eastAsiaTheme="minorEastAsia" w:hAnsi="Times New Roman" w:cs="Times New Roman"/>
          <w:sz w:val="24"/>
          <w:szCs w:val="24"/>
          <w:lang w:val="en-CA"/>
        </w:rPr>
        <w:t xml:space="preserve">indices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m:t>
            </m:r>
          </m:e>
        </m:acc>
      </m:oMath>
      <w:r w:rsidRPr="00987C9A">
        <w:rPr>
          <w:rFonts w:ascii="Times New Roman" w:eastAsiaTheme="minorEastAsia" w:hAnsi="Times New Roman" w:cs="Times New Roman"/>
          <w:sz w:val="24"/>
          <w:szCs w:val="24"/>
          <w:lang w:val="en-CA"/>
        </w:rPr>
        <w:t>, by fleet that are standardized to have a mean of 1 for each fleet:</w:t>
      </w:r>
    </w:p>
    <w:p w14:paraId="7016CAA9" w14:textId="77777777" w:rsidR="007E218D" w:rsidRDefault="007E218D" w:rsidP="009E2EE0">
      <w:pPr>
        <w:jc w:val="both"/>
        <w:rPr>
          <w:rFonts w:ascii="Times New Roman" w:eastAsiaTheme="minorEastAsia" w:hAnsi="Times New Roman" w:cs="Times New Roman"/>
          <w:sz w:val="24"/>
          <w:szCs w:val="24"/>
          <w:lang w:val="en-CA"/>
        </w:rPr>
      </w:pPr>
    </w:p>
    <w:p w14:paraId="3569B11A" w14:textId="77777777" w:rsidR="007E218D" w:rsidRDefault="005634D5"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5</w:t>
      </w:r>
      <w:r w:rsidR="00CA792F">
        <w:rPr>
          <w:rFonts w:ascii="Times New Roman" w:eastAsiaTheme="minorEastAsia" w:hAnsi="Times New Roman" w:cs="Times New Roman"/>
          <w:sz w:val="24"/>
          <w:szCs w:val="24"/>
          <w:lang w:val="en-CA"/>
        </w:rPr>
        <w:t>)</w:t>
      </w:r>
    </w:p>
    <w:p w14:paraId="32BC0817" w14:textId="77777777" w:rsidR="007E218D" w:rsidRDefault="007E218D" w:rsidP="009E2EE0">
      <w:pPr>
        <w:jc w:val="both"/>
        <w:rPr>
          <w:rFonts w:ascii="Times New Roman" w:eastAsiaTheme="minorEastAsia" w:hAnsi="Times New Roman" w:cs="Times New Roman"/>
          <w:sz w:val="24"/>
          <w:szCs w:val="24"/>
          <w:lang w:val="en-CA"/>
        </w:rPr>
      </w:pPr>
    </w:p>
    <w:p w14:paraId="728F256E" w14:textId="77777777" w:rsidR="007E218D" w:rsidRDefault="004666A2" w:rsidP="009E2EE0">
      <w:pPr>
        <w:jc w:val="both"/>
        <w:rPr>
          <w:rFonts w:ascii="Times New Roman" w:eastAsiaTheme="minorEastAsia" w:hAnsi="Times New Roman" w:cs="Times New Roman"/>
          <w:sz w:val="24"/>
          <w:szCs w:val="24"/>
          <w:lang w:val="en-CA"/>
        </w:rPr>
      </w:pPr>
      <w:proofErr w:type="gramStart"/>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here</w:t>
      </w:r>
      <w:proofErr w:type="gramEnd"/>
      <w:r w:rsidR="00987C9A"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exploitable</w:t>
      </w:r>
      <w:r w:rsidR="00987C9A" w:rsidRPr="00987C9A">
        <w:rPr>
          <w:rFonts w:ascii="Times New Roman" w:eastAsiaTheme="minorEastAsia" w:hAnsi="Times New Roman" w:cs="Times New Roman"/>
          <w:sz w:val="24"/>
          <w:szCs w:val="24"/>
          <w:lang w:val="en-CA"/>
        </w:rPr>
        <w:t xml:space="preserve"> biomass </w:t>
      </w:r>
      <w:r w:rsidR="00987C9A" w:rsidRPr="00987C9A">
        <w:rPr>
          <w:rFonts w:ascii="Times New Roman" w:eastAsiaTheme="minorEastAsia" w:hAnsi="Times New Roman" w:cs="Times New Roman"/>
          <w:i/>
          <w:sz w:val="24"/>
          <w:szCs w:val="24"/>
          <w:lang w:val="en-CA"/>
        </w:rPr>
        <w:t>V</w:t>
      </w:r>
      <w:r w:rsidR="00987C9A" w:rsidRPr="00987C9A">
        <w:rPr>
          <w:rFonts w:ascii="Times New Roman" w:eastAsiaTheme="minorEastAsia" w:hAnsi="Times New Roman" w:cs="Times New Roman"/>
          <w:sz w:val="24"/>
          <w:szCs w:val="24"/>
          <w:lang w:val="en-CA"/>
        </w:rPr>
        <w:t xml:space="preserve"> is calculated</w:t>
      </w:r>
      <w:r>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789BED4F" w14:textId="77777777" w:rsidR="007E218D" w:rsidRDefault="007E218D" w:rsidP="009E2EE0">
      <w:pPr>
        <w:jc w:val="both"/>
        <w:rPr>
          <w:rFonts w:ascii="Times New Roman" w:eastAsiaTheme="minorEastAsia" w:hAnsi="Times New Roman" w:cs="Times New Roman"/>
          <w:sz w:val="24"/>
          <w:szCs w:val="24"/>
          <w:lang w:val="en-CA"/>
        </w:rPr>
      </w:pPr>
    </w:p>
    <w:p w14:paraId="10EBF5C0" w14:textId="77777777" w:rsidR="007E218D" w:rsidRDefault="005634D5"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d>
                      </m:e>
                    </m:nary>
                  </m:e>
                </m:nary>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6</w:t>
      </w:r>
      <w:r w:rsidR="00CA792F">
        <w:rPr>
          <w:rFonts w:ascii="Times New Roman" w:eastAsiaTheme="minorEastAsia" w:hAnsi="Times New Roman" w:cs="Times New Roman"/>
          <w:sz w:val="24"/>
          <w:szCs w:val="24"/>
          <w:lang w:val="en-CA"/>
        </w:rPr>
        <w:t>)</w:t>
      </w:r>
    </w:p>
    <w:p w14:paraId="473F7894" w14:textId="77777777" w:rsidR="007E218D" w:rsidRDefault="007E218D" w:rsidP="009E2EE0">
      <w:pPr>
        <w:jc w:val="both"/>
        <w:rPr>
          <w:rFonts w:ascii="Times New Roman" w:eastAsiaTheme="minorEastAsia" w:hAnsi="Times New Roman" w:cs="Times New Roman"/>
          <w:sz w:val="24"/>
          <w:szCs w:val="24"/>
          <w:lang w:val="en-CA"/>
        </w:rPr>
      </w:pPr>
    </w:p>
    <w:p w14:paraId="6901979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stock of origin composition of </w:t>
      </w:r>
      <w:proofErr w:type="gramStart"/>
      <w:r w:rsidRPr="00987C9A">
        <w:rPr>
          <w:rFonts w:ascii="Times New Roman" w:eastAsiaTheme="minorEastAsia" w:hAnsi="Times New Roman" w:cs="Times New Roman"/>
          <w:sz w:val="24"/>
          <w:szCs w:val="24"/>
          <w:lang w:val="en-CA"/>
        </w:rPr>
        <w:t xml:space="preserve">catches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oMath>
      <w:r w:rsidRPr="00987C9A">
        <w:rPr>
          <w:rFonts w:ascii="Times New Roman" w:eastAsiaTheme="minorEastAsia" w:hAnsi="Times New Roman" w:cs="Times New Roman"/>
          <w:sz w:val="24"/>
          <w:szCs w:val="24"/>
          <w:lang w:val="en-CA"/>
        </w:rPr>
        <w:t>, from predicted catch numbers at age:</w:t>
      </w:r>
    </w:p>
    <w:p w14:paraId="7D213CD1" w14:textId="77777777" w:rsidR="007E218D" w:rsidRDefault="007E218D" w:rsidP="009E2EE0">
      <w:pPr>
        <w:jc w:val="both"/>
        <w:rPr>
          <w:rFonts w:ascii="Times New Roman" w:eastAsiaTheme="minorEastAsia" w:hAnsi="Times New Roman" w:cs="Times New Roman"/>
          <w:sz w:val="24"/>
          <w:szCs w:val="24"/>
          <w:lang w:val="en-CA"/>
        </w:rPr>
      </w:pPr>
    </w:p>
    <w:p w14:paraId="7F270A45" w14:textId="77777777" w:rsidR="007E218D" w:rsidRDefault="005634D5"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7</w:t>
      </w:r>
      <w:r w:rsidR="00CA792F">
        <w:rPr>
          <w:rFonts w:ascii="Times New Roman" w:eastAsiaTheme="minorEastAsia" w:hAnsi="Times New Roman" w:cs="Times New Roman"/>
          <w:sz w:val="24"/>
          <w:szCs w:val="24"/>
          <w:lang w:val="en-CA"/>
        </w:rPr>
        <w:t>)</w:t>
      </w:r>
    </w:p>
    <w:p w14:paraId="17C1EC16" w14:textId="77777777" w:rsidR="007E218D" w:rsidRDefault="007E218D" w:rsidP="009E2EE0">
      <w:pPr>
        <w:jc w:val="both"/>
        <w:rPr>
          <w:rFonts w:ascii="Times New Roman" w:eastAsiaTheme="minorEastAsia" w:hAnsi="Times New Roman" w:cs="Times New Roman"/>
          <w:sz w:val="24"/>
          <w:szCs w:val="24"/>
          <w:lang w:val="en-CA"/>
        </w:rPr>
      </w:pPr>
    </w:p>
    <w:p w14:paraId="058AB49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log-normal likelihood function </w:t>
      </w:r>
      <w:r w:rsidR="004A385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assumed for total catches by fleet. The</w:t>
      </w:r>
      <w:r w:rsidR="00392739">
        <w:rPr>
          <w:rFonts w:ascii="Times New Roman" w:eastAsiaTheme="minorEastAsia" w:hAnsi="Times New Roman" w:cs="Times New Roman"/>
          <w:sz w:val="24"/>
          <w:szCs w:val="24"/>
          <w:lang w:val="en-CA"/>
        </w:rPr>
        <w:t xml:space="preserve"> negative</w:t>
      </w:r>
      <w:r w:rsidRPr="00987C9A">
        <w:rPr>
          <w:rFonts w:ascii="Times New Roman" w:eastAsiaTheme="minorEastAsia" w:hAnsi="Times New Roman" w:cs="Times New Roman"/>
          <w:sz w:val="24"/>
          <w:szCs w:val="24"/>
          <w:lang w:val="en-CA"/>
        </w:rPr>
        <w:t xml:space="preserve"> log-likelihood </w:t>
      </w:r>
      <w:r w:rsidR="00392739">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calculated</w:t>
      </w:r>
      <w:r w:rsidR="00392739">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53E482A" w14:textId="77777777" w:rsidR="007E218D" w:rsidRDefault="007E218D" w:rsidP="009E2EE0">
      <w:pPr>
        <w:jc w:val="both"/>
        <w:rPr>
          <w:rFonts w:ascii="Times New Roman" w:eastAsiaTheme="minorEastAsia" w:hAnsi="Times New Roman" w:cs="Times New Roman"/>
          <w:sz w:val="24"/>
          <w:szCs w:val="24"/>
          <w:lang w:val="en-CA"/>
        </w:rPr>
      </w:pPr>
    </w:p>
    <w:p w14:paraId="3163482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C</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up>
                                <m:r>
                                  <m:rPr>
                                    <m:sty m:val="p"/>
                                  </m:rPr>
                                  <w:rPr>
                                    <w:rFonts w:ascii="Cambria Math" w:eastAsiaTheme="minorEastAsia" w:hAnsi="Cambria Math" w:cs="Times New Roman"/>
                                    <w:sz w:val="24"/>
                                    <w:szCs w:val="24"/>
                                    <w:lang w:val="en-CA"/>
                                  </w:rPr>
                                  <m:t>2</m:t>
                                </m:r>
                              </m:sup>
                            </m:sSubSup>
                          </m:den>
                        </m:f>
                      </m:e>
                    </m:nary>
                  </m:e>
                </m:nary>
              </m:e>
            </m:nary>
          </m:e>
        </m:nary>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p>
    <w:p w14:paraId="48D3D24A" w14:textId="77777777" w:rsidR="007E218D" w:rsidRDefault="007E218D" w:rsidP="009E2EE0">
      <w:pPr>
        <w:jc w:val="both"/>
        <w:rPr>
          <w:rFonts w:ascii="Times New Roman" w:eastAsiaTheme="minorEastAsia" w:hAnsi="Times New Roman" w:cs="Times New Roman"/>
          <w:sz w:val="24"/>
          <w:szCs w:val="24"/>
          <w:lang w:val="en-CA"/>
        </w:rPr>
      </w:pPr>
    </w:p>
    <w:p w14:paraId="01373DB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w:t>
      </w:r>
      <w:r w:rsidR="004A385F">
        <w:rPr>
          <w:rFonts w:ascii="Times New Roman" w:eastAsiaTheme="minorEastAsia" w:hAnsi="Times New Roman" w:cs="Times New Roman"/>
          <w:sz w:val="24"/>
          <w:szCs w:val="24"/>
          <w:lang w:val="en-CA"/>
        </w:rPr>
        <w:t>s</w:t>
      </w:r>
      <w:r w:rsidRPr="00987C9A">
        <w:rPr>
          <w:rFonts w:ascii="Times New Roman" w:eastAsiaTheme="minorEastAsia" w:hAnsi="Times New Roman" w:cs="Times New Roman"/>
          <w:sz w:val="24"/>
          <w:szCs w:val="24"/>
          <w:lang w:val="en-CA"/>
        </w:rPr>
        <w:t xml:space="preserve"> for indices of </w:t>
      </w:r>
      <w:r w:rsidR="00392739">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and spawning stock biomass </w:t>
      </w:r>
      <w:r w:rsidR="0003012F">
        <w:rPr>
          <w:rFonts w:ascii="Times New Roman" w:eastAsiaTheme="minorEastAsia" w:hAnsi="Times New Roman" w:cs="Times New Roman"/>
          <w:sz w:val="24"/>
          <w:szCs w:val="24"/>
          <w:lang w:val="en-CA"/>
        </w:rPr>
        <w:t>a</w:t>
      </w:r>
      <w:r w:rsidRPr="00987C9A">
        <w:rPr>
          <w:rFonts w:ascii="Times New Roman" w:eastAsiaTheme="minorEastAsia" w:hAnsi="Times New Roman" w:cs="Times New Roman"/>
          <w:sz w:val="24"/>
          <w:szCs w:val="24"/>
          <w:lang w:val="en-CA"/>
        </w:rPr>
        <w:t>re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F4797B5" w14:textId="77777777" w:rsidR="007E218D" w:rsidRDefault="007E218D" w:rsidP="009E2EE0">
      <w:pPr>
        <w:jc w:val="both"/>
        <w:rPr>
          <w:rFonts w:ascii="Times New Roman" w:eastAsiaTheme="minorEastAsia" w:hAnsi="Times New Roman" w:cs="Times New Roman"/>
          <w:sz w:val="24"/>
          <w:szCs w:val="24"/>
          <w:lang w:val="en-CA"/>
        </w:rPr>
      </w:pPr>
    </w:p>
    <w:p w14:paraId="3893C8C2" w14:textId="77777777" w:rsidR="007E218D" w:rsidRDefault="005634D5" w:rsidP="009E2EE0">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bCs/>
                                <w:i/>
                                <w:sz w:val="24"/>
                                <w:szCs w:val="24"/>
                                <w:lang w:val="en-CA"/>
                              </w:rPr>
                            </m:ctrlPr>
                          </m:fPr>
                          <m:num>
                            <m:sSup>
                              <m:sSupPr>
                                <m:ctrlPr>
                                  <w:rPr>
                                    <w:rFonts w:ascii="Cambria Math" w:eastAsiaTheme="minorEastAsia" w:hAnsi="Cambria Math" w:cs="Times New Roman"/>
                                    <w:bCs/>
                                    <w:i/>
                                    <w:sz w:val="24"/>
                                    <w:szCs w:val="24"/>
                                    <w:lang w:val="en-CA"/>
                                  </w:rPr>
                                </m:ctrlPr>
                              </m:sSupPr>
                              <m:e>
                                <m:d>
                                  <m:dPr>
                                    <m:ctrlPr>
                                      <w:rPr>
                                        <w:rFonts w:ascii="Cambria Math" w:eastAsiaTheme="minorEastAsia" w:hAnsi="Cambria Math" w:cs="Times New Roman"/>
                                        <w:bCs/>
                                        <w:i/>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acc>
                                              <m:accPr>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y,m,r,f</m:t>
                                            </m:r>
                                          </m:sub>
                                        </m:sSub>
                                      </m:e>
                                    </m:d>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y,m,r,f</m:t>
                                            </m:r>
                                          </m:sub>
                                        </m:sSub>
                                      </m:e>
                                    </m:d>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bCs/>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up>
                                <m:r>
                                  <w:rPr>
                                    <w:rFonts w:ascii="Cambria Math" w:eastAsiaTheme="minorEastAsia" w:hAnsi="Cambria Math" w:cs="Times New Roman"/>
                                    <w:sz w:val="24"/>
                                    <w:szCs w:val="24"/>
                                    <w:lang w:val="en-CA"/>
                                  </w:rPr>
                                  <m:t>2</m:t>
                                </m:r>
                              </m:sup>
                            </m:sSubSup>
                          </m:den>
                        </m:f>
                      </m:e>
                    </m:nary>
                  </m:e>
                </m:nary>
              </m:e>
            </m:nary>
          </m:e>
        </m:nary>
      </m:oMath>
      <w:r w:rsidR="00CA792F">
        <w:rPr>
          <w:rFonts w:ascii="Times New Roman" w:eastAsiaTheme="minorEastAsia" w:hAnsi="Times New Roman" w:cs="Times New Roman"/>
          <w:bCs/>
          <w:sz w:val="24"/>
          <w:szCs w:val="24"/>
          <w:lang w:val="en-CA"/>
        </w:rPr>
        <w:t xml:space="preserve"> </w:t>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t>(</w:t>
      </w:r>
      <w:r w:rsidR="00DE6F83">
        <w:rPr>
          <w:rFonts w:ascii="Times New Roman" w:eastAsiaTheme="minorEastAsia" w:hAnsi="Times New Roman" w:cs="Times New Roman"/>
          <w:bCs/>
          <w:sz w:val="24"/>
          <w:szCs w:val="24"/>
          <w:lang w:val="en-CA"/>
        </w:rPr>
        <w:t>8</w:t>
      </w:r>
      <w:r w:rsidR="00CA792F">
        <w:rPr>
          <w:rFonts w:ascii="Times New Roman" w:eastAsiaTheme="minorEastAsia" w:hAnsi="Times New Roman" w:cs="Times New Roman"/>
          <w:bCs/>
          <w:sz w:val="24"/>
          <w:szCs w:val="24"/>
          <w:lang w:val="en-CA"/>
        </w:rPr>
        <w:t>.</w:t>
      </w:r>
      <w:r w:rsidR="00C41ECA">
        <w:rPr>
          <w:rFonts w:ascii="Times New Roman" w:eastAsiaTheme="minorEastAsia" w:hAnsi="Times New Roman" w:cs="Times New Roman"/>
          <w:bCs/>
          <w:sz w:val="24"/>
          <w:szCs w:val="24"/>
          <w:lang w:val="en-CA"/>
        </w:rPr>
        <w:t>9</w:t>
      </w:r>
      <w:r w:rsidR="00CA792F">
        <w:rPr>
          <w:rFonts w:ascii="Times New Roman" w:eastAsiaTheme="minorEastAsia" w:hAnsi="Times New Roman" w:cs="Times New Roman"/>
          <w:bCs/>
          <w:sz w:val="24"/>
          <w:szCs w:val="24"/>
          <w:lang w:val="en-CA"/>
        </w:rPr>
        <w:t>)</w:t>
      </w:r>
    </w:p>
    <w:p w14:paraId="18897CCA" w14:textId="77777777" w:rsidR="007E218D" w:rsidRDefault="007E218D" w:rsidP="009E2EE0">
      <w:pPr>
        <w:jc w:val="both"/>
        <w:rPr>
          <w:rFonts w:ascii="Times New Roman" w:eastAsiaTheme="minorEastAsia" w:hAnsi="Times New Roman" w:cs="Times New Roman"/>
          <w:sz w:val="24"/>
          <w:szCs w:val="24"/>
          <w:lang w:val="en-CA"/>
        </w:rPr>
      </w:pPr>
    </w:p>
    <w:p w14:paraId="6D8521B4" w14:textId="77777777" w:rsidR="007E218D" w:rsidRDefault="005634D5"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up>
                        <m:r>
                          <m:rPr>
                            <m:sty m:val="p"/>
                          </m:rPr>
                          <w:rPr>
                            <w:rFonts w:ascii="Cambria Math" w:eastAsiaTheme="minorEastAsia" w:hAnsi="Cambria Math" w:cs="Times New Roman"/>
                            <w:sz w:val="24"/>
                            <w:szCs w:val="24"/>
                            <w:lang w:val="en-CA"/>
                          </w:rPr>
                          <m:t>2</m:t>
                        </m:r>
                      </m:sup>
                    </m:sSubSup>
                  </m:den>
                </m:f>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0</w:t>
      </w:r>
      <w:r w:rsidR="00CA792F">
        <w:rPr>
          <w:rFonts w:ascii="Times New Roman" w:eastAsiaTheme="minorEastAsia" w:hAnsi="Times New Roman" w:cs="Times New Roman"/>
          <w:sz w:val="24"/>
          <w:szCs w:val="24"/>
          <w:lang w:val="en-CA"/>
        </w:rPr>
        <w:t>)</w:t>
      </w:r>
    </w:p>
    <w:p w14:paraId="276AEBCE" w14:textId="77777777" w:rsidR="007E218D" w:rsidRDefault="007E218D" w:rsidP="009E2EE0">
      <w:pPr>
        <w:jc w:val="both"/>
        <w:rPr>
          <w:rFonts w:ascii="Times New Roman" w:eastAsiaTheme="minorEastAsia" w:hAnsi="Times New Roman" w:cs="Times New Roman"/>
          <w:sz w:val="24"/>
          <w:szCs w:val="24"/>
          <w:lang w:val="en-CA"/>
        </w:rPr>
      </w:pPr>
    </w:p>
    <w:p w14:paraId="4BE5099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 xml:space="preserve">The length composition data are assumed to be distributed multinomially. In traditional stock assessment settings catch composition data may often dominate the likelihood function due to the large number of observations. This is exacerbated by a failure to account for non-independence in size composition samples. There are two possible solutions: (1) manually specify the effective sample size (ESS) of length-composition samples or (2) use a multinomial likelihood function that includes the conditional maximum likelihood estimate of the ESS (perhaps even a freely estimated ESS, S. Martell personal communication). In this version of the code, ESS is user-specified. </w:t>
      </w:r>
    </w:p>
    <w:p w14:paraId="2CADB1D6" w14:textId="77777777" w:rsidR="007E218D" w:rsidRDefault="007E218D" w:rsidP="009E2EE0">
      <w:pPr>
        <w:jc w:val="both"/>
        <w:rPr>
          <w:rFonts w:ascii="Times New Roman" w:eastAsiaTheme="minorEastAsia" w:hAnsi="Times New Roman" w:cs="Times New Roman"/>
          <w:sz w:val="24"/>
          <w:szCs w:val="24"/>
          <w:lang w:val="en-CA"/>
        </w:rPr>
      </w:pPr>
    </w:p>
    <w:p w14:paraId="1E8C194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for length composition data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7FB1F3DB" w14:textId="77777777" w:rsidR="007E218D" w:rsidRDefault="007E218D" w:rsidP="009E2EE0">
      <w:pPr>
        <w:jc w:val="both"/>
        <w:rPr>
          <w:rFonts w:ascii="Times New Roman" w:eastAsiaTheme="minorEastAsia" w:hAnsi="Times New Roman" w:cs="Times New Roman"/>
          <w:sz w:val="24"/>
          <w:szCs w:val="24"/>
          <w:lang w:val="en-CA"/>
        </w:rPr>
      </w:pPr>
    </w:p>
    <w:p w14:paraId="68E51490" w14:textId="77777777" w:rsidR="007E218D" w:rsidRDefault="005634D5"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CAL</m:t>
                                </m:r>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ESS</m:t>
                                </m:r>
                              </m:e>
                              <m:sub>
                                <m:r>
                                  <w:rPr>
                                    <w:rFonts w:ascii="Cambria Math" w:eastAsiaTheme="minorEastAsia" w:hAnsi="Cambria Math" w:cs="Times New Roman"/>
                                    <w:sz w:val="24"/>
                                    <w:szCs w:val="24"/>
                                    <w:lang w:val="en-CA"/>
                                  </w:rPr>
                                  <m:t>f</m:t>
                                </m:r>
                              </m:sub>
                            </m:sSub>
                          </m:e>
                        </m:nary>
                      </m:e>
                    </m:nary>
                  </m:e>
                </m:nary>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3752C9D4" w14:textId="77777777" w:rsidR="007E218D" w:rsidRDefault="007E218D" w:rsidP="009E2EE0">
      <w:pPr>
        <w:jc w:val="both"/>
        <w:rPr>
          <w:rFonts w:ascii="Times New Roman" w:eastAsiaTheme="minorEastAsia" w:hAnsi="Times New Roman" w:cs="Times New Roman"/>
          <w:sz w:val="24"/>
          <w:szCs w:val="24"/>
          <w:lang w:val="en-CA"/>
        </w:rPr>
      </w:pPr>
    </w:p>
    <w:p w14:paraId="7E15AAF8" w14:textId="77777777" w:rsidR="007E218D" w:rsidRDefault="0003012F" w:rsidP="009E2EE0">
      <w:pPr>
        <w:jc w:val="both"/>
        <w:rPr>
          <w:rFonts w:ascii="Times New Roman" w:eastAsiaTheme="minorEastAsia" w:hAnsi="Times New Roman" w:cs="Times New Roman"/>
          <w:sz w:val="24"/>
          <w:szCs w:val="24"/>
          <w:lang w:val="en-CA"/>
        </w:rPr>
      </w:pPr>
      <w:proofErr w:type="gramStart"/>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here</w:t>
      </w:r>
      <w:proofErr w:type="gramEnd"/>
      <w:r w:rsidR="00987C9A" w:rsidRPr="00987C9A">
        <w:rPr>
          <w:rFonts w:ascii="Times New Roman" w:eastAsiaTheme="minorEastAsia" w:hAnsi="Times New Roman" w:cs="Times New Roman"/>
          <w:sz w:val="24"/>
          <w:szCs w:val="24"/>
          <w:lang w:val="en-CA"/>
        </w:rPr>
        <w:t xml:space="preserve"> the model predicted fraction of catch numbers in each length class </w:t>
      </w:r>
      <w:r w:rsidR="00987C9A" w:rsidRPr="00987C9A">
        <w:rPr>
          <w:rFonts w:ascii="Times New Roman" w:eastAsiaTheme="minorEastAsia" w:hAnsi="Times New Roman" w:cs="Times New Roman"/>
          <w:i/>
          <w:sz w:val="24"/>
          <w:szCs w:val="24"/>
          <w:lang w:val="en-CA"/>
        </w:rPr>
        <w:t>p</w:t>
      </w:r>
      <w:r w:rsidR="00987C9A" w:rsidRPr="00987C9A">
        <w:rPr>
          <w:rFonts w:ascii="Times New Roman" w:eastAsiaTheme="minorEastAsia" w:hAnsi="Times New Roman" w:cs="Times New Roman"/>
          <w:sz w:val="24"/>
          <w:szCs w:val="24"/>
          <w:lang w:val="en-CA"/>
        </w:rPr>
        <w:t>, is calculated</w:t>
      </w:r>
      <w:r w:rsidR="004A385F">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204CEDF2" w14:textId="77777777" w:rsidR="007E218D" w:rsidRDefault="007E218D" w:rsidP="009E2EE0">
      <w:pPr>
        <w:jc w:val="both"/>
        <w:rPr>
          <w:rFonts w:ascii="Times New Roman" w:eastAsiaTheme="minorEastAsia" w:hAnsi="Times New Roman" w:cs="Times New Roman"/>
          <w:sz w:val="24"/>
          <w:szCs w:val="24"/>
          <w:lang w:val="en-CA"/>
        </w:rPr>
      </w:pPr>
    </w:p>
    <w:p w14:paraId="42512E83" w14:textId="77777777" w:rsidR="007E218D" w:rsidRDefault="005634D5"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12</w:t>
      </w:r>
      <w:r w:rsidR="00CA792F">
        <w:rPr>
          <w:rFonts w:ascii="Times New Roman" w:eastAsiaTheme="minorEastAsia" w:hAnsi="Times New Roman" w:cs="Times New Roman"/>
          <w:sz w:val="24"/>
          <w:szCs w:val="24"/>
          <w:lang w:val="en-CA"/>
        </w:rPr>
        <w:t>)</w:t>
      </w:r>
    </w:p>
    <w:p w14:paraId="3F722A03" w14:textId="77777777" w:rsidR="007E218D" w:rsidRDefault="007E218D" w:rsidP="009E2EE0">
      <w:pPr>
        <w:jc w:val="both"/>
        <w:rPr>
          <w:rFonts w:ascii="Times New Roman" w:eastAsiaTheme="minorEastAsia" w:hAnsi="Times New Roman" w:cs="Times New Roman"/>
          <w:sz w:val="24"/>
          <w:szCs w:val="24"/>
          <w:lang w:val="en-CA"/>
        </w:rPr>
      </w:pPr>
    </w:p>
    <w:p w14:paraId="19C2877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known stock of origin (SOO), released in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and recaptured in year </w:t>
      </w:r>
      <w:r w:rsidRPr="00987C9A">
        <w:rPr>
          <w:rFonts w:ascii="Times New Roman" w:eastAsiaTheme="minorEastAsia" w:hAnsi="Times New Roman" w:cs="Times New Roman"/>
          <w:i/>
          <w:sz w:val="24"/>
          <w:szCs w:val="24"/>
          <w:lang w:val="en-CA"/>
        </w:rPr>
        <w:t>y2,</w:t>
      </w:r>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m2</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56D29F10" w14:textId="77777777" w:rsidR="007E218D" w:rsidRDefault="007E218D" w:rsidP="009E2EE0">
      <w:pPr>
        <w:jc w:val="both"/>
        <w:rPr>
          <w:rFonts w:ascii="Times New Roman" w:eastAsiaTheme="minorEastAsia" w:hAnsi="Times New Roman" w:cs="Times New Roman"/>
          <w:sz w:val="24"/>
          <w:szCs w:val="24"/>
          <w:lang w:val="en-CA"/>
        </w:rPr>
      </w:pPr>
    </w:p>
    <w:p w14:paraId="692D1EAC" w14:textId="40342BD1"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r>
          <w:rPr>
            <w:rFonts w:ascii="Cambria Math" w:eastAsiaTheme="minorEastAsia" w:hAnsi="Cambria Math" w:cs="Times New Roman"/>
            <w:sz w:val="24"/>
            <w:szCs w:val="24"/>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m:t>
                                        </m:r>
                                      </m:e>
                                      <m:sub>
                                        <m:r>
                                          <w:rPr>
                                            <w:rFonts w:ascii="Cambria Math" w:eastAsiaTheme="minorEastAsia" w:hAnsi="Cambria Math" w:cs="Times New Roman"/>
                                            <w:lang w:val="en-CA"/>
                                          </w:rPr>
                                          <m:t>s,y,m,y2,m2,k</m:t>
                                        </m:r>
                                      </m:sub>
                                    </m:sSub>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e>
                                </m:nary>
                              </m:e>
                            </m:nary>
                          </m:e>
                        </m:nary>
                      </m:e>
                    </m:nary>
                  </m:e>
                </m:nary>
              </m:e>
            </m:nary>
          </m:e>
        </m:nary>
      </m:oMath>
      <w:r w:rsidR="00CA792F">
        <w:rPr>
          <w:rFonts w:ascii="Times New Roman" w:eastAsiaTheme="minorEastAsia" w:hAnsi="Times New Roman" w:cs="Times New Roman"/>
          <w:sz w:val="24"/>
          <w:szCs w:val="24"/>
          <w:lang w:val="en-CA"/>
        </w:rPr>
        <w:t xml:space="preserve"> </w:t>
      </w:r>
      <w:ins w:id="271" w:author="Tom Carruthers" w:date="2016-12-07T21:20:00Z">
        <w:r w:rsidR="00C51055">
          <w:rPr>
            <w:rFonts w:ascii="Times New Roman" w:eastAsiaTheme="minorEastAsia" w:hAnsi="Times New Roman" w:cs="Times New Roman"/>
            <w:sz w:val="24"/>
            <w:szCs w:val="24"/>
            <w:lang w:val="en-CA"/>
          </w:rPr>
          <w:t xml:space="preserve"> </w:t>
        </w:r>
      </w:ins>
      <w:r w:rsidR="008D29D5">
        <w:rPr>
          <w:rFonts w:ascii="Times New Roman" w:eastAsiaTheme="minorEastAsia" w:hAnsi="Times New Roman" w:cs="Times New Roman"/>
          <w:sz w:val="24"/>
          <w:szCs w:val="24"/>
          <w:lang w:val="en-CA"/>
        </w:rPr>
        <w:tab/>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13</w:t>
      </w:r>
      <w:r w:rsidR="00CA792F">
        <w:rPr>
          <w:rFonts w:ascii="Times New Roman" w:eastAsiaTheme="minorEastAsia" w:hAnsi="Times New Roman" w:cs="Times New Roman"/>
          <w:sz w:val="24"/>
          <w:szCs w:val="24"/>
          <w:lang w:val="en-CA"/>
        </w:rPr>
        <w:t>)</w:t>
      </w:r>
    </w:p>
    <w:p w14:paraId="02FEA1FA" w14:textId="77777777" w:rsidR="007E218D" w:rsidRDefault="007E218D" w:rsidP="009E2EE0">
      <w:pPr>
        <w:jc w:val="both"/>
        <w:rPr>
          <w:rFonts w:ascii="Times New Roman" w:eastAsiaTheme="minorEastAsia" w:hAnsi="Times New Roman" w:cs="Times New Roman"/>
          <w:sz w:val="24"/>
          <w:szCs w:val="24"/>
          <w:lang w:val="en-CA"/>
        </w:rPr>
      </w:pPr>
    </w:p>
    <w:p w14:paraId="7D98A019" w14:textId="77777777" w:rsidR="007E218D" w:rsidRDefault="00987C9A" w:rsidP="009E2EE0">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where</w:t>
      </w:r>
      <w:proofErr w:type="gramEnd"/>
      <w:r w:rsidRPr="00987C9A">
        <w:rPr>
          <w:rFonts w:ascii="Times New Roman" w:eastAsiaTheme="minorEastAsia" w:hAnsi="Times New Roman" w:cs="Times New Roman"/>
          <w:sz w:val="24"/>
          <w:szCs w:val="24"/>
          <w:lang w:val="en-CA"/>
        </w:rPr>
        <w:t xml:space="preserve"> recapture probabilities </w:t>
      </w:r>
      <w:r w:rsidRPr="00987C9A">
        <w:rPr>
          <w:rFonts w:ascii="Times New Roman" w:eastAsiaTheme="minorEastAsia" w:hAnsi="Times New Roman" w:cs="Times New Roman"/>
          <w:i/>
          <w:sz w:val="24"/>
          <w:szCs w:val="24"/>
          <w:lang w:val="en-CA"/>
        </w:rPr>
        <w:t>θ,</w:t>
      </w:r>
      <w:r w:rsidRPr="00987C9A">
        <w:rPr>
          <w:rFonts w:ascii="Times New Roman" w:eastAsiaTheme="minorEastAsia" w:hAnsi="Times New Roman" w:cs="Times New Roman"/>
          <w:sz w:val="24"/>
          <w:szCs w:val="24"/>
          <w:lang w:val="en-CA"/>
        </w:rPr>
        <w:t xml:space="preserve"> are calculated by repeatedly multiplying a distribution vector </w:t>
      </w:r>
      <w:r w:rsidRPr="00987C9A">
        <w:rPr>
          <w:rFonts w:ascii="Times New Roman" w:eastAsiaTheme="minorEastAsia" w:hAnsi="Times New Roman" w:cs="Times New Roman"/>
          <w:i/>
          <w:sz w:val="24"/>
          <w:szCs w:val="24"/>
          <w:lang w:val="en-CA"/>
        </w:rPr>
        <w:t>d</w:t>
      </w:r>
      <w:r w:rsidRPr="00987C9A">
        <w:rPr>
          <w:rFonts w:ascii="Times New Roman" w:eastAsiaTheme="minorEastAsia" w:hAnsi="Times New Roman" w:cs="Times New Roman"/>
          <w:sz w:val="24"/>
          <w:szCs w:val="24"/>
          <w:lang w:val="en-CA"/>
        </w:rPr>
        <w:t xml:space="preserve">, by the movement probability matrix </w:t>
      </w:r>
      <w:r w:rsidRPr="00987C9A">
        <w:rPr>
          <w:rFonts w:ascii="Times New Roman" w:eastAsiaTheme="minorEastAsia" w:hAnsi="Times New Roman" w:cs="Times New Roman"/>
          <w:i/>
          <w:sz w:val="24"/>
          <w:szCs w:val="24"/>
          <w:lang w:val="en-CA"/>
        </w:rPr>
        <w:t>mov</w:t>
      </w:r>
      <w:r w:rsidRPr="00987C9A">
        <w:rPr>
          <w:rFonts w:ascii="Times New Roman" w:eastAsiaTheme="minorEastAsia" w:hAnsi="Times New Roman" w:cs="Times New Roman"/>
          <w:sz w:val="24"/>
          <w:szCs w:val="24"/>
          <w:lang w:val="en-CA"/>
        </w:rPr>
        <w:t xml:space="preserve">. For example for a tag released on a fish of stock 1 in year 2,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3, and area 4, the probability of detecting the tag in year 3, </w:t>
      </w:r>
      <w:proofErr w:type="spellStart"/>
      <w:r w:rsidRPr="00987C9A">
        <w:rPr>
          <w:rFonts w:ascii="Times New Roman" w:eastAsiaTheme="minorEastAsia" w:hAnsi="Times New Roman" w:cs="Times New Roman"/>
          <w:sz w:val="24"/>
          <w:szCs w:val="24"/>
          <w:lang w:val="en-CA"/>
        </w:rPr>
        <w:t>subyear</w:t>
      </w:r>
      <w:proofErr w:type="spellEnd"/>
      <w:r w:rsidRPr="00987C9A">
        <w:rPr>
          <w:rFonts w:ascii="Times New Roman" w:eastAsiaTheme="minorEastAsia" w:hAnsi="Times New Roman" w:cs="Times New Roman"/>
          <w:sz w:val="24"/>
          <w:szCs w:val="24"/>
          <w:lang w:val="en-CA"/>
        </w:rPr>
        <w:t xml:space="preserve"> 2 for the various areas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6342ECB2" w14:textId="77777777" w:rsidR="007E218D" w:rsidRDefault="007E218D" w:rsidP="009E2EE0">
      <w:pPr>
        <w:jc w:val="both"/>
        <w:rPr>
          <w:rFonts w:ascii="Times New Roman" w:eastAsiaTheme="minorEastAsia" w:hAnsi="Times New Roman" w:cs="Times New Roman"/>
          <w:sz w:val="24"/>
          <w:szCs w:val="24"/>
          <w:lang w:val="en-CA"/>
        </w:rPr>
      </w:pPr>
    </w:p>
    <w:p w14:paraId="197F651F" w14:textId="108EC1ED"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θ</m:t>
                </m:r>
              </m:e>
            </m:acc>
          </m:e>
          <m:sub>
            <m:r>
              <w:rPr>
                <w:rFonts w:ascii="Cambria Math" w:eastAsiaTheme="minorEastAsia" w:hAnsi="Cambria Math" w:cs="Times New Roman"/>
                <w:sz w:val="24"/>
                <w:szCs w:val="24"/>
                <w:lang w:val="en-CA"/>
              </w:rPr>
              <m:t>s=1,y=2,m=3,y2=3,m2=2,r=4,1: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sub>
        </m:sSub>
        <m:r>
          <w:rPr>
            <w:rFonts w:ascii="Cambria Math" w:eastAsiaTheme="minorEastAsia" w:hAnsi="Cambria Math" w:cs="Times New Roman"/>
            <w:sz w:val="24"/>
            <w:szCs w:val="24"/>
            <w:lang w:val="en-CA"/>
          </w:rPr>
          <m:t>=</m:t>
        </m:r>
        <m:d>
          <m:dPr>
            <m:ctrlPr>
              <w:rPr>
                <w:rFonts w:ascii="Cambria Math" w:eastAsiaTheme="minorEastAsia" w:hAnsi="Cambria Math" w:cs="Times New Roman"/>
                <w:i/>
                <w:sz w:val="24"/>
                <w:szCs w:val="24"/>
                <w:lang w:val="en-CA"/>
              </w:rPr>
            </m:ctrlPr>
          </m:d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d∙</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s,m=3</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s,m=4</m:t>
                </m:r>
              </m:sub>
            </m:sSub>
          </m:e>
        </m:d>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s,m=1</m:t>
            </m:r>
          </m:sub>
        </m:sSub>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t xml:space="preserve">  (</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14</w:t>
      </w:r>
      <w:r w:rsidR="00CA792F">
        <w:rPr>
          <w:rFonts w:ascii="Times New Roman" w:eastAsiaTheme="minorEastAsia" w:hAnsi="Times New Roman" w:cs="Times New Roman"/>
          <w:sz w:val="24"/>
          <w:szCs w:val="24"/>
          <w:lang w:val="en-CA"/>
        </w:rPr>
        <w:t>)</w:t>
      </w:r>
    </w:p>
    <w:p w14:paraId="475724C9" w14:textId="77777777" w:rsidR="007E218D" w:rsidRDefault="007E218D" w:rsidP="009E2EE0">
      <w:pPr>
        <w:jc w:val="both"/>
        <w:rPr>
          <w:rFonts w:ascii="Times New Roman" w:eastAsiaTheme="minorEastAsia" w:hAnsi="Times New Roman" w:cs="Times New Roman"/>
          <w:sz w:val="24"/>
          <w:szCs w:val="24"/>
          <w:lang w:val="en-CA"/>
        </w:rPr>
      </w:pPr>
    </w:p>
    <w:p w14:paraId="752B1AA4" w14:textId="77777777" w:rsidR="007E218D" w:rsidRDefault="00987C9A" w:rsidP="009E2EE0">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where</w:t>
      </w:r>
      <w:proofErr w:type="gramEnd"/>
    </w:p>
    <w:p w14:paraId="11AA0DCD" w14:textId="77777777" w:rsidR="007E218D" w:rsidRDefault="007E218D" w:rsidP="009E2EE0">
      <w:pPr>
        <w:jc w:val="both"/>
        <w:rPr>
          <w:rFonts w:ascii="Times New Roman" w:eastAsiaTheme="minorEastAsia" w:hAnsi="Times New Roman" w:cs="Times New Roman"/>
          <w:sz w:val="24"/>
          <w:szCs w:val="24"/>
          <w:lang w:val="en-CA"/>
        </w:rPr>
      </w:pPr>
    </w:p>
    <w:p w14:paraId="43E02DA4" w14:textId="474EC31F"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d</m:t>
            </m:r>
          </m:e>
          <m:sub>
            <m:r>
              <w:rPr>
                <w:rFonts w:ascii="Cambria Math" w:eastAsiaTheme="minorEastAsia" w:hAnsi="Cambria Math" w:cs="Times New Roman"/>
                <w:sz w:val="24"/>
                <w:szCs w:val="24"/>
                <w:lang w:val="en-CA"/>
              </w:rPr>
              <m:t>k</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0</m:t>
                  </m:r>
                </m:e>
              </m:mr>
              <m:mr>
                <m:e>
                  <m:r>
                    <w:rPr>
                      <w:rFonts w:ascii="Cambria Math" w:eastAsiaTheme="minorEastAsia" w:hAnsi="Cambria Math" w:cs="Times New Roman"/>
                      <w:sz w:val="24"/>
                      <w:szCs w:val="24"/>
                      <w:lang w:val="en-CA"/>
                    </w:rPr>
                    <m:t>1</m:t>
                  </m:r>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k≠r</m:t>
                  </m:r>
                </m:e>
              </m:mr>
              <m:mr>
                <m:e>
                  <m:r>
                    <w:rPr>
                      <w:rFonts w:ascii="Cambria Math" w:eastAsiaTheme="minorEastAsia" w:hAnsi="Cambria Math" w:cs="Times New Roman"/>
                      <w:sz w:val="24"/>
                      <w:szCs w:val="24"/>
                      <w:lang w:val="en-CA"/>
                    </w:rPr>
                    <m:t>k=r</m:t>
                  </m:r>
                </m:e>
              </m:mr>
            </m:m>
          </m:e>
        </m:d>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ins w:id="272" w:author="Tom Carruthers" w:date="2016-12-07T21:20:00Z">
        <w:r w:rsidR="00C51055">
          <w:rPr>
            <w:rFonts w:ascii="Times New Roman" w:eastAsiaTheme="minorEastAsia" w:hAnsi="Times New Roman" w:cs="Times New Roman"/>
            <w:sz w:val="24"/>
            <w:szCs w:val="24"/>
            <w:lang w:val="en-CA"/>
          </w:rPr>
          <w:t xml:space="preserve"> </w:t>
        </w:r>
      </w:ins>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15</w:t>
      </w:r>
      <w:r w:rsidR="00CA792F">
        <w:rPr>
          <w:rFonts w:ascii="Times New Roman" w:eastAsiaTheme="minorEastAsia" w:hAnsi="Times New Roman" w:cs="Times New Roman"/>
          <w:sz w:val="24"/>
          <w:szCs w:val="24"/>
          <w:lang w:val="en-CA"/>
        </w:rPr>
        <w:t>)</w:t>
      </w:r>
    </w:p>
    <w:p w14:paraId="0A43C0F3" w14:textId="77777777" w:rsidR="007E218D" w:rsidRDefault="007E218D" w:rsidP="009E2EE0">
      <w:pPr>
        <w:jc w:val="both"/>
        <w:rPr>
          <w:rFonts w:ascii="Times New Roman" w:eastAsiaTheme="minorEastAsia" w:hAnsi="Times New Roman" w:cs="Times New Roman"/>
          <w:sz w:val="24"/>
          <w:szCs w:val="24"/>
          <w:lang w:val="en-CA"/>
        </w:rPr>
      </w:pPr>
    </w:p>
    <w:p w14:paraId="644DF1F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4A385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unknown stock of origin </w:t>
      </w:r>
      <w:proofErr w:type="spellStart"/>
      <w:r w:rsidRPr="00987C9A">
        <w:rPr>
          <w:rFonts w:ascii="Times New Roman" w:eastAsiaTheme="minorEastAsia" w:hAnsi="Times New Roman" w:cs="Times New Roman"/>
          <w:sz w:val="24"/>
          <w:szCs w:val="24"/>
          <w:lang w:val="en-CA"/>
        </w:rPr>
        <w:t>PSATu</w:t>
      </w:r>
      <w:proofErr w:type="spellEnd"/>
      <w:r w:rsidRPr="00987C9A">
        <w:rPr>
          <w:rFonts w:ascii="Times New Roman" w:eastAsiaTheme="minorEastAsia" w:hAnsi="Times New Roman" w:cs="Times New Roman"/>
          <w:sz w:val="24"/>
          <w:szCs w:val="24"/>
          <w:lang w:val="en-CA"/>
        </w:rPr>
        <w:t xml:space="preserve">, is currently weighted according to the compound probability that a fish is of a particular stock given the track history for that tag. For example for a tag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sz w:val="24"/>
          <w:szCs w:val="24"/>
          <w:lang w:val="en-CA"/>
        </w:rPr>
        <w:t xml:space="preserve">, tracked in series of </w:t>
      </w:r>
      <w:proofErr w:type="gramStart"/>
      <w:r w:rsidRPr="00987C9A">
        <w:rPr>
          <w:rFonts w:ascii="Times New Roman" w:eastAsiaTheme="minorEastAsia" w:hAnsi="Times New Roman" w:cs="Times New Roman"/>
          <w:sz w:val="24"/>
          <w:szCs w:val="24"/>
          <w:lang w:val="en-CA"/>
        </w:rPr>
        <w:t>years</w:t>
      </w:r>
      <w:proofErr w:type="gramEnd"/>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i/>
          <w:sz w:val="24"/>
          <w:szCs w:val="24"/>
          <w:vertAlign w:val="subscript"/>
          <w:lang w:val="en-CA"/>
        </w:rPr>
        <w:t>i</w:t>
      </w:r>
      <w:proofErr w:type="spellEnd"/>
      <w:r w:rsidRPr="00987C9A">
        <w:rPr>
          <w:rFonts w:ascii="Times New Roman" w:eastAsiaTheme="minorEastAsia" w:hAnsi="Times New Roman" w:cs="Times New Roman"/>
          <w:sz w:val="24"/>
          <w:szCs w:val="24"/>
          <w:lang w:val="en-CA"/>
        </w:rPr>
        <w:t xml:space="preserve">, </w:t>
      </w:r>
      <w:proofErr w:type="spellStart"/>
      <w:r w:rsidRPr="00987C9A">
        <w:rPr>
          <w:rFonts w:ascii="Times New Roman" w:eastAsiaTheme="minorEastAsia" w:hAnsi="Times New Roman" w:cs="Times New Roman"/>
          <w:sz w:val="24"/>
          <w:szCs w:val="24"/>
          <w:lang w:val="en-CA"/>
        </w:rPr>
        <w:t>subyears</w:t>
      </w:r>
      <w:proofErr w:type="spell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and regions </w:t>
      </w:r>
      <w:proofErr w:type="spellStart"/>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i/>
          <w:sz w:val="24"/>
          <w:szCs w:val="24"/>
          <w:vertAlign w:val="subscript"/>
          <w:lang w:val="en-CA"/>
        </w:rPr>
        <w:t>i</w:t>
      </w:r>
      <w:proofErr w:type="spellEnd"/>
      <w:r w:rsidRPr="00987C9A">
        <w:rPr>
          <w:rFonts w:ascii="Times New Roman" w:eastAsiaTheme="minorEastAsia" w:hAnsi="Times New Roman" w:cs="Times New Roman"/>
          <w:sz w:val="24"/>
          <w:szCs w:val="24"/>
          <w:lang w:val="en-CA"/>
        </w:rPr>
        <w:t xml:space="preserve">, the weight </w:t>
      </w:r>
      <w:r w:rsidRPr="00987C9A">
        <w:rPr>
          <w:rFonts w:ascii="Times New Roman" w:eastAsiaTheme="minorEastAsia" w:hAnsi="Times New Roman" w:cs="Times New Roman"/>
          <w:i/>
          <w:sz w:val="24"/>
          <w:szCs w:val="24"/>
          <w:lang w:val="en-CA"/>
        </w:rPr>
        <w:t>w,</w:t>
      </w:r>
      <w:r w:rsidRPr="00987C9A">
        <w:rPr>
          <w:rFonts w:ascii="Times New Roman" w:eastAsiaTheme="minorEastAsia" w:hAnsi="Times New Roman" w:cs="Times New Roman"/>
          <w:sz w:val="24"/>
          <w:szCs w:val="24"/>
          <w:lang w:val="en-CA"/>
        </w:rPr>
        <w:t xml:space="preserve"> of that tag for a specific stock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1D4923DF" w14:textId="77777777" w:rsidR="007E218D" w:rsidRDefault="007E218D" w:rsidP="009E2EE0">
      <w:pPr>
        <w:jc w:val="both"/>
        <w:rPr>
          <w:rFonts w:ascii="Times New Roman" w:eastAsiaTheme="minorEastAsia" w:hAnsi="Times New Roman" w:cs="Times New Roman"/>
          <w:sz w:val="24"/>
          <w:szCs w:val="24"/>
          <w:lang w:val="en-CA"/>
        </w:rPr>
      </w:pPr>
    </w:p>
    <w:p w14:paraId="19F1D4E4" w14:textId="77777777" w:rsidR="007E218D" w:rsidRDefault="005634D5"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t,s</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 xml:space="preserve">  </w:t>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16</w:t>
      </w:r>
      <w:r w:rsidR="00CA792F">
        <w:rPr>
          <w:rFonts w:ascii="Times New Roman" w:eastAsiaTheme="minorEastAsia" w:hAnsi="Times New Roman" w:cs="Times New Roman"/>
          <w:sz w:val="24"/>
          <w:szCs w:val="24"/>
          <w:lang w:val="en-CA"/>
        </w:rPr>
        <w:t>)</w:t>
      </w:r>
    </w:p>
    <w:p w14:paraId="6D80EF1D" w14:textId="77777777" w:rsidR="007E218D" w:rsidRDefault="007E218D" w:rsidP="009E2EE0">
      <w:pPr>
        <w:jc w:val="both"/>
        <w:rPr>
          <w:rFonts w:ascii="Times New Roman" w:eastAsiaTheme="minorEastAsia" w:hAnsi="Times New Roman" w:cs="Times New Roman"/>
          <w:sz w:val="24"/>
          <w:szCs w:val="24"/>
          <w:lang w:val="en-CA"/>
        </w:rPr>
      </w:pPr>
    </w:p>
    <w:p w14:paraId="066225E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is simply the product of fractions of that stock in those time-area strata divided by the product of the fractions of other stocks in those time-area strata. An alternative approach would be to compare the relative probabilities of the observed movements among the stocks although it is unclear whether this circularity (PSAT data are a primary source of information regarding movement) could lead to estimation problems. </w:t>
      </w:r>
    </w:p>
    <w:p w14:paraId="7E548D7E" w14:textId="77777777" w:rsidR="007E218D" w:rsidRDefault="007E218D" w:rsidP="009E2EE0">
      <w:pPr>
        <w:jc w:val="both"/>
        <w:rPr>
          <w:rFonts w:ascii="Times New Roman" w:eastAsiaTheme="minorEastAsia" w:hAnsi="Times New Roman" w:cs="Times New Roman"/>
          <w:sz w:val="24"/>
          <w:szCs w:val="24"/>
          <w:lang w:val="en-CA"/>
        </w:rPr>
      </w:pPr>
    </w:p>
    <w:p w14:paraId="0CC509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weighted </w:t>
      </w:r>
      <w:r w:rsidR="0003012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function is similar to that of the stocks of known origin but includes the appropriate weighting term for each tag</w:t>
      </w:r>
      <w:r w:rsidR="004A385F">
        <w:rPr>
          <w:rFonts w:ascii="Times New Roman" w:eastAsiaTheme="minorEastAsia" w:hAnsi="Times New Roman" w:cs="Times New Roman"/>
          <w:sz w:val="24"/>
          <w:szCs w:val="24"/>
          <w:lang w:val="en-CA"/>
        </w:rPr>
        <w:t>:</w:t>
      </w:r>
    </w:p>
    <w:p w14:paraId="7E10B85D" w14:textId="77777777" w:rsidR="007E218D" w:rsidRDefault="007E218D" w:rsidP="009E2EE0">
      <w:pPr>
        <w:jc w:val="both"/>
        <w:rPr>
          <w:rFonts w:ascii="Times New Roman" w:eastAsiaTheme="minorEastAsia" w:hAnsi="Times New Roman" w:cs="Times New Roman"/>
          <w:lang w:val="en-CA"/>
        </w:rPr>
      </w:pPr>
    </w:p>
    <w:p w14:paraId="627DC06B" w14:textId="77777777" w:rsidR="007E218D" w:rsidRDefault="005634D5" w:rsidP="009E2EE0">
      <w:pPr>
        <w:jc w:val="both"/>
        <w:rPr>
          <w:rFonts w:ascii="Times New Roman" w:eastAsiaTheme="minorEastAsia" w:hAnsi="Times New Roman" w:cs="Times New Roman"/>
          <w:lang w:val="en-CA"/>
        </w:rPr>
      </w:pPr>
      <m:oMathPara>
        <m:oMathParaPr>
          <m:jc m:val="left"/>
        </m:oMathParaPr>
        <m:oMath>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t</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PSATu</m:t>
                                              </m:r>
                                            </m:e>
                                            <m:sub>
                                              <m:r>
                                                <w:rPr>
                                                  <w:rFonts w:ascii="Cambria Math" w:eastAsiaTheme="minorEastAsia" w:hAnsi="Cambria Math" w:cs="Times New Roman"/>
                                                  <w:lang w:val="en-CA"/>
                                                </w:rPr>
                                                <m:t>t, s,y,m,y2,m2,k</m:t>
                                              </m:r>
                                            </m:sub>
                                          </m:sSub>
                                        </m:e>
                                      </m:nary>
                                    </m:e>
                                  </m:nary>
                                </m:e>
                              </m:nary>
                            </m:e>
                          </m:nary>
                        </m:e>
                      </m:nary>
                    </m:e>
                  </m:nary>
                </m:e>
              </m:nary>
            </m:e>
          </m:nary>
        </m:oMath>
      </m:oMathPara>
    </w:p>
    <w:p w14:paraId="0D4BB3CC" w14:textId="515D7800" w:rsidR="007E218D" w:rsidRDefault="00CA792F" w:rsidP="00C80707">
      <w:pPr>
        <w:ind w:left="5040" w:firstLine="720"/>
        <w:jc w:val="both"/>
        <w:rPr>
          <w:rFonts w:ascii="Times New Roman" w:eastAsiaTheme="minorEastAsia" w:hAnsi="Times New Roman" w:cs="Times New Roman"/>
          <w:sz w:val="24"/>
          <w:szCs w:val="24"/>
          <w:lang w:val="en-CA"/>
        </w:rPr>
      </w:pPr>
      <m:oMath>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r>
          <w:rPr>
            <w:rFonts w:ascii="Cambria Math" w:eastAsiaTheme="minorEastAsia" w:hAnsi="Cambria Math" w:cs="Times New Roman"/>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t,s</m:t>
            </m:r>
          </m:sub>
        </m:sSub>
      </m:oMath>
      <w:r w:rsidRPr="00F22DC4">
        <w:rPr>
          <w:rFonts w:ascii="Times New Roman" w:eastAsiaTheme="minorEastAsia" w:hAnsi="Times New Roman" w:cs="Times New Roman"/>
          <w:lang w:val="en-CA"/>
        </w:rPr>
        <w:t xml:space="preserve"> </w:t>
      </w:r>
      <w:r w:rsidR="00F22DC4">
        <w:rPr>
          <w:rFonts w:ascii="Times New Roman" w:eastAsiaTheme="minorEastAsia" w:hAnsi="Times New Roman" w:cs="Times New Roman"/>
          <w:lang w:val="en-CA"/>
        </w:rPr>
        <w:t xml:space="preserve">  </w:t>
      </w:r>
      <w:r w:rsidRP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17</w:t>
      </w:r>
      <w:r w:rsidRPr="00CA792F">
        <w:rPr>
          <w:rFonts w:ascii="Times New Roman" w:eastAsiaTheme="minorEastAsia" w:hAnsi="Times New Roman" w:cs="Times New Roman"/>
          <w:sz w:val="24"/>
          <w:szCs w:val="24"/>
          <w:lang w:val="en-CA"/>
        </w:rPr>
        <w:t>)</w:t>
      </w:r>
    </w:p>
    <w:p w14:paraId="2C3D544E" w14:textId="77777777" w:rsidR="007E218D" w:rsidRDefault="007E218D" w:rsidP="009E2EE0">
      <w:pPr>
        <w:jc w:val="both"/>
        <w:rPr>
          <w:rFonts w:ascii="Times New Roman" w:eastAsiaTheme="minorEastAsia" w:hAnsi="Times New Roman" w:cs="Times New Roman"/>
          <w:sz w:val="24"/>
          <w:szCs w:val="24"/>
          <w:lang w:val="en-CA"/>
        </w:rPr>
      </w:pPr>
    </w:p>
    <w:p w14:paraId="47D7FAD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stock of origin data </w:t>
      </w:r>
      <w:r w:rsidRPr="00987C9A">
        <w:rPr>
          <w:rFonts w:ascii="Times New Roman" w:eastAsiaTheme="minorEastAsia" w:hAnsi="Times New Roman" w:cs="Times New Roman"/>
          <w:i/>
          <w:sz w:val="24"/>
          <w:szCs w:val="24"/>
          <w:lang w:val="en-CA"/>
        </w:rPr>
        <w:t>SOO</w:t>
      </w:r>
      <w:r w:rsidRPr="00987C9A">
        <w:rPr>
          <w:rFonts w:ascii="Times New Roman" w:eastAsiaTheme="minorEastAsia" w:hAnsi="Times New Roman" w:cs="Times New Roman"/>
          <w:sz w:val="24"/>
          <w:szCs w:val="24"/>
          <w:lang w:val="en-CA"/>
        </w:rPr>
        <w:t xml:space="preserve"> </w:t>
      </w:r>
      <w:r w:rsidR="0003012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 xml:space="preserve">s also calculated assuming a multinomial distribution: </w:t>
      </w:r>
    </w:p>
    <w:p w14:paraId="43BF0763" w14:textId="77777777" w:rsidR="007E218D" w:rsidRDefault="007E218D" w:rsidP="009E2EE0">
      <w:pPr>
        <w:jc w:val="both"/>
        <w:rPr>
          <w:rFonts w:ascii="Times New Roman" w:eastAsiaTheme="minorEastAsia" w:hAnsi="Times New Roman" w:cs="Times New Roman"/>
          <w:sz w:val="24"/>
          <w:szCs w:val="24"/>
          <w:lang w:val="en-CA"/>
        </w:rPr>
      </w:pPr>
    </w:p>
    <w:p w14:paraId="128B2F6B" w14:textId="77777777" w:rsidR="007E218D" w:rsidRDefault="005634D5"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SOO</m:t>
                                </m:r>
                              </m:e>
                              <m:sub>
                                <m:r>
                                  <w:rPr>
                                    <w:rFonts w:ascii="Cambria Math" w:eastAsiaTheme="minorEastAsia" w:hAnsi="Cambria Math" w:cs="Times New Roman"/>
                                    <w:sz w:val="24"/>
                                    <w:szCs w:val="24"/>
                                    <w:lang w:val="en-CA"/>
                                  </w:rPr>
                                  <m:t>s,y,</m:t>
                                </m:r>
                                <m:r>
                                  <m:rPr>
                                    <m:sty m:val="bi"/>
                                  </m:rPr>
                                  <w:rPr>
                                    <w:rFonts w:ascii="Cambria Math" w:eastAsiaTheme="minorEastAsia" w:hAnsi="Cambria Math" w:cs="Times New Roman"/>
                                    <w:sz w:val="24"/>
                                    <w:szCs w:val="24"/>
                                    <w:lang w:val="en-CA"/>
                                  </w:rPr>
                                  <m:t>m,r,f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e>
                            </m:d>
                          </m:e>
                        </m:nary>
                      </m:e>
                    </m:nary>
                  </m:e>
                </m:nary>
              </m:e>
            </m:nary>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73E2E">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18</w:t>
      </w:r>
      <w:r w:rsidR="00F22DC4">
        <w:rPr>
          <w:rFonts w:ascii="Times New Roman" w:eastAsiaTheme="minorEastAsia" w:hAnsi="Times New Roman" w:cs="Times New Roman"/>
          <w:sz w:val="24"/>
          <w:szCs w:val="24"/>
          <w:lang w:val="en-CA"/>
        </w:rPr>
        <w:t>)</w:t>
      </w:r>
    </w:p>
    <w:p w14:paraId="00A6D62B" w14:textId="77777777" w:rsidR="007E218D" w:rsidRDefault="007E218D" w:rsidP="009E2EE0">
      <w:pPr>
        <w:jc w:val="both"/>
        <w:rPr>
          <w:rFonts w:ascii="Times New Roman" w:eastAsiaTheme="minorEastAsia" w:hAnsi="Times New Roman" w:cs="Times New Roman"/>
          <w:b/>
          <w:i/>
          <w:sz w:val="24"/>
          <w:szCs w:val="24"/>
          <w:lang w:val="en-CA"/>
        </w:rPr>
      </w:pPr>
    </w:p>
    <w:p w14:paraId="1B72EF3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In addition to these likelihood functions for observed data, priors may be placed on the steepness parameter </w:t>
      </w:r>
      <w:r w:rsidRPr="00987C9A">
        <w:rPr>
          <w:rFonts w:ascii="Times New Roman" w:eastAsiaTheme="minorEastAsia" w:hAnsi="Times New Roman" w:cs="Times New Roman"/>
          <w:i/>
          <w:sz w:val="24"/>
          <w:szCs w:val="24"/>
          <w:lang w:val="en-CA"/>
        </w:rPr>
        <w:t>h</w:t>
      </w:r>
      <w:r w:rsidRPr="00987C9A">
        <w:rPr>
          <w:rFonts w:ascii="Times New Roman" w:eastAsiaTheme="minorEastAsia" w:hAnsi="Times New Roman" w:cs="Times New Roman"/>
          <w:sz w:val="24"/>
          <w:szCs w:val="24"/>
          <w:lang w:val="en-CA"/>
        </w:rPr>
        <w:t xml:space="preserve">, of the stock recruitment relationship and a factor </w:t>
      </w:r>
      <w:proofErr w:type="spellStart"/>
      <w:r w:rsidRPr="00987C9A">
        <w:rPr>
          <w:rFonts w:ascii="Times New Roman" w:eastAsiaTheme="minorEastAsia" w:hAnsi="Times New Roman" w:cs="Times New Roman"/>
          <w:i/>
          <w:sz w:val="24"/>
          <w:szCs w:val="24"/>
          <w:lang w:val="en-CA"/>
        </w:rPr>
        <w:t>Mfac</w:t>
      </w:r>
      <w:proofErr w:type="spellEnd"/>
      <w:r w:rsidRPr="00987C9A">
        <w:rPr>
          <w:rFonts w:ascii="Times New Roman" w:eastAsiaTheme="minorEastAsia" w:hAnsi="Times New Roman" w:cs="Times New Roman"/>
          <w:sz w:val="24"/>
          <w:szCs w:val="24"/>
          <w:lang w:val="en-CA"/>
        </w:rPr>
        <w:t xml:space="preserve">, multiplied by the user specified natural mortality rate-at-age schedule </w:t>
      </w:r>
      <w:proofErr w:type="spellStart"/>
      <w:r w:rsidRPr="00987C9A">
        <w:rPr>
          <w:rFonts w:ascii="Times New Roman" w:eastAsiaTheme="minorEastAsia" w:hAnsi="Times New Roman" w:cs="Times New Roman"/>
          <w:i/>
          <w:sz w:val="24"/>
          <w:szCs w:val="24"/>
          <w:lang w:val="en-CA"/>
        </w:rPr>
        <w:t>Minit</w:t>
      </w:r>
      <w:proofErr w:type="spellEnd"/>
      <w:r w:rsidR="002A7158">
        <w:rPr>
          <w:rFonts w:ascii="Times New Roman" w:eastAsiaTheme="minorEastAsia" w:hAnsi="Times New Roman" w:cs="Times New Roman"/>
          <w:sz w:val="24"/>
          <w:szCs w:val="24"/>
          <w:lang w:val="en-CA"/>
        </w:rPr>
        <w:t>:</w:t>
      </w:r>
    </w:p>
    <w:p w14:paraId="2350B2CE" w14:textId="77777777" w:rsidR="007E218D" w:rsidRDefault="007E218D" w:rsidP="009E2EE0">
      <w:pPr>
        <w:jc w:val="both"/>
        <w:rPr>
          <w:rFonts w:ascii="Times New Roman" w:eastAsiaTheme="minorEastAsia" w:hAnsi="Times New Roman" w:cs="Times New Roman"/>
          <w:sz w:val="24"/>
          <w:szCs w:val="24"/>
          <w:lang w:val="en-CA"/>
        </w:rPr>
      </w:pPr>
    </w:p>
    <w:p w14:paraId="69E85E4A" w14:textId="77777777" w:rsidR="007E218D" w:rsidRDefault="005634D5"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s,a</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Minit</m:t>
            </m:r>
          </m:e>
          <m:sub>
            <m:r>
              <w:rPr>
                <w:rFonts w:ascii="Cambria Math" w:eastAsiaTheme="minorEastAsia" w:hAnsi="Cambria Math" w:cs="Times New Roman"/>
                <w:sz w:val="24"/>
                <w:szCs w:val="24"/>
                <w:lang w:val="en-CA"/>
              </w:rPr>
              <m:t>s,a</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Mfac</m:t>
            </m:r>
          </m:e>
          <m:sub>
            <m:r>
              <w:rPr>
                <w:rFonts w:ascii="Cambria Math" w:eastAsiaTheme="minorEastAsia" w:hAnsi="Cambria Math" w:cs="Times New Roman"/>
                <w:sz w:val="24"/>
                <w:szCs w:val="24"/>
                <w:lang w:val="en-CA"/>
              </w:rPr>
              <m:t>s</m:t>
            </m:r>
          </m:sub>
        </m:sSub>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19</w:t>
      </w:r>
      <w:r w:rsidR="00F22DC4">
        <w:rPr>
          <w:rFonts w:ascii="Times New Roman" w:eastAsiaTheme="minorEastAsia" w:hAnsi="Times New Roman" w:cs="Times New Roman"/>
          <w:sz w:val="24"/>
          <w:szCs w:val="24"/>
          <w:lang w:val="en-CA"/>
        </w:rPr>
        <w:t>)</w:t>
      </w:r>
    </w:p>
    <w:p w14:paraId="12763017" w14:textId="77777777" w:rsidR="007E218D" w:rsidRDefault="007E218D" w:rsidP="009E2EE0">
      <w:pPr>
        <w:jc w:val="both"/>
        <w:rPr>
          <w:rFonts w:ascii="Times New Roman" w:eastAsiaTheme="minorEastAsia" w:hAnsi="Times New Roman" w:cs="Times New Roman"/>
          <w:sz w:val="24"/>
          <w:szCs w:val="24"/>
          <w:lang w:val="en-CA"/>
        </w:rPr>
      </w:pPr>
    </w:p>
    <w:p w14:paraId="5B1F8D1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factor applied to the natural mortality rate-at-age schedule is assumed to be lognormally distributed according to user specified mean and standard deviation parameters. </w:t>
      </w:r>
    </w:p>
    <w:p w14:paraId="64738D2E" w14:textId="77777777" w:rsidR="007E218D" w:rsidRDefault="007E218D" w:rsidP="009E2EE0">
      <w:pPr>
        <w:jc w:val="both"/>
        <w:rPr>
          <w:rFonts w:ascii="Times New Roman" w:eastAsiaTheme="minorEastAsia" w:hAnsi="Times New Roman" w:cs="Times New Roman"/>
          <w:sz w:val="24"/>
          <w:szCs w:val="24"/>
          <w:lang w:val="en-CA"/>
        </w:rPr>
      </w:pPr>
    </w:p>
    <w:p w14:paraId="3FFC0CE8" w14:textId="77777777" w:rsidR="007E218D" w:rsidRDefault="005634D5"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σM</m:t>
                    </m:r>
                  </m:e>
                  <m:sub>
                    <m:r>
                      <w:rPr>
                        <w:rFonts w:ascii="Cambria Math" w:eastAsiaTheme="minorEastAsia" w:hAnsi="Cambria Math" w:cs="Times New Roman"/>
                        <w:sz w:val="24"/>
                        <w:szCs w:val="24"/>
                        <w:lang w:val="en-CA"/>
                      </w:rPr>
                      <m:t>s</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Mfac</m:t>
                            </m:r>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μM</m:t>
                            </m:r>
                          </m:e>
                          <m:sub>
                            <m:r>
                              <w:rPr>
                                <w:rFonts w:ascii="Cambria Math" w:eastAsiaTheme="minorEastAsia" w:hAnsi="Cambria Math" w:cs="Times New Roman"/>
                                <w:sz w:val="24"/>
                                <w:szCs w:val="24"/>
                                <w:lang w:val="en-CA"/>
                              </w:rPr>
                              <m:t>s</m:t>
                            </m:r>
                          </m:sub>
                        </m:sSub>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m:t>
                    </m:r>
                  </m:e>
                  <m:sub>
                    <m:r>
                      <w:rPr>
                        <w:rFonts w:ascii="Cambria Math" w:eastAsiaTheme="minorEastAsia" w:hAnsi="Cambria Math" w:cs="Times New Roman"/>
                        <w:sz w:val="24"/>
                        <w:szCs w:val="24"/>
                        <w:lang w:val="en-CA"/>
                      </w:rPr>
                      <m:t>s</m:t>
                    </m:r>
                  </m:sub>
                  <m:sup>
                    <m:r>
                      <w:rPr>
                        <w:rFonts w:ascii="Cambria Math" w:eastAsiaTheme="minorEastAsia" w:hAnsi="Cambria Math" w:cs="Times New Roman"/>
                        <w:sz w:val="24"/>
                        <w:szCs w:val="24"/>
                        <w:lang w:val="en-CA"/>
                      </w:rPr>
                      <m:t>2</m:t>
                    </m:r>
                  </m:sup>
                </m:sSubSup>
              </m:den>
            </m:f>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34D0A">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F22DC4">
        <w:rPr>
          <w:rFonts w:ascii="Times New Roman" w:eastAsiaTheme="minorEastAsia" w:hAnsi="Times New Roman" w:cs="Times New Roman"/>
          <w:sz w:val="24"/>
          <w:szCs w:val="24"/>
          <w:lang w:val="en-CA"/>
        </w:rPr>
        <w:t>2</w:t>
      </w:r>
      <w:r w:rsidR="00C41ECA">
        <w:rPr>
          <w:rFonts w:ascii="Times New Roman" w:eastAsiaTheme="minorEastAsia" w:hAnsi="Times New Roman" w:cs="Times New Roman"/>
          <w:sz w:val="24"/>
          <w:szCs w:val="24"/>
          <w:lang w:val="en-CA"/>
        </w:rPr>
        <w:t>0</w:t>
      </w:r>
      <w:r w:rsidR="00F22DC4">
        <w:rPr>
          <w:rFonts w:ascii="Times New Roman" w:eastAsiaTheme="minorEastAsia" w:hAnsi="Times New Roman" w:cs="Times New Roman"/>
          <w:sz w:val="24"/>
          <w:szCs w:val="24"/>
          <w:lang w:val="en-CA"/>
        </w:rPr>
        <w:t>)</w:t>
      </w:r>
    </w:p>
    <w:p w14:paraId="4387E909" w14:textId="77777777" w:rsidR="007E218D" w:rsidRDefault="007E218D" w:rsidP="009E2EE0">
      <w:pPr>
        <w:jc w:val="both"/>
        <w:rPr>
          <w:rFonts w:ascii="Times New Roman" w:eastAsiaTheme="minorEastAsia" w:hAnsi="Times New Roman" w:cs="Times New Roman"/>
          <w:sz w:val="24"/>
          <w:szCs w:val="24"/>
          <w:lang w:val="en-CA"/>
        </w:rPr>
      </w:pPr>
    </w:p>
    <w:p w14:paraId="5003E66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Steepness is parameterized by a logit model constrained between 0.2 and 1:</w:t>
      </w:r>
    </w:p>
    <w:p w14:paraId="40AB8325" w14:textId="77777777" w:rsidR="007E218D" w:rsidRDefault="007E218D" w:rsidP="009E2EE0">
      <w:pPr>
        <w:jc w:val="both"/>
        <w:rPr>
          <w:rFonts w:ascii="Times New Roman" w:eastAsiaTheme="minorEastAsia" w:hAnsi="Times New Roman" w:cs="Times New Roman"/>
          <w:sz w:val="24"/>
          <w:szCs w:val="24"/>
          <w:lang w:val="en-CA"/>
        </w:rPr>
      </w:pPr>
    </w:p>
    <w:p w14:paraId="0ED2E7FA" w14:textId="77777777" w:rsidR="007E218D" w:rsidRDefault="005634D5"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h</m:t>
            </m:r>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=0.2+0.8∙</m:t>
        </m:r>
        <m:f>
          <m:fPr>
            <m:type m:val="lin"/>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sup>
            </m:sSup>
          </m:num>
          <m:den>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sup>
                </m:sSup>
              </m:e>
            </m:d>
          </m:den>
        </m:f>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F22DC4">
        <w:rPr>
          <w:rFonts w:ascii="Times New Roman" w:eastAsiaTheme="minorEastAsia" w:hAnsi="Times New Roman" w:cs="Times New Roman"/>
          <w:sz w:val="24"/>
          <w:szCs w:val="24"/>
          <w:lang w:val="en-CA"/>
        </w:rPr>
        <w:t>2</w:t>
      </w:r>
      <w:r w:rsidR="00C41ECA">
        <w:rPr>
          <w:rFonts w:ascii="Times New Roman" w:eastAsiaTheme="minorEastAsia" w:hAnsi="Times New Roman" w:cs="Times New Roman"/>
          <w:sz w:val="24"/>
          <w:szCs w:val="24"/>
          <w:lang w:val="en-CA"/>
        </w:rPr>
        <w:t>1</w:t>
      </w:r>
      <w:r w:rsidR="00F22DC4">
        <w:rPr>
          <w:rFonts w:ascii="Times New Roman" w:eastAsiaTheme="minorEastAsia" w:hAnsi="Times New Roman" w:cs="Times New Roman"/>
          <w:sz w:val="24"/>
          <w:szCs w:val="24"/>
          <w:lang w:val="en-CA"/>
        </w:rPr>
        <w:t>)</w:t>
      </w:r>
    </w:p>
    <w:p w14:paraId="4C1A2AE0" w14:textId="77777777" w:rsidR="007E218D" w:rsidRDefault="007E218D" w:rsidP="009E2EE0">
      <w:pPr>
        <w:jc w:val="both"/>
        <w:rPr>
          <w:rFonts w:ascii="Times New Roman" w:eastAsiaTheme="minorEastAsia" w:hAnsi="Times New Roman" w:cs="Times New Roman"/>
          <w:sz w:val="24"/>
          <w:szCs w:val="24"/>
          <w:lang w:val="en-CA"/>
        </w:rPr>
      </w:pPr>
    </w:p>
    <w:p w14:paraId="22EBB10A"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In the logit</w:t>
      </w:r>
      <w:r w:rsidRPr="00987C9A">
        <w:rPr>
          <w:rFonts w:ascii="Times New Roman" w:eastAsiaTheme="minorEastAsia" w:hAnsi="Times New Roman" w:cs="Times New Roman"/>
          <w:sz w:val="24"/>
          <w:szCs w:val="24"/>
          <w:vertAlign w:val="superscript"/>
          <w:lang w:val="en-CA"/>
        </w:rPr>
        <w:t>-1</w:t>
      </w:r>
      <w:r w:rsidRPr="00987C9A">
        <w:rPr>
          <w:rFonts w:ascii="Times New Roman" w:eastAsiaTheme="minorEastAsia" w:hAnsi="Times New Roman" w:cs="Times New Roman"/>
          <w:sz w:val="24"/>
          <w:szCs w:val="24"/>
          <w:lang w:val="en-CA"/>
        </w:rPr>
        <w:t xml:space="preserve"> space, a normal prior is adopted for this transformed </w:t>
      </w:r>
      <w:proofErr w:type="gramStart"/>
      <w:r w:rsidRPr="00987C9A">
        <w:rPr>
          <w:rFonts w:ascii="Times New Roman" w:eastAsiaTheme="minorEastAsia" w:hAnsi="Times New Roman" w:cs="Times New Roman"/>
          <w:sz w:val="24"/>
          <w:szCs w:val="24"/>
          <w:lang w:val="en-CA"/>
        </w:rPr>
        <w:t xml:space="preserve">steepness </w:t>
      </w:r>
      <w:proofErr w:type="gramEnd"/>
      <m:oMath>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h</m:t>
            </m:r>
          </m:e>
        </m:acc>
      </m:oMath>
      <w:r w:rsidRPr="00987C9A">
        <w:rPr>
          <w:rFonts w:ascii="Times New Roman" w:eastAsiaTheme="minorEastAsia" w:hAnsi="Times New Roman" w:cs="Times New Roman"/>
          <w:sz w:val="24"/>
          <w:szCs w:val="24"/>
          <w:lang w:val="en-CA"/>
        </w:rPr>
        <w:t xml:space="preserve">, parameter that includes user specified mean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μh</m:t>
            </m:r>
          </m:e>
        </m:acc>
      </m:oMath>
      <w:r w:rsidRPr="00987C9A">
        <w:rPr>
          <w:rFonts w:ascii="Times New Roman" w:eastAsiaTheme="minorEastAsia" w:hAnsi="Times New Roman" w:cs="Times New Roman"/>
          <w:sz w:val="24"/>
          <w:szCs w:val="24"/>
          <w:lang w:val="en-CA"/>
        </w:rPr>
        <w:t xml:space="preserve">, and standard deviation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σh</m:t>
            </m:r>
          </m:e>
        </m:acc>
      </m:oMath>
      <w:r w:rsidRPr="00987C9A">
        <w:rPr>
          <w:rFonts w:ascii="Times New Roman" w:eastAsiaTheme="minorEastAsia" w:hAnsi="Times New Roman" w:cs="Times New Roman"/>
          <w:sz w:val="24"/>
          <w:szCs w:val="24"/>
          <w:lang w:val="en-CA"/>
        </w:rPr>
        <w:t xml:space="preserve">, parameters. The corresponding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is:</w:t>
      </w:r>
    </w:p>
    <w:p w14:paraId="46F3820E" w14:textId="77777777" w:rsidR="007E218D" w:rsidRDefault="007E218D" w:rsidP="009E2EE0">
      <w:pPr>
        <w:jc w:val="both"/>
        <w:rPr>
          <w:rFonts w:ascii="Times New Roman" w:eastAsiaTheme="minorEastAsia" w:hAnsi="Times New Roman" w:cs="Times New Roman"/>
          <w:b/>
          <w:sz w:val="24"/>
          <w:szCs w:val="24"/>
          <w:lang w:val="en-CA"/>
        </w:rPr>
      </w:pPr>
    </w:p>
    <w:p w14:paraId="06D1407C" w14:textId="77777777" w:rsidR="007E218D" w:rsidRDefault="005634D5"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h</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σh</m:t>
                    </m:r>
                  </m:e>
                  <m:sub>
                    <m:r>
                      <w:rPr>
                        <w:rFonts w:ascii="Cambria Math" w:eastAsiaTheme="minorEastAsia" w:hAnsi="Cambria Math" w:cs="Times New Roman"/>
                        <w:sz w:val="24"/>
                        <w:szCs w:val="24"/>
                        <w:lang w:val="en-CA"/>
                      </w:rPr>
                      <m:t>s</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μh</m:t>
                            </m:r>
                          </m:e>
                          <m:sub>
                            <m:r>
                              <w:rPr>
                                <w:rFonts w:ascii="Cambria Math" w:eastAsiaTheme="minorEastAsia" w:hAnsi="Cambria Math" w:cs="Times New Roman"/>
                                <w:sz w:val="24"/>
                                <w:szCs w:val="24"/>
                                <w:lang w:val="en-CA"/>
                              </w:rPr>
                              <m:t>s</m:t>
                            </m:r>
                          </m:sub>
                        </m:sSub>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σh</m:t>
                    </m:r>
                  </m:e>
                  <m:sub>
                    <m:r>
                      <w:rPr>
                        <w:rFonts w:ascii="Cambria Math" w:eastAsiaTheme="minorEastAsia" w:hAnsi="Cambria Math" w:cs="Times New Roman"/>
                        <w:sz w:val="24"/>
                        <w:szCs w:val="24"/>
                        <w:lang w:val="en-CA"/>
                      </w:rPr>
                      <m:t>s</m:t>
                    </m:r>
                  </m:sub>
                  <m:sup>
                    <m:r>
                      <w:rPr>
                        <w:rFonts w:ascii="Cambria Math" w:eastAsiaTheme="minorEastAsia" w:hAnsi="Cambria Math" w:cs="Times New Roman"/>
                        <w:sz w:val="24"/>
                        <w:szCs w:val="24"/>
                        <w:lang w:val="en-CA"/>
                      </w:rPr>
                      <m:t>2</m:t>
                    </m:r>
                  </m:sup>
                </m:sSubSup>
              </m:den>
            </m:f>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t xml:space="preserve"> </w:t>
      </w:r>
      <w:r w:rsidR="00634D0A">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22</w:t>
      </w:r>
      <w:r w:rsidR="00F22DC4">
        <w:rPr>
          <w:rFonts w:ascii="Times New Roman" w:eastAsiaTheme="minorEastAsia" w:hAnsi="Times New Roman" w:cs="Times New Roman"/>
          <w:sz w:val="24"/>
          <w:szCs w:val="24"/>
          <w:lang w:val="en-CA"/>
        </w:rPr>
        <w:t>)</w:t>
      </w:r>
    </w:p>
    <w:p w14:paraId="24A39004" w14:textId="77777777" w:rsidR="007E218D" w:rsidRDefault="007E218D" w:rsidP="009E2EE0">
      <w:pPr>
        <w:jc w:val="both"/>
        <w:rPr>
          <w:rFonts w:ascii="Times New Roman" w:eastAsiaTheme="minorEastAsia" w:hAnsi="Times New Roman" w:cs="Times New Roman"/>
          <w:sz w:val="24"/>
          <w:szCs w:val="24"/>
          <w:lang w:val="en-CA"/>
        </w:rPr>
      </w:pPr>
    </w:p>
    <w:p w14:paraId="31D8C16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global </w:t>
      </w:r>
      <w:r w:rsidR="002A7158">
        <w:rPr>
          <w:rFonts w:ascii="Times New Roman" w:eastAsiaTheme="minorEastAsia" w:hAnsi="Times New Roman" w:cs="Times New Roman"/>
          <w:sz w:val="24"/>
          <w:szCs w:val="24"/>
          <w:lang w:val="en-CA"/>
        </w:rPr>
        <w:t>penalised negative log-likelihood</w:t>
      </w:r>
      <w:r w:rsidRPr="00987C9A">
        <w:rPr>
          <w:rFonts w:ascii="Times New Roman" w:eastAsiaTheme="minorEastAsia" w:hAnsi="Times New Roman" w:cs="Times New Roman"/>
          <w:sz w:val="24"/>
          <w:szCs w:val="24"/>
          <w:lang w:val="en-CA"/>
        </w:rPr>
        <w:t xml:space="preserve"> </w:t>
      </w:r>
      <w:r w:rsidR="00386C74">
        <w:rPr>
          <w:rFonts w:ascii="Times New Roman" w:eastAsiaTheme="minorEastAsia" w:hAnsi="Times New Roman" w:cs="Times New Roman"/>
          <w:sz w:val="24"/>
          <w:szCs w:val="24"/>
          <w:lang w:val="en-CA"/>
        </w:rPr>
        <w:t>-</w:t>
      </w:r>
      <w:proofErr w:type="spellStart"/>
      <w:r w:rsidR="00EC7199">
        <w:rPr>
          <w:rFonts w:ascii="Times New Roman" w:eastAsiaTheme="minorEastAsia" w:hAnsi="Times New Roman" w:cs="Times New Roman"/>
          <w:i/>
          <w:sz w:val="24"/>
          <w:szCs w:val="24"/>
          <w:lang w:val="en-CA"/>
        </w:rPr>
        <w:t>lnL</w:t>
      </w:r>
      <w:r w:rsidR="00EC7199" w:rsidRPr="00987C9A">
        <w:rPr>
          <w:rFonts w:ascii="Times New Roman" w:eastAsiaTheme="minorEastAsia" w:hAnsi="Times New Roman" w:cs="Times New Roman"/>
          <w:i/>
          <w:sz w:val="24"/>
          <w:szCs w:val="24"/>
          <w:vertAlign w:val="subscript"/>
          <w:lang w:val="en-CA"/>
        </w:rPr>
        <w:t>T</w:t>
      </w:r>
      <w:proofErr w:type="spellEnd"/>
      <w:r w:rsidRPr="00987C9A">
        <w:rPr>
          <w:rFonts w:ascii="Times New Roman" w:eastAsiaTheme="minorEastAsia" w:hAnsi="Times New Roman" w:cs="Times New Roman"/>
          <w:sz w:val="24"/>
          <w:szCs w:val="24"/>
          <w:lang w:val="en-CA"/>
        </w:rPr>
        <w:t xml:space="preserve">, to be minimized is the summation of the </w:t>
      </w:r>
      <w:proofErr w:type="gramStart"/>
      <w:r w:rsidRPr="00987C9A">
        <w:rPr>
          <w:rFonts w:ascii="Times New Roman" w:eastAsiaTheme="minorEastAsia" w:hAnsi="Times New Roman" w:cs="Times New Roman"/>
          <w:sz w:val="24"/>
          <w:szCs w:val="24"/>
          <w:lang w:val="en-CA"/>
        </w:rPr>
        <w:t xml:space="preserve">weighted  </w:t>
      </w:r>
      <w:r w:rsidR="004A385F">
        <w:rPr>
          <w:rFonts w:ascii="Times New Roman" w:eastAsiaTheme="minorEastAsia" w:hAnsi="Times New Roman" w:cs="Times New Roman"/>
          <w:sz w:val="24"/>
          <w:szCs w:val="24"/>
          <w:lang w:val="en-CA"/>
        </w:rPr>
        <w:t>negative</w:t>
      </w:r>
      <w:proofErr w:type="gramEnd"/>
      <w:r w:rsidR="004A385F">
        <w:rPr>
          <w:rFonts w:ascii="Times New Roman" w:eastAsiaTheme="minorEastAsia" w:hAnsi="Times New Roman" w:cs="Times New Roman"/>
          <w:sz w:val="24"/>
          <w:szCs w:val="24"/>
          <w:lang w:val="en-CA"/>
        </w:rPr>
        <w:t xml:space="preserve"> log-</w:t>
      </w:r>
      <w:r w:rsidRPr="00987C9A">
        <w:rPr>
          <w:rFonts w:ascii="Times New Roman" w:eastAsiaTheme="minorEastAsia" w:hAnsi="Times New Roman" w:cs="Times New Roman"/>
          <w:sz w:val="24"/>
          <w:szCs w:val="24"/>
          <w:lang w:val="en-CA"/>
        </w:rPr>
        <w:t>likelihood components:</w:t>
      </w:r>
    </w:p>
    <w:p w14:paraId="63810926" w14:textId="77777777" w:rsidR="007E218D" w:rsidRDefault="007E218D" w:rsidP="009E2EE0">
      <w:pPr>
        <w:jc w:val="both"/>
        <w:rPr>
          <w:rFonts w:ascii="Times New Roman" w:eastAsiaTheme="minorEastAsia" w:hAnsi="Times New Roman" w:cs="Times New Roman"/>
          <w:sz w:val="24"/>
          <w:szCs w:val="24"/>
          <w:lang w:val="en-CA"/>
        </w:rPr>
      </w:pPr>
    </w:p>
    <w:p w14:paraId="6848EA7E" w14:textId="77777777" w:rsidR="007E218D" w:rsidRDefault="005634D5" w:rsidP="009E2EE0">
      <w:pPr>
        <w:jc w:val="both"/>
        <w:rPr>
          <w:rFonts w:ascii="Times New Roman" w:eastAsiaTheme="minorEastAsia" w:hAnsi="Times New Roman" w:cs="Times New Roman"/>
          <w:sz w:val="24"/>
          <w:szCs w:val="24"/>
          <w:lang w:val="en-CA"/>
        </w:rPr>
      </w:pPr>
      <m:oMathPara>
        <m:oMathParaPr>
          <m:jc m:val="left"/>
        </m:oMathPara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T</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oMath>
      </m:oMathPara>
    </w:p>
    <w:p w14:paraId="5058CEFF" w14:textId="77777777" w:rsidR="007E218D" w:rsidRDefault="005634D5"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PSATu</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PSATu</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h</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h</m:t>
            </m:r>
          </m:sub>
        </m:sSub>
      </m:oMath>
      <w:r w:rsidR="00386C74">
        <w:rPr>
          <w:rFonts w:ascii="Times New Roman" w:eastAsiaTheme="minorEastAsia" w:hAnsi="Times New Roman" w:cs="Times New Roman"/>
          <w:sz w:val="24"/>
          <w:szCs w:val="24"/>
          <w:lang w:val="en-CA"/>
        </w:rPr>
        <w:t>]</w:t>
      </w:r>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23</w:t>
      </w:r>
      <w:r w:rsidR="00F22DC4">
        <w:rPr>
          <w:rFonts w:ascii="Times New Roman" w:eastAsiaTheme="minorEastAsia" w:hAnsi="Times New Roman" w:cs="Times New Roman"/>
          <w:sz w:val="24"/>
          <w:szCs w:val="24"/>
          <w:lang w:val="en-CA"/>
        </w:rPr>
        <w:t>)</w:t>
      </w:r>
    </w:p>
    <w:p w14:paraId="7A09E3B3" w14:textId="77777777" w:rsidR="007E218D" w:rsidRDefault="007E218D" w:rsidP="009E2EE0">
      <w:pPr>
        <w:jc w:val="both"/>
        <w:rPr>
          <w:rFonts w:ascii="Times New Roman" w:eastAsiaTheme="minorEastAsia" w:hAnsi="Times New Roman" w:cs="Times New Roman"/>
          <w:sz w:val="24"/>
          <w:szCs w:val="24"/>
          <w:lang w:val="en-CA"/>
        </w:rPr>
      </w:pPr>
    </w:p>
    <w:p w14:paraId="68714CC6" w14:textId="77777777" w:rsidR="007E218D" w:rsidRDefault="007E218D" w:rsidP="00406114">
      <w:pPr>
        <w:keepNext/>
        <w:keepLines/>
        <w:rPr>
          <w:rFonts w:ascii="Times New Roman" w:eastAsiaTheme="minorEastAsia" w:hAnsi="Times New Roman" w:cs="Times New Roman"/>
          <w:sz w:val="24"/>
          <w:szCs w:val="24"/>
          <w:lang w:val="en-CA"/>
        </w:rPr>
      </w:pPr>
    </w:p>
    <w:p w14:paraId="5D9B46C8" w14:textId="77777777" w:rsidR="007E218D" w:rsidRDefault="00987C9A" w:rsidP="00406114">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 xml:space="preserve">. Summary of the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 xml:space="preserve">likelihood function </w:t>
      </w:r>
      <w:r w:rsidR="004A385F">
        <w:rPr>
          <w:rFonts w:ascii="Times New Roman" w:eastAsiaTheme="minorEastAsia" w:hAnsi="Times New Roman" w:cs="Times New Roman"/>
          <w:sz w:val="24"/>
          <w:szCs w:val="24"/>
          <w:lang w:val="en-CA"/>
        </w:rPr>
        <w:t>contributions from</w:t>
      </w:r>
      <w:r w:rsidRPr="00987C9A">
        <w:rPr>
          <w:rFonts w:ascii="Times New Roman" w:eastAsiaTheme="minorEastAsia" w:hAnsi="Times New Roman" w:cs="Times New Roman"/>
          <w:sz w:val="24"/>
          <w:szCs w:val="24"/>
          <w:lang w:val="en-CA"/>
        </w:rPr>
        <w:t xml:space="preserve"> various data</w:t>
      </w:r>
    </w:p>
    <w:tbl>
      <w:tblPr>
        <w:tblStyle w:val="TableGrid11"/>
        <w:tblW w:w="893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835"/>
        <w:gridCol w:w="1843"/>
      </w:tblGrid>
      <w:tr w:rsidR="00987C9A" w:rsidRPr="00987C9A" w14:paraId="5410BBD0" w14:textId="77777777" w:rsidTr="002C3A1A">
        <w:tc>
          <w:tcPr>
            <w:tcW w:w="4253" w:type="dxa"/>
            <w:tcBorders>
              <w:top w:val="single" w:sz="8" w:space="0" w:color="auto"/>
              <w:bottom w:val="single" w:sz="8" w:space="0" w:color="auto"/>
            </w:tcBorders>
          </w:tcPr>
          <w:p w14:paraId="28F7545A"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Type of data</w:t>
            </w:r>
          </w:p>
        </w:tc>
        <w:tc>
          <w:tcPr>
            <w:tcW w:w="2835" w:type="dxa"/>
            <w:tcBorders>
              <w:top w:val="single" w:sz="8" w:space="0" w:color="auto"/>
              <w:bottom w:val="single" w:sz="8" w:space="0" w:color="auto"/>
            </w:tcBorders>
          </w:tcPr>
          <w:p w14:paraId="336BD78A"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Disaggregation</w:t>
            </w:r>
          </w:p>
        </w:tc>
        <w:tc>
          <w:tcPr>
            <w:tcW w:w="1843" w:type="dxa"/>
            <w:tcBorders>
              <w:top w:val="single" w:sz="8" w:space="0" w:color="auto"/>
              <w:bottom w:val="single" w:sz="8" w:space="0" w:color="auto"/>
            </w:tcBorders>
          </w:tcPr>
          <w:p w14:paraId="4B38909D"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Likelihood function</w:t>
            </w:r>
          </w:p>
        </w:tc>
      </w:tr>
      <w:tr w:rsidR="00987C9A" w:rsidRPr="00987C9A" w14:paraId="4CD9A972" w14:textId="77777777" w:rsidTr="002C3A1A">
        <w:tc>
          <w:tcPr>
            <w:tcW w:w="4253" w:type="dxa"/>
            <w:tcBorders>
              <w:top w:val="single" w:sz="8" w:space="0" w:color="auto"/>
            </w:tcBorders>
          </w:tcPr>
          <w:p w14:paraId="2102002B"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Total catches (weight) </w:t>
            </w:r>
          </w:p>
        </w:tc>
        <w:tc>
          <w:tcPr>
            <w:tcW w:w="2835" w:type="dxa"/>
            <w:tcBorders>
              <w:top w:val="single" w:sz="8" w:space="0" w:color="auto"/>
            </w:tcBorders>
          </w:tcPr>
          <w:p w14:paraId="64CD30C9"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 fleet</w:t>
            </w:r>
          </w:p>
        </w:tc>
        <w:tc>
          <w:tcPr>
            <w:tcW w:w="1843" w:type="dxa"/>
            <w:tcBorders>
              <w:top w:val="single" w:sz="8" w:space="0" w:color="auto"/>
            </w:tcBorders>
          </w:tcPr>
          <w:p w14:paraId="2ED56D95"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64A20FC8" w14:textId="77777777" w:rsidTr="002C3A1A">
        <w:tc>
          <w:tcPr>
            <w:tcW w:w="4253" w:type="dxa"/>
          </w:tcPr>
          <w:p w14:paraId="55465CB8"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Index of </w:t>
            </w:r>
            <w:r w:rsidR="0003012F" w:rsidRPr="002C3A1A">
              <w:rPr>
                <w:rFonts w:ascii="Times New Roman" w:hAnsi="Times New Roman" w:cs="Times New Roman"/>
                <w:sz w:val="18"/>
                <w:szCs w:val="18"/>
              </w:rPr>
              <w:t>exploitable</w:t>
            </w:r>
            <w:r w:rsidRPr="002C3A1A">
              <w:rPr>
                <w:rFonts w:ascii="Times New Roman" w:hAnsi="Times New Roman" w:cs="Times New Roman"/>
                <w:sz w:val="18"/>
                <w:szCs w:val="18"/>
              </w:rPr>
              <w:t xml:space="preserve"> biomass (e.g. a CPUE index)</w:t>
            </w:r>
          </w:p>
        </w:tc>
        <w:tc>
          <w:tcPr>
            <w:tcW w:w="2835" w:type="dxa"/>
          </w:tcPr>
          <w:p w14:paraId="075FE4AD"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 fleet</w:t>
            </w:r>
          </w:p>
        </w:tc>
        <w:tc>
          <w:tcPr>
            <w:tcW w:w="1843" w:type="dxa"/>
          </w:tcPr>
          <w:p w14:paraId="04D46E8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38207A0D" w14:textId="77777777" w:rsidTr="002C3A1A">
        <w:tc>
          <w:tcPr>
            <w:tcW w:w="4253" w:type="dxa"/>
          </w:tcPr>
          <w:p w14:paraId="38444F76"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Index of spawning stock biomass (e.g. a larval survey)</w:t>
            </w:r>
          </w:p>
        </w:tc>
        <w:tc>
          <w:tcPr>
            <w:tcW w:w="2835" w:type="dxa"/>
          </w:tcPr>
          <w:p w14:paraId="2FA9399C"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stock</w:t>
            </w:r>
          </w:p>
        </w:tc>
        <w:tc>
          <w:tcPr>
            <w:tcW w:w="1843" w:type="dxa"/>
          </w:tcPr>
          <w:p w14:paraId="0A13E40D"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1EA0E899" w14:textId="77777777" w:rsidTr="002C3A1A">
        <w:tc>
          <w:tcPr>
            <w:tcW w:w="4253" w:type="dxa"/>
          </w:tcPr>
          <w:p w14:paraId="50F70875"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Length composition</w:t>
            </w:r>
          </w:p>
        </w:tc>
        <w:tc>
          <w:tcPr>
            <w:tcW w:w="2835" w:type="dxa"/>
          </w:tcPr>
          <w:p w14:paraId="300C5223"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w:t>
            </w:r>
          </w:p>
        </w:tc>
        <w:tc>
          <w:tcPr>
            <w:tcW w:w="1843" w:type="dxa"/>
          </w:tcPr>
          <w:p w14:paraId="63B7D630"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1993DAE8" w14:textId="77777777" w:rsidTr="002C3A1A">
        <w:tc>
          <w:tcPr>
            <w:tcW w:w="4253" w:type="dxa"/>
          </w:tcPr>
          <w:p w14:paraId="1E080469"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PSAT tag (known stock of origin)</w:t>
            </w:r>
          </w:p>
        </w:tc>
        <w:tc>
          <w:tcPr>
            <w:tcW w:w="2835" w:type="dxa"/>
          </w:tcPr>
          <w:p w14:paraId="349DE6EB" w14:textId="2898C51A"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stock, 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w:t>
            </w:r>
            <w:r w:rsidR="00D31F40" w:rsidRPr="002C3A1A">
              <w:rPr>
                <w:rFonts w:ascii="Times New Roman" w:hAnsi="Times New Roman" w:cs="Times New Roman"/>
                <w:sz w:val="18"/>
                <w:szCs w:val="18"/>
              </w:rPr>
              <w:t>, age class</w:t>
            </w:r>
          </w:p>
        </w:tc>
        <w:tc>
          <w:tcPr>
            <w:tcW w:w="1843" w:type="dxa"/>
          </w:tcPr>
          <w:p w14:paraId="28B096B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355B79B8" w14:textId="77777777" w:rsidTr="002C3A1A">
        <w:tc>
          <w:tcPr>
            <w:tcW w:w="4253" w:type="dxa"/>
          </w:tcPr>
          <w:p w14:paraId="5841AEA0"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PSAT tag (unknown stock of origin)</w:t>
            </w:r>
          </w:p>
        </w:tc>
        <w:tc>
          <w:tcPr>
            <w:tcW w:w="2835" w:type="dxa"/>
          </w:tcPr>
          <w:p w14:paraId="6AD520BD" w14:textId="3F162115"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w:t>
            </w:r>
            <w:r w:rsidR="00D31F40" w:rsidRPr="002C3A1A">
              <w:rPr>
                <w:rFonts w:ascii="Times New Roman" w:hAnsi="Times New Roman" w:cs="Times New Roman"/>
                <w:sz w:val="18"/>
                <w:szCs w:val="18"/>
              </w:rPr>
              <w:t>, age class</w:t>
            </w:r>
          </w:p>
        </w:tc>
        <w:tc>
          <w:tcPr>
            <w:tcW w:w="1843" w:type="dxa"/>
          </w:tcPr>
          <w:p w14:paraId="0D55F317"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69F28F0F" w14:textId="77777777" w:rsidTr="002C3A1A">
        <w:tc>
          <w:tcPr>
            <w:tcW w:w="4253" w:type="dxa"/>
          </w:tcPr>
          <w:p w14:paraId="115962C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Stock of origin</w:t>
            </w:r>
          </w:p>
        </w:tc>
        <w:tc>
          <w:tcPr>
            <w:tcW w:w="2835" w:type="dxa"/>
          </w:tcPr>
          <w:p w14:paraId="2D30664F" w14:textId="0DD9D42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Year, </w:t>
            </w:r>
            <w:proofErr w:type="spellStart"/>
            <w:r w:rsidRPr="002C3A1A">
              <w:rPr>
                <w:rFonts w:ascii="Times New Roman" w:hAnsi="Times New Roman" w:cs="Times New Roman"/>
                <w:sz w:val="18"/>
                <w:szCs w:val="18"/>
              </w:rPr>
              <w:t>subyear</w:t>
            </w:r>
            <w:proofErr w:type="spellEnd"/>
            <w:r w:rsidRPr="002C3A1A">
              <w:rPr>
                <w:rFonts w:ascii="Times New Roman" w:hAnsi="Times New Roman" w:cs="Times New Roman"/>
                <w:sz w:val="18"/>
                <w:szCs w:val="18"/>
              </w:rPr>
              <w:t>, area</w:t>
            </w:r>
            <w:r w:rsidR="00D31F40" w:rsidRPr="002C3A1A">
              <w:rPr>
                <w:rFonts w:ascii="Times New Roman" w:hAnsi="Times New Roman" w:cs="Times New Roman"/>
                <w:sz w:val="18"/>
                <w:szCs w:val="18"/>
              </w:rPr>
              <w:t>, age class</w:t>
            </w:r>
          </w:p>
        </w:tc>
        <w:tc>
          <w:tcPr>
            <w:tcW w:w="1843" w:type="dxa"/>
          </w:tcPr>
          <w:p w14:paraId="34D1A6A3"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1FD5539C" w14:textId="77777777" w:rsidTr="002C3A1A">
        <w:trPr>
          <w:cantSplit/>
          <w:trHeight w:hRule="exact" w:val="113"/>
        </w:trPr>
        <w:tc>
          <w:tcPr>
            <w:tcW w:w="4253" w:type="dxa"/>
            <w:tcBorders>
              <w:bottom w:val="single" w:sz="8" w:space="0" w:color="auto"/>
            </w:tcBorders>
          </w:tcPr>
          <w:p w14:paraId="1967161B" w14:textId="77777777" w:rsidR="00987C9A" w:rsidRPr="00987C9A" w:rsidRDefault="00987C9A" w:rsidP="001B61C4">
            <w:pPr>
              <w:keepNext/>
              <w:keepLines/>
              <w:rPr>
                <w:rFonts w:ascii="Times New Roman" w:hAnsi="Times New Roman" w:cs="Times New Roman"/>
                <w:sz w:val="19"/>
                <w:szCs w:val="19"/>
              </w:rPr>
            </w:pPr>
          </w:p>
        </w:tc>
        <w:tc>
          <w:tcPr>
            <w:tcW w:w="2835" w:type="dxa"/>
            <w:tcBorders>
              <w:bottom w:val="single" w:sz="8" w:space="0" w:color="auto"/>
            </w:tcBorders>
          </w:tcPr>
          <w:p w14:paraId="22C7D39D" w14:textId="77777777" w:rsidR="00987C9A" w:rsidRPr="00987C9A" w:rsidRDefault="00987C9A" w:rsidP="001B61C4">
            <w:pPr>
              <w:keepNext/>
              <w:keepLines/>
              <w:rPr>
                <w:rFonts w:ascii="Times New Roman" w:hAnsi="Times New Roman" w:cs="Times New Roman"/>
                <w:sz w:val="19"/>
                <w:szCs w:val="19"/>
              </w:rPr>
            </w:pPr>
          </w:p>
        </w:tc>
        <w:tc>
          <w:tcPr>
            <w:tcW w:w="1843" w:type="dxa"/>
            <w:tcBorders>
              <w:bottom w:val="single" w:sz="8" w:space="0" w:color="auto"/>
            </w:tcBorders>
          </w:tcPr>
          <w:p w14:paraId="670E04A6" w14:textId="77777777" w:rsidR="00987C9A" w:rsidRPr="00987C9A" w:rsidRDefault="00987C9A" w:rsidP="001B61C4">
            <w:pPr>
              <w:keepNext/>
              <w:keepLines/>
              <w:rPr>
                <w:rFonts w:ascii="Times New Roman" w:hAnsi="Times New Roman" w:cs="Times New Roman"/>
                <w:sz w:val="19"/>
                <w:szCs w:val="19"/>
              </w:rPr>
            </w:pPr>
          </w:p>
        </w:tc>
      </w:tr>
    </w:tbl>
    <w:p w14:paraId="55F55273" w14:textId="77777777" w:rsidR="00987C9A" w:rsidRPr="00987C9A" w:rsidRDefault="00987C9A" w:rsidP="001B61C4">
      <w:pPr>
        <w:rPr>
          <w:rFonts w:ascii="Times New Roman" w:eastAsiaTheme="minorEastAsia" w:hAnsi="Times New Roman" w:cs="Times New Roman"/>
          <w:sz w:val="19"/>
          <w:szCs w:val="19"/>
          <w:lang w:val="en-CA"/>
        </w:rPr>
      </w:pPr>
    </w:p>
    <w:p w14:paraId="3F68EA42" w14:textId="77777777" w:rsidR="007E218D" w:rsidRDefault="007E218D" w:rsidP="00406114">
      <w:pPr>
        <w:contextualSpacing/>
        <w:jc w:val="both"/>
        <w:rPr>
          <w:rFonts w:ascii="Times New Roman" w:hAnsi="Times New Roman" w:cs="Times New Roman"/>
          <w:sz w:val="24"/>
          <w:szCs w:val="24"/>
        </w:rPr>
      </w:pPr>
    </w:p>
    <w:p w14:paraId="36EFAFB5" w14:textId="77777777" w:rsidR="007E218D" w:rsidRDefault="00987C9A" w:rsidP="00406114">
      <w:pPr>
        <w:pStyle w:val="Heading3"/>
        <w:ind w:left="130" w:hanging="130"/>
      </w:pPr>
      <w:bookmarkStart w:id="273" w:name="_Toc465365336"/>
      <w:r w:rsidRPr="00987C9A">
        <w:t>Characterising unc</w:t>
      </w:r>
      <w:r w:rsidR="005F1D09" w:rsidRPr="00440453">
        <w:t>e</w:t>
      </w:r>
      <w:r w:rsidRPr="00987C9A">
        <w:t>rtainty</w:t>
      </w:r>
      <w:bookmarkEnd w:id="273"/>
    </w:p>
    <w:p w14:paraId="24348268" w14:textId="77777777" w:rsidR="007E218D" w:rsidRDefault="007E218D" w:rsidP="00406114">
      <w:pPr>
        <w:jc w:val="both"/>
        <w:rPr>
          <w:rFonts w:ascii="Times New Roman" w:hAnsi="Times New Roman" w:cs="Times New Roman"/>
          <w:sz w:val="24"/>
          <w:szCs w:val="24"/>
        </w:rPr>
      </w:pPr>
    </w:p>
    <w:p w14:paraId="0D7B867B" w14:textId="77777777" w:rsidR="007E218D" w:rsidRDefault="00A1002C" w:rsidP="00406114">
      <w:pPr>
        <w:pStyle w:val="Heading4"/>
        <w:ind w:left="0"/>
      </w:pPr>
      <w:bookmarkStart w:id="274" w:name="_Toc465365337"/>
      <w:r w:rsidRPr="00E462C0">
        <w:t>Baseline</w:t>
      </w:r>
      <w:bookmarkEnd w:id="274"/>
    </w:p>
    <w:p w14:paraId="56E2E716" w14:textId="77777777" w:rsidR="007E218D" w:rsidRDefault="007E218D" w:rsidP="00406114">
      <w:pPr>
        <w:jc w:val="both"/>
        <w:rPr>
          <w:rFonts w:ascii="Times New Roman" w:hAnsi="Times New Roman" w:cs="Times New Roman"/>
          <w:sz w:val="24"/>
          <w:szCs w:val="24"/>
        </w:rPr>
      </w:pPr>
    </w:p>
    <w:p w14:paraId="59C81EFE"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Concentrate on among-model uncertainty using the maximum posterior density estimates of model parameters and a prior model weight based on expert judgement. </w:t>
      </w:r>
      <w:r w:rsidR="000826AE">
        <w:rPr>
          <w:rFonts w:ascii="Times New Roman" w:hAnsi="Times New Roman" w:cs="Times New Roman"/>
          <w:sz w:val="24"/>
          <w:szCs w:val="24"/>
        </w:rPr>
        <w:t xml:space="preserve">Uniform weights will be used to start, possibly updated later </w:t>
      </w:r>
      <w:r w:rsidR="00836930">
        <w:rPr>
          <w:rFonts w:ascii="Times New Roman" w:hAnsi="Times New Roman" w:cs="Times New Roman"/>
          <w:sz w:val="24"/>
          <w:szCs w:val="24"/>
        </w:rPr>
        <w:t>using a Delphi-type approach.</w:t>
      </w:r>
      <w:r w:rsidR="000826AE">
        <w:rPr>
          <w:rFonts w:ascii="Times New Roman" w:hAnsi="Times New Roman" w:cs="Times New Roman"/>
          <w:sz w:val="24"/>
          <w:szCs w:val="24"/>
        </w:rPr>
        <w:t xml:space="preserve"> </w:t>
      </w:r>
    </w:p>
    <w:p w14:paraId="6D59D49B" w14:textId="77777777" w:rsidR="007E218D" w:rsidRDefault="007E218D" w:rsidP="00406114">
      <w:pPr>
        <w:jc w:val="both"/>
        <w:rPr>
          <w:rFonts w:ascii="Times New Roman" w:hAnsi="Times New Roman" w:cs="Times New Roman"/>
          <w:sz w:val="24"/>
          <w:szCs w:val="24"/>
        </w:rPr>
      </w:pPr>
    </w:p>
    <w:p w14:paraId="2A3E3273" w14:textId="77777777" w:rsidR="007E218D" w:rsidRDefault="00A1002C" w:rsidP="00406114">
      <w:pPr>
        <w:pStyle w:val="Heading4"/>
        <w:ind w:left="0"/>
      </w:pPr>
      <w:bookmarkStart w:id="275" w:name="_Toc465365338"/>
      <w:r w:rsidRPr="00E462C0">
        <w:t>Alternative options</w:t>
      </w:r>
      <w:bookmarkEnd w:id="275"/>
    </w:p>
    <w:p w14:paraId="2F222E3C" w14:textId="77777777" w:rsidR="007E218D" w:rsidRDefault="007E218D" w:rsidP="00406114">
      <w:pPr>
        <w:jc w:val="both"/>
        <w:rPr>
          <w:rFonts w:ascii="Times New Roman" w:hAnsi="Times New Roman" w:cs="Times New Roman"/>
          <w:sz w:val="24"/>
          <w:szCs w:val="24"/>
        </w:rPr>
      </w:pPr>
    </w:p>
    <w:p w14:paraId="4D548013"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Include within-model uncertainty (parameter uncertainty) via Monte Carlo sampling from the inverse Hessian matrix of model parameters.</w:t>
      </w:r>
    </w:p>
    <w:p w14:paraId="3DC22F4C" w14:textId="77777777" w:rsidR="007E218D" w:rsidRDefault="007E218D" w:rsidP="00406114">
      <w:pPr>
        <w:jc w:val="both"/>
        <w:rPr>
          <w:rFonts w:ascii="Times New Roman" w:hAnsi="Times New Roman" w:cs="Times New Roman"/>
          <w:sz w:val="24"/>
          <w:szCs w:val="24"/>
        </w:rPr>
      </w:pPr>
    </w:p>
    <w:p w14:paraId="5D9D3AA5"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Include within-model uncertainty via MCMC sampling of posteriors for model parameters. </w:t>
      </w:r>
    </w:p>
    <w:p w14:paraId="73DFA315" w14:textId="77777777" w:rsidR="007E218D" w:rsidRDefault="007E218D" w:rsidP="00406114">
      <w:pPr>
        <w:jc w:val="both"/>
        <w:rPr>
          <w:rFonts w:ascii="Times New Roman" w:hAnsi="Times New Roman" w:cs="Times New Roman"/>
          <w:sz w:val="24"/>
          <w:szCs w:val="24"/>
        </w:rPr>
      </w:pPr>
    </w:p>
    <w:p w14:paraId="65803FFB" w14:textId="77777777" w:rsidR="008D29D5" w:rsidRDefault="008D29D5" w:rsidP="00406114">
      <w:pPr>
        <w:jc w:val="both"/>
        <w:rPr>
          <w:rFonts w:ascii="Times New Roman" w:hAnsi="Times New Roman" w:cs="Times New Roman"/>
          <w:sz w:val="24"/>
          <w:szCs w:val="24"/>
        </w:rPr>
      </w:pPr>
    </w:p>
    <w:p w14:paraId="04237AFF" w14:textId="77777777" w:rsidR="00DE6F83" w:rsidRDefault="00DE6F83">
      <w:pPr>
        <w:rPr>
          <w:rFonts w:ascii="Times New Roman" w:hAnsi="Times New Roman" w:cs="Times New Roman"/>
          <w:sz w:val="24"/>
          <w:szCs w:val="24"/>
        </w:rPr>
      </w:pPr>
      <w:r>
        <w:rPr>
          <w:rFonts w:cs="Times New Roman"/>
          <w:b/>
          <w:bCs/>
          <w:szCs w:val="24"/>
        </w:rPr>
        <w:br w:type="page"/>
      </w:r>
    </w:p>
    <w:p w14:paraId="603230F2" w14:textId="77777777" w:rsidR="007E218D" w:rsidRDefault="00B56829" w:rsidP="00406114">
      <w:pPr>
        <w:pStyle w:val="Heading1"/>
        <w:ind w:left="0"/>
      </w:pPr>
      <w:bookmarkStart w:id="276" w:name="_Toc465365339"/>
      <w:r w:rsidRPr="00B56829">
        <w:lastRenderedPageBreak/>
        <w:t>TRIAL SPECIFICATIONS</w:t>
      </w:r>
      <w:bookmarkEnd w:id="276"/>
    </w:p>
    <w:p w14:paraId="008CA97B" w14:textId="77777777" w:rsidR="00DB7946" w:rsidRDefault="00DB7946" w:rsidP="001B61C4">
      <w:pPr>
        <w:jc w:val="both"/>
        <w:rPr>
          <w:rFonts w:ascii="Times New Roman" w:hAnsi="Times New Roman" w:cs="Times New Roman"/>
          <w:b/>
          <w:sz w:val="24"/>
          <w:szCs w:val="24"/>
        </w:rPr>
      </w:pPr>
    </w:p>
    <w:p w14:paraId="2F4E86F0" w14:textId="77777777" w:rsidR="007E218D" w:rsidRDefault="00DB7946" w:rsidP="00406114">
      <w:pPr>
        <w:pStyle w:val="Heading2"/>
        <w:ind w:left="0"/>
        <w:rPr>
          <w:rFonts w:eastAsia="Times New Roman"/>
        </w:rPr>
      </w:pPr>
      <w:bookmarkStart w:id="277" w:name="_Toc465365340"/>
      <w:r w:rsidRPr="00B3146A">
        <w:rPr>
          <w:rFonts w:eastAsia="Times New Roman"/>
        </w:rPr>
        <w:t>Reference set</w:t>
      </w:r>
      <w:bookmarkEnd w:id="277"/>
    </w:p>
    <w:p w14:paraId="729B61F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4E09BEE5" w14:textId="2118CD88" w:rsidR="007E218D" w:rsidRDefault="00DB7946" w:rsidP="00406114">
      <w:pPr>
        <w:shd w:val="clear" w:color="auto" w:fill="FFFFFF"/>
        <w:jc w:val="both"/>
        <w:rPr>
          <w:rFonts w:ascii="Times New Roman" w:eastAsia="Times New Roman" w:hAnsi="Times New Roman" w:cs="Times New Roman"/>
          <w:color w:val="222222"/>
          <w:sz w:val="24"/>
          <w:szCs w:val="24"/>
          <w:lang w:val="en-US"/>
        </w:rPr>
      </w:pPr>
      <w:r w:rsidRPr="00B3146A">
        <w:rPr>
          <w:rFonts w:ascii="Times New Roman" w:eastAsia="Times New Roman" w:hAnsi="Times New Roman" w:cs="Times New Roman"/>
          <w:sz w:val="24"/>
          <w:szCs w:val="24"/>
          <w:lang w:val="en-US"/>
        </w:rPr>
        <w:t xml:space="preserve">Three major uncertainty axes: future recruitment; current </w:t>
      </w:r>
      <w:r w:rsidR="002C3A1A">
        <w:rPr>
          <w:rFonts w:ascii="Times New Roman" w:eastAsia="Times New Roman" w:hAnsi="Times New Roman" w:cs="Times New Roman"/>
          <w:sz w:val="24"/>
          <w:szCs w:val="24"/>
          <w:lang w:val="en-US"/>
        </w:rPr>
        <w:t>abundance</w:t>
      </w:r>
      <w:r w:rsidRPr="00B3146A">
        <w:rPr>
          <w:rFonts w:ascii="Times New Roman" w:eastAsia="Times New Roman" w:hAnsi="Times New Roman" w:cs="Times New Roman"/>
          <w:sz w:val="24"/>
          <w:szCs w:val="24"/>
          <w:lang w:val="en-US"/>
        </w:rPr>
        <w:t>; and natural mortality/maturity</w:t>
      </w:r>
      <w:r w:rsidRPr="00DB7946">
        <w:rPr>
          <w:rFonts w:ascii="Times New Roman" w:eastAsia="Times New Roman" w:hAnsi="Times New Roman" w:cs="Times New Roman"/>
          <w:color w:val="222222"/>
          <w:sz w:val="24"/>
          <w:szCs w:val="24"/>
          <w:lang w:val="en-US"/>
        </w:rPr>
        <w:t xml:space="preserve"> (in combination)</w:t>
      </w:r>
    </w:p>
    <w:p w14:paraId="66ED32FA"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tbl>
      <w:tblPr>
        <w:tblW w:w="6680" w:type="dxa"/>
        <w:tblInd w:w="762" w:type="dxa"/>
        <w:tblLook w:val="04A0" w:firstRow="1" w:lastRow="0" w:firstColumn="1" w:lastColumn="0" w:noHBand="0" w:noVBand="1"/>
      </w:tblPr>
      <w:tblGrid>
        <w:gridCol w:w="600"/>
        <w:gridCol w:w="3040"/>
        <w:gridCol w:w="3040"/>
      </w:tblGrid>
      <w:tr w:rsidR="00DB7946" w:rsidRPr="00DB7946" w14:paraId="28096DD3" w14:textId="77777777" w:rsidTr="00DB7946">
        <w:trPr>
          <w:trHeight w:val="312"/>
        </w:trPr>
        <w:tc>
          <w:tcPr>
            <w:tcW w:w="600" w:type="dxa"/>
            <w:tcBorders>
              <w:top w:val="single" w:sz="4" w:space="0" w:color="auto"/>
              <w:left w:val="nil"/>
              <w:bottom w:val="single" w:sz="4" w:space="0" w:color="auto"/>
              <w:right w:val="nil"/>
            </w:tcBorders>
            <w:shd w:val="clear" w:color="auto" w:fill="auto"/>
            <w:vAlign w:val="center"/>
            <w:hideMark/>
          </w:tcPr>
          <w:p w14:paraId="34C98E37"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c>
          <w:tcPr>
            <w:tcW w:w="3040" w:type="dxa"/>
            <w:tcBorders>
              <w:top w:val="single" w:sz="4" w:space="0" w:color="auto"/>
              <w:left w:val="nil"/>
              <w:bottom w:val="single" w:sz="4" w:space="0" w:color="auto"/>
              <w:right w:val="nil"/>
            </w:tcBorders>
            <w:shd w:val="clear" w:color="auto" w:fill="auto"/>
            <w:vAlign w:val="center"/>
            <w:hideMark/>
          </w:tcPr>
          <w:p w14:paraId="3361B550"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West</w:t>
            </w:r>
          </w:p>
        </w:tc>
        <w:tc>
          <w:tcPr>
            <w:tcW w:w="3040" w:type="dxa"/>
            <w:tcBorders>
              <w:top w:val="single" w:sz="4" w:space="0" w:color="auto"/>
              <w:left w:val="nil"/>
              <w:bottom w:val="single" w:sz="4" w:space="0" w:color="auto"/>
              <w:right w:val="nil"/>
            </w:tcBorders>
            <w:shd w:val="clear" w:color="auto" w:fill="auto"/>
            <w:vAlign w:val="center"/>
            <w:hideMark/>
          </w:tcPr>
          <w:p w14:paraId="46759607"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East</w:t>
            </w:r>
          </w:p>
        </w:tc>
      </w:tr>
      <w:tr w:rsidR="00DB7946" w:rsidRPr="00DB7946" w14:paraId="691E3B10"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0CC704FB" w14:textId="77777777" w:rsidR="00DB7946" w:rsidRPr="00DB7946" w:rsidRDefault="00DB7946" w:rsidP="001B61C4">
            <w:pPr>
              <w:rPr>
                <w:rFonts w:ascii="Times New Roman" w:eastAsia="Times New Roman" w:hAnsi="Times New Roman" w:cs="Times New Roman"/>
                <w:color w:val="222222"/>
                <w:sz w:val="24"/>
                <w:szCs w:val="24"/>
                <w:u w:val="single"/>
                <w:lang w:val="en-US"/>
              </w:rPr>
            </w:pPr>
            <w:r w:rsidRPr="00DB7946">
              <w:rPr>
                <w:rFonts w:ascii="Times New Roman" w:eastAsia="Times New Roman" w:hAnsi="Times New Roman" w:cs="Times New Roman"/>
                <w:color w:val="222222"/>
                <w:sz w:val="24"/>
                <w:szCs w:val="24"/>
                <w:u w:val="single"/>
                <w:lang w:val="en-US"/>
              </w:rPr>
              <w:t>Future recruitment</w:t>
            </w:r>
          </w:p>
        </w:tc>
        <w:tc>
          <w:tcPr>
            <w:tcW w:w="3040" w:type="dxa"/>
            <w:tcBorders>
              <w:top w:val="nil"/>
              <w:left w:val="nil"/>
              <w:bottom w:val="nil"/>
              <w:right w:val="nil"/>
            </w:tcBorders>
            <w:shd w:val="clear" w:color="auto" w:fill="auto"/>
            <w:noWrap/>
            <w:vAlign w:val="bottom"/>
            <w:hideMark/>
          </w:tcPr>
          <w:p w14:paraId="4A16D60B"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5D66C3C1" w14:textId="77777777" w:rsidTr="00DB7946">
        <w:trPr>
          <w:trHeight w:val="312"/>
        </w:trPr>
        <w:tc>
          <w:tcPr>
            <w:tcW w:w="600" w:type="dxa"/>
            <w:tcBorders>
              <w:top w:val="nil"/>
              <w:left w:val="nil"/>
              <w:bottom w:val="nil"/>
              <w:right w:val="nil"/>
            </w:tcBorders>
            <w:shd w:val="clear" w:color="auto" w:fill="auto"/>
            <w:vAlign w:val="center"/>
            <w:hideMark/>
          </w:tcPr>
          <w:p w14:paraId="47CCB13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1</w:t>
            </w:r>
          </w:p>
        </w:tc>
        <w:tc>
          <w:tcPr>
            <w:tcW w:w="3040" w:type="dxa"/>
            <w:tcBorders>
              <w:top w:val="nil"/>
              <w:left w:val="nil"/>
              <w:bottom w:val="nil"/>
              <w:right w:val="nil"/>
            </w:tcBorders>
            <w:shd w:val="clear" w:color="auto" w:fill="auto"/>
            <w:vAlign w:val="center"/>
            <w:hideMark/>
          </w:tcPr>
          <w:p w14:paraId="12B6C9F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Hockey-stick</w:t>
            </w:r>
          </w:p>
        </w:tc>
        <w:tc>
          <w:tcPr>
            <w:tcW w:w="3040" w:type="dxa"/>
            <w:tcBorders>
              <w:top w:val="nil"/>
              <w:left w:val="nil"/>
              <w:bottom w:val="nil"/>
              <w:right w:val="nil"/>
            </w:tcBorders>
            <w:shd w:val="clear" w:color="auto" w:fill="auto"/>
            <w:vAlign w:val="center"/>
            <w:hideMark/>
          </w:tcPr>
          <w:p w14:paraId="096E094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w:t>
            </w:r>
          </w:p>
        </w:tc>
      </w:tr>
      <w:tr w:rsidR="00DB7946" w:rsidRPr="00DB7946" w14:paraId="7235017D" w14:textId="77777777" w:rsidTr="00DB7946">
        <w:trPr>
          <w:trHeight w:val="312"/>
        </w:trPr>
        <w:tc>
          <w:tcPr>
            <w:tcW w:w="600" w:type="dxa"/>
            <w:tcBorders>
              <w:top w:val="nil"/>
              <w:left w:val="nil"/>
              <w:bottom w:val="nil"/>
              <w:right w:val="nil"/>
            </w:tcBorders>
            <w:shd w:val="clear" w:color="auto" w:fill="auto"/>
            <w:vAlign w:val="center"/>
            <w:hideMark/>
          </w:tcPr>
          <w:p w14:paraId="4A70B095"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2</w:t>
            </w:r>
          </w:p>
        </w:tc>
        <w:tc>
          <w:tcPr>
            <w:tcW w:w="3040" w:type="dxa"/>
            <w:tcBorders>
              <w:top w:val="nil"/>
              <w:left w:val="nil"/>
              <w:bottom w:val="nil"/>
              <w:right w:val="nil"/>
            </w:tcBorders>
            <w:shd w:val="clear" w:color="auto" w:fill="auto"/>
            <w:vAlign w:val="center"/>
            <w:hideMark/>
          </w:tcPr>
          <w:p w14:paraId="60332C6D"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 estimated</w:t>
            </w:r>
          </w:p>
        </w:tc>
        <w:tc>
          <w:tcPr>
            <w:tcW w:w="3040" w:type="dxa"/>
            <w:tcBorders>
              <w:top w:val="nil"/>
              <w:left w:val="nil"/>
              <w:bottom w:val="nil"/>
              <w:right w:val="nil"/>
            </w:tcBorders>
            <w:shd w:val="clear" w:color="auto" w:fill="auto"/>
            <w:vAlign w:val="center"/>
            <w:hideMark/>
          </w:tcPr>
          <w:p w14:paraId="263C4BC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=0.70</w:t>
            </w:r>
          </w:p>
        </w:tc>
      </w:tr>
      <w:tr w:rsidR="00DB7946" w:rsidRPr="00DB7946" w14:paraId="40C54301" w14:textId="77777777" w:rsidTr="00DB7946">
        <w:trPr>
          <w:trHeight w:val="936"/>
        </w:trPr>
        <w:tc>
          <w:tcPr>
            <w:tcW w:w="600" w:type="dxa"/>
            <w:tcBorders>
              <w:top w:val="nil"/>
              <w:left w:val="nil"/>
              <w:bottom w:val="single" w:sz="4" w:space="0" w:color="auto"/>
              <w:right w:val="nil"/>
            </w:tcBorders>
            <w:shd w:val="clear" w:color="auto" w:fill="auto"/>
            <w:vAlign w:val="center"/>
            <w:hideMark/>
          </w:tcPr>
          <w:p w14:paraId="7687089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3</w:t>
            </w:r>
          </w:p>
        </w:tc>
        <w:tc>
          <w:tcPr>
            <w:tcW w:w="3040" w:type="dxa"/>
            <w:tcBorders>
              <w:top w:val="nil"/>
              <w:left w:val="nil"/>
              <w:bottom w:val="single" w:sz="4" w:space="0" w:color="auto"/>
              <w:right w:val="nil"/>
            </w:tcBorders>
            <w:shd w:val="clear" w:color="auto" w:fill="auto"/>
            <w:vAlign w:val="center"/>
            <w:hideMark/>
          </w:tcPr>
          <w:p w14:paraId="3560EC75" w14:textId="77777777" w:rsidR="00B3146A"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Hockey-stick changes to </w:t>
            </w:r>
          </w:p>
          <w:p w14:paraId="625C247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B-H after 10 years</w:t>
            </w:r>
          </w:p>
        </w:tc>
        <w:tc>
          <w:tcPr>
            <w:tcW w:w="3040" w:type="dxa"/>
            <w:tcBorders>
              <w:top w:val="nil"/>
              <w:left w:val="nil"/>
              <w:bottom w:val="single" w:sz="4" w:space="0" w:color="auto"/>
              <w:right w:val="nil"/>
            </w:tcBorders>
            <w:shd w:val="clear" w:color="auto" w:fill="auto"/>
            <w:vAlign w:val="center"/>
            <w:hideMark/>
          </w:tcPr>
          <w:p w14:paraId="03F09D0A"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=0.98 changes to 50-82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 after 10 years</w:t>
            </w:r>
          </w:p>
        </w:tc>
      </w:tr>
      <w:tr w:rsidR="00DB7946" w:rsidRPr="00DB7946" w14:paraId="3B7E1ACD"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6AA843F2" w14:textId="4F91990C" w:rsidR="00DB7946" w:rsidRPr="00DB7946" w:rsidRDefault="00DB7946" w:rsidP="00E63E19">
            <w:pPr>
              <w:rPr>
                <w:rFonts w:ascii="Times New Roman" w:eastAsia="Times New Roman" w:hAnsi="Times New Roman" w:cs="Times New Roman"/>
                <w:color w:val="000000"/>
                <w:sz w:val="24"/>
                <w:szCs w:val="24"/>
                <w:u w:val="single"/>
                <w:lang w:val="en-US"/>
              </w:rPr>
            </w:pPr>
            <w:r w:rsidRPr="00DB7946">
              <w:rPr>
                <w:rFonts w:ascii="Times New Roman" w:eastAsia="Times New Roman" w:hAnsi="Times New Roman" w:cs="Times New Roman"/>
                <w:color w:val="000000"/>
                <w:sz w:val="24"/>
                <w:szCs w:val="24"/>
                <w:u w:val="single"/>
                <w:lang w:val="en-US"/>
              </w:rPr>
              <w:t>Current abundance</w:t>
            </w:r>
          </w:p>
        </w:tc>
        <w:tc>
          <w:tcPr>
            <w:tcW w:w="3040" w:type="dxa"/>
            <w:tcBorders>
              <w:top w:val="nil"/>
              <w:left w:val="nil"/>
              <w:bottom w:val="nil"/>
              <w:right w:val="nil"/>
            </w:tcBorders>
            <w:shd w:val="clear" w:color="auto" w:fill="auto"/>
            <w:noWrap/>
            <w:vAlign w:val="bottom"/>
            <w:hideMark/>
          </w:tcPr>
          <w:p w14:paraId="544378C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0B52A460" w14:textId="77777777" w:rsidTr="00DB7946">
        <w:trPr>
          <w:trHeight w:val="312"/>
        </w:trPr>
        <w:tc>
          <w:tcPr>
            <w:tcW w:w="600" w:type="dxa"/>
            <w:tcBorders>
              <w:top w:val="nil"/>
              <w:left w:val="nil"/>
              <w:bottom w:val="nil"/>
              <w:right w:val="nil"/>
            </w:tcBorders>
            <w:shd w:val="clear" w:color="auto" w:fill="auto"/>
            <w:vAlign w:val="center"/>
            <w:hideMark/>
          </w:tcPr>
          <w:p w14:paraId="6FD70B81"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A</w:t>
            </w:r>
          </w:p>
        </w:tc>
        <w:tc>
          <w:tcPr>
            <w:tcW w:w="3040" w:type="dxa"/>
            <w:tcBorders>
              <w:top w:val="nil"/>
              <w:left w:val="nil"/>
              <w:bottom w:val="nil"/>
              <w:right w:val="nil"/>
            </w:tcBorders>
            <w:shd w:val="clear" w:color="auto" w:fill="auto"/>
            <w:vAlign w:val="center"/>
            <w:hideMark/>
          </w:tcPr>
          <w:p w14:paraId="27E1365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c>
          <w:tcPr>
            <w:tcW w:w="3040" w:type="dxa"/>
            <w:tcBorders>
              <w:top w:val="nil"/>
              <w:left w:val="nil"/>
              <w:bottom w:val="nil"/>
              <w:right w:val="nil"/>
            </w:tcBorders>
            <w:shd w:val="clear" w:color="auto" w:fill="auto"/>
            <w:vAlign w:val="center"/>
            <w:hideMark/>
          </w:tcPr>
          <w:p w14:paraId="05EDB55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r>
      <w:tr w:rsidR="00DB7946" w:rsidRPr="00DB7946" w14:paraId="0F959667" w14:textId="77777777" w:rsidTr="00DB7946">
        <w:trPr>
          <w:trHeight w:val="312"/>
        </w:trPr>
        <w:tc>
          <w:tcPr>
            <w:tcW w:w="600" w:type="dxa"/>
            <w:tcBorders>
              <w:top w:val="nil"/>
              <w:left w:val="nil"/>
              <w:bottom w:val="single" w:sz="4" w:space="0" w:color="auto"/>
              <w:right w:val="nil"/>
            </w:tcBorders>
            <w:shd w:val="clear" w:color="auto" w:fill="auto"/>
            <w:vAlign w:val="center"/>
            <w:hideMark/>
          </w:tcPr>
          <w:p w14:paraId="7C789B3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w:t>
            </w:r>
          </w:p>
        </w:tc>
        <w:tc>
          <w:tcPr>
            <w:tcW w:w="3040" w:type="dxa"/>
            <w:tcBorders>
              <w:top w:val="nil"/>
              <w:left w:val="nil"/>
              <w:bottom w:val="single" w:sz="4" w:space="0" w:color="auto"/>
              <w:right w:val="nil"/>
            </w:tcBorders>
            <w:shd w:val="clear" w:color="auto" w:fill="auto"/>
            <w:vAlign w:val="center"/>
            <w:hideMark/>
          </w:tcPr>
          <w:p w14:paraId="39E76A7E" w14:textId="77777777" w:rsidR="00DB7946" w:rsidRPr="00DB7946" w:rsidRDefault="007C21F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Three quarters</w:t>
            </w:r>
            <w:r w:rsidR="00DB7946" w:rsidRPr="00DB7946">
              <w:rPr>
                <w:rFonts w:ascii="Times New Roman" w:eastAsia="Times New Roman" w:hAnsi="Times New Roman" w:cs="Times New Roman"/>
                <w:color w:val="000000"/>
                <w:sz w:val="24"/>
                <w:szCs w:val="24"/>
                <w:lang w:val="en-US"/>
              </w:rPr>
              <w:t xml:space="preserve"> best estimate</w:t>
            </w:r>
          </w:p>
        </w:tc>
        <w:tc>
          <w:tcPr>
            <w:tcW w:w="3040" w:type="dxa"/>
            <w:tcBorders>
              <w:top w:val="nil"/>
              <w:left w:val="nil"/>
              <w:bottom w:val="single" w:sz="4" w:space="0" w:color="auto"/>
              <w:right w:val="nil"/>
            </w:tcBorders>
            <w:shd w:val="clear" w:color="auto" w:fill="auto"/>
            <w:vAlign w:val="center"/>
            <w:hideMark/>
          </w:tcPr>
          <w:p w14:paraId="7DED319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Half best estimate</w:t>
            </w:r>
          </w:p>
        </w:tc>
      </w:tr>
      <w:tr w:rsidR="00DB7946" w:rsidRPr="00DB7946" w14:paraId="54F3FFC4" w14:textId="77777777" w:rsidTr="00DB7946">
        <w:trPr>
          <w:trHeight w:val="444"/>
        </w:trPr>
        <w:tc>
          <w:tcPr>
            <w:tcW w:w="3640" w:type="dxa"/>
            <w:gridSpan w:val="2"/>
            <w:tcBorders>
              <w:top w:val="nil"/>
              <w:left w:val="nil"/>
              <w:bottom w:val="nil"/>
              <w:right w:val="nil"/>
            </w:tcBorders>
            <w:shd w:val="clear" w:color="auto" w:fill="auto"/>
            <w:noWrap/>
            <w:vAlign w:val="bottom"/>
            <w:hideMark/>
          </w:tcPr>
          <w:p w14:paraId="78B7A7C9" w14:textId="77777777" w:rsidR="00DB7946" w:rsidRPr="00DB7946" w:rsidRDefault="00DB7946" w:rsidP="001B61C4">
            <w:pPr>
              <w:rPr>
                <w:rFonts w:ascii="Times New Roman" w:eastAsia="Times New Roman" w:hAnsi="Times New Roman" w:cs="Times New Roman"/>
                <w:color w:val="000000"/>
                <w:sz w:val="24"/>
                <w:szCs w:val="24"/>
                <w:u w:val="single"/>
                <w:lang w:val="en-US"/>
              </w:rPr>
            </w:pPr>
            <w:r w:rsidRPr="00DB7946">
              <w:rPr>
                <w:rFonts w:ascii="Times New Roman" w:eastAsia="Times New Roman" w:hAnsi="Times New Roman" w:cs="Times New Roman"/>
                <w:color w:val="000000"/>
                <w:sz w:val="24"/>
                <w:szCs w:val="24"/>
                <w:u w:val="single"/>
                <w:lang w:val="en-US"/>
              </w:rPr>
              <w:t>Natural mortality/Maturity</w:t>
            </w:r>
          </w:p>
        </w:tc>
        <w:tc>
          <w:tcPr>
            <w:tcW w:w="3040" w:type="dxa"/>
            <w:tcBorders>
              <w:top w:val="nil"/>
              <w:left w:val="nil"/>
              <w:bottom w:val="nil"/>
              <w:right w:val="nil"/>
            </w:tcBorders>
            <w:shd w:val="clear" w:color="auto" w:fill="auto"/>
            <w:noWrap/>
            <w:vAlign w:val="bottom"/>
            <w:hideMark/>
          </w:tcPr>
          <w:p w14:paraId="38ACB6F7" w14:textId="77777777" w:rsidR="00DB7946" w:rsidRPr="00DB7946" w:rsidRDefault="00DB7946" w:rsidP="001B61C4">
            <w:pPr>
              <w:rPr>
                <w:rFonts w:ascii="Times New Roman" w:eastAsia="Times New Roman" w:hAnsi="Times New Roman" w:cs="Times New Roman"/>
                <w:color w:val="000000"/>
                <w:sz w:val="24"/>
                <w:szCs w:val="24"/>
                <w:lang w:val="en-US"/>
              </w:rPr>
            </w:pPr>
          </w:p>
        </w:tc>
      </w:tr>
      <w:tr w:rsidR="00DB7946" w:rsidRPr="00DB7946" w14:paraId="042B8B90" w14:textId="77777777" w:rsidTr="00DB7946">
        <w:trPr>
          <w:trHeight w:val="312"/>
        </w:trPr>
        <w:tc>
          <w:tcPr>
            <w:tcW w:w="600" w:type="dxa"/>
            <w:tcBorders>
              <w:top w:val="nil"/>
              <w:left w:val="nil"/>
              <w:bottom w:val="nil"/>
              <w:right w:val="nil"/>
            </w:tcBorders>
            <w:shd w:val="clear" w:color="auto" w:fill="auto"/>
            <w:vAlign w:val="center"/>
            <w:hideMark/>
          </w:tcPr>
          <w:p w14:paraId="2FA7DA7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w:t>
            </w:r>
          </w:p>
        </w:tc>
        <w:tc>
          <w:tcPr>
            <w:tcW w:w="3040" w:type="dxa"/>
            <w:tcBorders>
              <w:top w:val="nil"/>
              <w:left w:val="nil"/>
              <w:bottom w:val="nil"/>
              <w:right w:val="nil"/>
            </w:tcBorders>
            <w:shd w:val="clear" w:color="auto" w:fill="auto"/>
            <w:vAlign w:val="center"/>
            <w:hideMark/>
          </w:tcPr>
          <w:p w14:paraId="55750662" w14:textId="002EF673"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w:t>
            </w:r>
            <w:r w:rsidR="005E5159">
              <w:rPr>
                <w:rFonts w:ascii="Times New Roman" w:eastAsia="Times New Roman" w:hAnsi="Times New Roman" w:cs="Times New Roman"/>
                <w:color w:val="000000"/>
                <w:sz w:val="24"/>
                <w:szCs w:val="24"/>
                <w:lang w:val="en-US"/>
              </w:rPr>
              <w:t>age-dep</w:t>
            </w:r>
            <w:r w:rsidRPr="00DB7946">
              <w:rPr>
                <w:rFonts w:ascii="Times New Roman" w:eastAsia="Times New Roman" w:hAnsi="Times New Roman" w:cs="Times New Roman"/>
                <w:color w:val="000000"/>
                <w:sz w:val="24"/>
                <w:szCs w:val="24"/>
                <w:lang w:val="en-US"/>
              </w:rPr>
              <w:t>/High age mat</w:t>
            </w:r>
          </w:p>
        </w:tc>
        <w:tc>
          <w:tcPr>
            <w:tcW w:w="3040" w:type="dxa"/>
            <w:tcBorders>
              <w:top w:val="nil"/>
              <w:left w:val="nil"/>
              <w:bottom w:val="nil"/>
              <w:right w:val="nil"/>
            </w:tcBorders>
            <w:shd w:val="clear" w:color="auto" w:fill="auto"/>
            <w:vAlign w:val="center"/>
            <w:hideMark/>
          </w:tcPr>
          <w:p w14:paraId="0582C0CF"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age-dep/Low age mat</w:t>
            </w:r>
          </w:p>
        </w:tc>
      </w:tr>
      <w:tr w:rsidR="00DB7946" w:rsidRPr="00DB7946" w14:paraId="2FD36FED" w14:textId="77777777" w:rsidTr="00DB7946">
        <w:trPr>
          <w:trHeight w:val="312"/>
        </w:trPr>
        <w:tc>
          <w:tcPr>
            <w:tcW w:w="600" w:type="dxa"/>
            <w:tcBorders>
              <w:top w:val="nil"/>
              <w:left w:val="nil"/>
              <w:bottom w:val="nil"/>
              <w:right w:val="nil"/>
            </w:tcBorders>
            <w:shd w:val="clear" w:color="auto" w:fill="auto"/>
            <w:vAlign w:val="center"/>
            <w:hideMark/>
          </w:tcPr>
          <w:p w14:paraId="1595B5E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w:t>
            </w:r>
          </w:p>
        </w:tc>
        <w:tc>
          <w:tcPr>
            <w:tcW w:w="3040" w:type="dxa"/>
            <w:tcBorders>
              <w:top w:val="nil"/>
              <w:left w:val="nil"/>
              <w:bottom w:val="nil"/>
              <w:right w:val="nil"/>
            </w:tcBorders>
            <w:shd w:val="clear" w:color="auto" w:fill="auto"/>
            <w:vAlign w:val="center"/>
            <w:hideMark/>
          </w:tcPr>
          <w:p w14:paraId="2B714228" w14:textId="24B15D11"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w:t>
            </w:r>
            <w:r w:rsidR="005E5159">
              <w:rPr>
                <w:rFonts w:ascii="Times New Roman" w:eastAsia="Times New Roman" w:hAnsi="Times New Roman" w:cs="Times New Roman"/>
                <w:color w:val="000000"/>
                <w:sz w:val="24"/>
                <w:szCs w:val="24"/>
                <w:lang w:val="en-US"/>
              </w:rPr>
              <w:t>age-dep</w:t>
            </w:r>
            <w:r w:rsidRPr="00DB7946">
              <w:rPr>
                <w:rFonts w:ascii="Times New Roman" w:eastAsia="Times New Roman" w:hAnsi="Times New Roman" w:cs="Times New Roman"/>
                <w:color w:val="000000"/>
                <w:sz w:val="24"/>
                <w:szCs w:val="24"/>
                <w:lang w:val="en-US"/>
              </w:rPr>
              <w:t>/High age mat</w:t>
            </w:r>
          </w:p>
        </w:tc>
        <w:tc>
          <w:tcPr>
            <w:tcW w:w="3040" w:type="dxa"/>
            <w:tcBorders>
              <w:top w:val="nil"/>
              <w:left w:val="nil"/>
              <w:bottom w:val="nil"/>
              <w:right w:val="nil"/>
            </w:tcBorders>
            <w:shd w:val="clear" w:color="auto" w:fill="auto"/>
            <w:vAlign w:val="center"/>
            <w:hideMark/>
          </w:tcPr>
          <w:p w14:paraId="3303B214"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w:t>
            </w:r>
            <w:proofErr w:type="spellStart"/>
            <w:r w:rsidRPr="00DB7946">
              <w:rPr>
                <w:rFonts w:ascii="Times New Roman" w:eastAsia="Times New Roman" w:hAnsi="Times New Roman" w:cs="Times New Roman"/>
                <w:color w:val="000000"/>
                <w:sz w:val="24"/>
                <w:szCs w:val="24"/>
                <w:lang w:val="en-US"/>
              </w:rPr>
              <w:t>const</w:t>
            </w:r>
            <w:proofErr w:type="spellEnd"/>
            <w:r w:rsidRPr="00DB7946">
              <w:rPr>
                <w:rFonts w:ascii="Times New Roman" w:eastAsia="Times New Roman" w:hAnsi="Times New Roman" w:cs="Times New Roman"/>
                <w:color w:val="000000"/>
                <w:sz w:val="24"/>
                <w:szCs w:val="24"/>
                <w:lang w:val="en-US"/>
              </w:rPr>
              <w:t>/High age mat</w:t>
            </w:r>
          </w:p>
        </w:tc>
      </w:tr>
      <w:tr w:rsidR="00DB7946" w:rsidRPr="00DB7946" w14:paraId="1DCAD648" w14:textId="77777777" w:rsidTr="00DB7946">
        <w:trPr>
          <w:trHeight w:val="312"/>
        </w:trPr>
        <w:tc>
          <w:tcPr>
            <w:tcW w:w="600" w:type="dxa"/>
            <w:tcBorders>
              <w:top w:val="nil"/>
              <w:left w:val="nil"/>
              <w:bottom w:val="single" w:sz="4" w:space="0" w:color="auto"/>
              <w:right w:val="nil"/>
            </w:tcBorders>
            <w:shd w:val="clear" w:color="auto" w:fill="auto"/>
            <w:vAlign w:val="center"/>
            <w:hideMark/>
          </w:tcPr>
          <w:p w14:paraId="5D79959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III</w:t>
            </w:r>
          </w:p>
        </w:tc>
        <w:tc>
          <w:tcPr>
            <w:tcW w:w="3040" w:type="dxa"/>
            <w:tcBorders>
              <w:top w:val="nil"/>
              <w:left w:val="nil"/>
              <w:bottom w:val="single" w:sz="4" w:space="0" w:color="auto"/>
              <w:right w:val="nil"/>
            </w:tcBorders>
            <w:shd w:val="clear" w:color="auto" w:fill="auto"/>
            <w:vAlign w:val="center"/>
            <w:hideMark/>
          </w:tcPr>
          <w:p w14:paraId="1C6C8811"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age-dep/Low age mat</w:t>
            </w:r>
          </w:p>
        </w:tc>
        <w:tc>
          <w:tcPr>
            <w:tcW w:w="3040" w:type="dxa"/>
            <w:tcBorders>
              <w:top w:val="nil"/>
              <w:left w:val="nil"/>
              <w:bottom w:val="single" w:sz="4" w:space="0" w:color="auto"/>
              <w:right w:val="nil"/>
            </w:tcBorders>
            <w:shd w:val="clear" w:color="auto" w:fill="auto"/>
            <w:vAlign w:val="center"/>
            <w:hideMark/>
          </w:tcPr>
          <w:p w14:paraId="0AACAF39"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age-dep/Low age mat</w:t>
            </w:r>
          </w:p>
        </w:tc>
      </w:tr>
    </w:tbl>
    <w:p w14:paraId="098B40F5"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p w14:paraId="3E479E57" w14:textId="772A75A0" w:rsidR="007E218D" w:rsidRDefault="007C21F2" w:rsidP="00406114">
      <w:pPr>
        <w:shd w:val="clear" w:color="auto" w:fill="FFFFFF"/>
        <w:jc w:val="both"/>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 xml:space="preserve">Note that Option I reflects the current conventional assumptions for separate West and </w:t>
      </w:r>
      <w:proofErr w:type="spellStart"/>
      <w:r>
        <w:rPr>
          <w:rFonts w:ascii="Times New Roman" w:eastAsia="Times New Roman" w:hAnsi="Times New Roman" w:cs="Times New Roman"/>
          <w:color w:val="222222"/>
          <w:sz w:val="24"/>
          <w:szCs w:val="24"/>
          <w:lang w:val="en-US"/>
        </w:rPr>
        <w:t>East+Med</w:t>
      </w:r>
      <w:proofErr w:type="spellEnd"/>
      <w:r>
        <w:rPr>
          <w:rFonts w:ascii="Times New Roman" w:eastAsia="Times New Roman" w:hAnsi="Times New Roman" w:cs="Times New Roman"/>
          <w:color w:val="222222"/>
          <w:sz w:val="24"/>
          <w:szCs w:val="24"/>
          <w:lang w:val="en-US"/>
        </w:rPr>
        <w:t xml:space="preserve"> assessments. Further </w:t>
      </w:r>
      <w:r w:rsidR="00FA4442">
        <w:rPr>
          <w:rFonts w:ascii="Times New Roman" w:eastAsia="Times New Roman" w:hAnsi="Times New Roman" w:cs="Times New Roman"/>
          <w:color w:val="222222"/>
          <w:sz w:val="24"/>
          <w:szCs w:val="24"/>
          <w:lang w:val="en-US"/>
        </w:rPr>
        <w:t xml:space="preserve">the current </w:t>
      </w:r>
      <w:r w:rsidR="002C3A1A">
        <w:rPr>
          <w:rFonts w:ascii="Times New Roman" w:eastAsia="Times New Roman" w:hAnsi="Times New Roman" w:cs="Times New Roman"/>
          <w:color w:val="222222"/>
          <w:sz w:val="24"/>
          <w:szCs w:val="24"/>
          <w:lang w:val="en-US"/>
        </w:rPr>
        <w:t xml:space="preserve">abundance </w:t>
      </w:r>
      <w:r w:rsidR="00FA4442">
        <w:rPr>
          <w:rFonts w:ascii="Times New Roman" w:eastAsia="Times New Roman" w:hAnsi="Times New Roman" w:cs="Times New Roman"/>
          <w:color w:val="222222"/>
          <w:sz w:val="24"/>
          <w:szCs w:val="24"/>
          <w:lang w:val="en-US"/>
        </w:rPr>
        <w:t>estimates for Options A and B will be dependent on which of Options I, II or III applies for the scenario concerned.</w:t>
      </w:r>
      <w:r w:rsidR="00E63E19">
        <w:rPr>
          <w:rFonts w:ascii="Times New Roman" w:eastAsia="Times New Roman" w:hAnsi="Times New Roman" w:cs="Times New Roman"/>
          <w:color w:val="222222"/>
          <w:sz w:val="24"/>
          <w:szCs w:val="24"/>
          <w:lang w:val="en-US"/>
        </w:rPr>
        <w:t xml:space="preserve"> When modifying </w:t>
      </w:r>
      <w:r w:rsidR="002C3A1A">
        <w:rPr>
          <w:rFonts w:ascii="Times New Roman" w:eastAsia="Times New Roman" w:hAnsi="Times New Roman" w:cs="Times New Roman"/>
          <w:color w:val="222222"/>
          <w:sz w:val="24"/>
          <w:szCs w:val="24"/>
          <w:lang w:val="en-US"/>
        </w:rPr>
        <w:t xml:space="preserve">current abundance </w:t>
      </w:r>
      <w:r w:rsidR="00E63E19">
        <w:rPr>
          <w:rFonts w:ascii="Times New Roman" w:eastAsia="Times New Roman" w:hAnsi="Times New Roman" w:cs="Times New Roman"/>
          <w:color w:val="222222"/>
          <w:sz w:val="24"/>
          <w:szCs w:val="24"/>
          <w:lang w:val="en-US"/>
        </w:rPr>
        <w:t>a</w:t>
      </w:r>
      <w:r w:rsidR="009B4F22">
        <w:rPr>
          <w:rFonts w:ascii="Times New Roman" w:eastAsia="Times New Roman" w:hAnsi="Times New Roman" w:cs="Times New Roman"/>
          <w:color w:val="222222"/>
          <w:sz w:val="24"/>
          <w:szCs w:val="24"/>
          <w:lang w:val="en-US"/>
        </w:rPr>
        <w:t xml:space="preserve"> highly</w:t>
      </w:r>
      <w:r w:rsidR="00E63E19">
        <w:rPr>
          <w:rFonts w:ascii="Times New Roman" w:eastAsia="Times New Roman" w:hAnsi="Times New Roman" w:cs="Times New Roman"/>
          <w:color w:val="222222"/>
          <w:sz w:val="24"/>
          <w:szCs w:val="24"/>
          <w:lang w:val="en-US"/>
        </w:rPr>
        <w:t xml:space="preserve"> informative prior will be placed on </w:t>
      </w:r>
      <w:r w:rsidR="002C3A1A">
        <w:rPr>
          <w:rFonts w:ascii="Times New Roman" w:eastAsia="Times New Roman" w:hAnsi="Times New Roman" w:cs="Times New Roman"/>
          <w:color w:val="222222"/>
          <w:sz w:val="24"/>
          <w:szCs w:val="24"/>
          <w:lang w:val="en-US"/>
        </w:rPr>
        <w:t xml:space="preserve">abundance </w:t>
      </w:r>
      <w:r w:rsidR="00E63E19">
        <w:rPr>
          <w:rFonts w:ascii="Times New Roman" w:eastAsia="Times New Roman" w:hAnsi="Times New Roman" w:cs="Times New Roman"/>
          <w:color w:val="222222"/>
          <w:sz w:val="24"/>
          <w:szCs w:val="24"/>
          <w:lang w:val="en-US"/>
        </w:rPr>
        <w:t xml:space="preserve">that is a fraction (e.g. three quarters or half) of the best estimate. </w:t>
      </w:r>
    </w:p>
    <w:p w14:paraId="5C92574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DB7946">
        <w:rPr>
          <w:rFonts w:ascii="Times New Roman" w:eastAsia="Times New Roman" w:hAnsi="Times New Roman" w:cs="Times New Roman"/>
          <w:color w:val="222222"/>
          <w:sz w:val="24"/>
          <w:szCs w:val="24"/>
          <w:lang w:val="en-US"/>
        </w:rPr>
        <w:t> </w:t>
      </w:r>
    </w:p>
    <w:p w14:paraId="752C3428"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u w:val="single"/>
          <w:lang w:val="en-US"/>
        </w:rPr>
        <w:t>Combinations for Reference Set</w:t>
      </w:r>
    </w:p>
    <w:p w14:paraId="3BD9E728"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3185B07D"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A full cross of (1, 2, 3) x (A, B) x (I, II, III)</w:t>
      </w:r>
      <w:proofErr w:type="gramStart"/>
      <w:r w:rsidRPr="00B3146A">
        <w:rPr>
          <w:rFonts w:ascii="Times New Roman" w:eastAsia="Times New Roman" w:hAnsi="Times New Roman" w:cs="Times New Roman"/>
          <w:sz w:val="24"/>
          <w:szCs w:val="24"/>
          <w:lang w:val="en-US"/>
        </w:rPr>
        <w:t>,  i.e</w:t>
      </w:r>
      <w:proofErr w:type="gramEnd"/>
      <w:r w:rsidRPr="00B3146A">
        <w:rPr>
          <w:rFonts w:ascii="Times New Roman" w:eastAsia="Times New Roman" w:hAnsi="Times New Roman" w:cs="Times New Roman"/>
          <w:sz w:val="24"/>
          <w:szCs w:val="24"/>
          <w:lang w:val="en-US"/>
        </w:rPr>
        <w:t>. 18 scenarios in all</w:t>
      </w:r>
      <w:r w:rsidR="00FA4442">
        <w:rPr>
          <w:rFonts w:ascii="Times New Roman" w:eastAsia="Times New Roman" w:hAnsi="Times New Roman" w:cs="Times New Roman"/>
          <w:sz w:val="24"/>
          <w:szCs w:val="24"/>
          <w:lang w:val="en-US"/>
        </w:rPr>
        <w:t>.</w:t>
      </w:r>
    </w:p>
    <w:p w14:paraId="70D085C5"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A8D905" w14:textId="77777777" w:rsidR="007E218D" w:rsidRDefault="00FA4442" w:rsidP="00406114">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Discussion will be required regarding whether, in addition to considering results for each of these scenarios individually, they should also be considered for all scenarios in combination, and if so how the scenarios should be weighted (if at all) in such a combination.</w:t>
      </w:r>
    </w:p>
    <w:p w14:paraId="0A9A5170"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5D32E72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04DA256D" w14:textId="77777777" w:rsidR="007E218D" w:rsidRDefault="00DB7946" w:rsidP="00406114">
      <w:pPr>
        <w:pStyle w:val="Heading2"/>
        <w:ind w:left="0"/>
        <w:rPr>
          <w:rFonts w:eastAsia="Times New Roman"/>
        </w:rPr>
      </w:pPr>
      <w:bookmarkStart w:id="278" w:name="_Toc465365341"/>
      <w:r w:rsidRPr="00B3146A">
        <w:rPr>
          <w:rFonts w:eastAsia="Times New Roman"/>
        </w:rPr>
        <w:t>Robustness trials</w:t>
      </w:r>
      <w:bookmarkEnd w:id="278"/>
    </w:p>
    <w:p w14:paraId="3FDA75C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3AE623F2"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Each of these is a single factor variant on each of two scenarios from the </w:t>
      </w:r>
      <w:r w:rsidRPr="00B3146A">
        <w:rPr>
          <w:rFonts w:ascii="Times New Roman" w:eastAsia="Times New Roman" w:hAnsi="Times New Roman" w:cs="Times New Roman"/>
          <w:i/>
          <w:iCs/>
          <w:sz w:val="24"/>
          <w:szCs w:val="24"/>
          <w:lang w:val="en-US"/>
        </w:rPr>
        <w:t>Reference Set</w:t>
      </w:r>
      <w:r w:rsidRPr="00B3146A">
        <w:rPr>
          <w:rFonts w:ascii="Times New Roman" w:eastAsia="Times New Roman" w:hAnsi="Times New Roman" w:cs="Times New Roman"/>
          <w:sz w:val="24"/>
          <w:szCs w:val="24"/>
          <w:lang w:val="en-US"/>
        </w:rPr>
        <w:t>: [1</w:t>
      </w:r>
      <w:proofErr w:type="gramStart"/>
      <w:r w:rsidRPr="00B3146A">
        <w:rPr>
          <w:rFonts w:ascii="Times New Roman" w:eastAsia="Times New Roman" w:hAnsi="Times New Roman" w:cs="Times New Roman"/>
          <w:sz w:val="24"/>
          <w:szCs w:val="24"/>
          <w:lang w:val="en-US"/>
        </w:rPr>
        <w:t>,A</w:t>
      </w:r>
      <w:proofErr w:type="gramEnd"/>
      <w:r w:rsidRPr="00B3146A">
        <w:rPr>
          <w:rFonts w:ascii="Times New Roman" w:eastAsia="Times New Roman" w:hAnsi="Times New Roman" w:cs="Times New Roman"/>
          <w:sz w:val="24"/>
          <w:szCs w:val="24"/>
          <w:lang w:val="en-US"/>
        </w:rPr>
        <w:t>, I] and [2, A, I]</w:t>
      </w:r>
    </w:p>
    <w:p w14:paraId="29FDD907"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7B9A6B"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xml:space="preserve">Future recruitment change as in 3), but with </w:t>
      </w:r>
      <w:proofErr w:type="spellStart"/>
      <w:r w:rsidRPr="00B3146A">
        <w:rPr>
          <w:rFonts w:ascii="Times New Roman" w:eastAsia="Times New Roman" w:hAnsi="Times New Roman" w:cs="Times New Roman"/>
          <w:sz w:val="24"/>
          <w:szCs w:val="24"/>
          <w:lang w:val="en-US"/>
        </w:rPr>
        <w:t>prob</w:t>
      </w:r>
      <w:proofErr w:type="spellEnd"/>
      <w:r w:rsidRPr="00B3146A">
        <w:rPr>
          <w:rFonts w:ascii="Times New Roman" w:eastAsia="Times New Roman" w:hAnsi="Times New Roman" w:cs="Times New Roman"/>
          <w:sz w:val="24"/>
          <w:szCs w:val="24"/>
          <w:lang w:val="en-US"/>
        </w:rPr>
        <w:t xml:space="preserve"> of 0.05 for each of the first 20 years of projectio</w:t>
      </w:r>
      <w:r>
        <w:rPr>
          <w:rFonts w:ascii="Times New Roman" w:eastAsia="Times New Roman" w:hAnsi="Times New Roman" w:cs="Times New Roman"/>
          <w:sz w:val="24"/>
          <w:szCs w:val="24"/>
          <w:lang w:val="en-US"/>
        </w:rPr>
        <w:t>n</w:t>
      </w:r>
    </w:p>
    <w:p w14:paraId="42DFA92D"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proofErr w:type="spellStart"/>
      <w:r w:rsidRPr="00B3146A">
        <w:rPr>
          <w:rFonts w:ascii="Times New Roman" w:eastAsia="Times New Roman" w:hAnsi="Times New Roman" w:cs="Times New Roman"/>
          <w:sz w:val="24"/>
          <w:szCs w:val="24"/>
          <w:lang w:val="en-US"/>
        </w:rPr>
        <w:lastRenderedPageBreak/>
        <w:t>Unrealised</w:t>
      </w:r>
      <w:proofErr w:type="spellEnd"/>
      <w:r>
        <w:rPr>
          <w:rFonts w:ascii="Times New Roman" w:eastAsia="Times New Roman" w:hAnsi="Times New Roman" w:cs="Times New Roman"/>
          <w:sz w:val="24"/>
          <w:szCs w:val="24"/>
          <w:lang w:val="en-US"/>
        </w:rPr>
        <w:t xml:space="preserve"> </w:t>
      </w:r>
      <w:proofErr w:type="spellStart"/>
      <w:r w:rsidRPr="00B3146A">
        <w:rPr>
          <w:rFonts w:ascii="Times New Roman" w:eastAsia="Times New Roman" w:hAnsi="Times New Roman" w:cs="Times New Roman"/>
          <w:sz w:val="24"/>
          <w:szCs w:val="24"/>
          <w:lang w:val="en-US"/>
        </w:rPr>
        <w:t>overcatches</w:t>
      </w:r>
      <w:proofErr w:type="spellEnd"/>
      <w:r w:rsidRPr="00B3146A">
        <w:rPr>
          <w:rFonts w:ascii="Times New Roman" w:eastAsia="Times New Roman" w:hAnsi="Times New Roman" w:cs="Times New Roman"/>
          <w:sz w:val="24"/>
          <w:szCs w:val="24"/>
          <w:lang w:val="en-US"/>
        </w:rPr>
        <w:t xml:space="preserve"> each year </w:t>
      </w:r>
      <w:r w:rsidRPr="00BE5737">
        <w:rPr>
          <w:rFonts w:ascii="Times New Roman" w:eastAsia="Times New Roman" w:hAnsi="Times New Roman" w:cs="Times New Roman"/>
          <w:sz w:val="24"/>
          <w:szCs w:val="24"/>
          <w:highlight w:val="yellow"/>
          <w:lang w:val="en-US"/>
          <w:rPrChange w:id="279" w:author="Tom Carruthers" w:date="2016-12-07T21:09:00Z">
            <w:rPr>
              <w:rFonts w:ascii="Times New Roman" w:eastAsia="Times New Roman" w:hAnsi="Times New Roman" w:cs="Times New Roman"/>
              <w:sz w:val="24"/>
              <w:szCs w:val="24"/>
              <w:lang w:val="en-US"/>
            </w:rPr>
          </w:rPrChange>
        </w:rPr>
        <w:t>of [X] tons</w:t>
      </w:r>
      <w:r w:rsidRPr="00B3146A">
        <w:rPr>
          <w:rFonts w:ascii="Times New Roman" w:eastAsia="Times New Roman" w:hAnsi="Times New Roman" w:cs="Times New Roman"/>
          <w:sz w:val="24"/>
          <w:szCs w:val="24"/>
          <w:lang w:val="en-US"/>
        </w:rPr>
        <w:t xml:space="preserve"> in the West </w:t>
      </w:r>
      <w:r w:rsidRPr="00BE5737">
        <w:rPr>
          <w:rFonts w:ascii="Times New Roman" w:eastAsia="Times New Roman" w:hAnsi="Times New Roman" w:cs="Times New Roman"/>
          <w:sz w:val="24"/>
          <w:szCs w:val="24"/>
          <w:highlight w:val="yellow"/>
          <w:lang w:val="en-US"/>
          <w:rPrChange w:id="280" w:author="Tom Carruthers" w:date="2016-12-07T21:09:00Z">
            <w:rPr>
              <w:rFonts w:ascii="Times New Roman" w:eastAsia="Times New Roman" w:hAnsi="Times New Roman" w:cs="Times New Roman"/>
              <w:sz w:val="24"/>
              <w:szCs w:val="24"/>
              <w:lang w:val="en-US"/>
            </w:rPr>
          </w:rPrChange>
        </w:rPr>
        <w:t>and [Y] tons</w:t>
      </w:r>
      <w:r w:rsidRPr="00B3146A">
        <w:rPr>
          <w:rFonts w:ascii="Times New Roman" w:eastAsia="Times New Roman" w:hAnsi="Times New Roman" w:cs="Times New Roman"/>
          <w:sz w:val="24"/>
          <w:szCs w:val="24"/>
          <w:lang w:val="en-US"/>
        </w:rPr>
        <w:t xml:space="preserve"> in the </w:t>
      </w:r>
      <w:proofErr w:type="spellStart"/>
      <w:r w:rsidRPr="00B3146A">
        <w:rPr>
          <w:rFonts w:ascii="Times New Roman" w:eastAsia="Times New Roman" w:hAnsi="Times New Roman" w:cs="Times New Roman"/>
          <w:sz w:val="24"/>
          <w:szCs w:val="24"/>
          <w:lang w:val="en-US"/>
        </w:rPr>
        <w:t>East+</w:t>
      </w:r>
      <w:r>
        <w:rPr>
          <w:rFonts w:ascii="Times New Roman" w:eastAsia="Times New Roman" w:hAnsi="Times New Roman" w:cs="Times New Roman"/>
          <w:sz w:val="24"/>
          <w:szCs w:val="24"/>
          <w:lang w:val="en-US"/>
        </w:rPr>
        <w:t>Med</w:t>
      </w:r>
      <w:proofErr w:type="spellEnd"/>
    </w:p>
    <w:p w14:paraId="196A06EE"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Use of</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 xml:space="preserve">alternative </w:t>
      </w:r>
      <w:r w:rsidRPr="00BE5737">
        <w:rPr>
          <w:rFonts w:ascii="Times New Roman" w:eastAsia="Times New Roman" w:hAnsi="Times New Roman" w:cs="Times New Roman"/>
          <w:sz w:val="24"/>
          <w:szCs w:val="24"/>
          <w:highlight w:val="yellow"/>
          <w:lang w:val="en-US"/>
          <w:rPrChange w:id="281" w:author="Tom Carruthers" w:date="2016-12-07T21:09:00Z">
            <w:rPr>
              <w:rFonts w:ascii="Times New Roman" w:eastAsia="Times New Roman" w:hAnsi="Times New Roman" w:cs="Times New Roman"/>
              <w:sz w:val="24"/>
              <w:szCs w:val="24"/>
              <w:lang w:val="en-US"/>
            </w:rPr>
          </w:rPrChange>
        </w:rPr>
        <w:t>indices [to be specified]</w:t>
      </w:r>
      <w:r w:rsidRPr="00B3146A">
        <w:rPr>
          <w:rFonts w:ascii="Times New Roman" w:eastAsia="Times New Roman" w:hAnsi="Times New Roman" w:cs="Times New Roman"/>
          <w:sz w:val="24"/>
          <w:szCs w:val="24"/>
          <w:lang w:val="en-US"/>
        </w:rPr>
        <w:t xml:space="preserve"> in the</w:t>
      </w:r>
      <w:r>
        <w:rPr>
          <w:rFonts w:ascii="Times New Roman" w:eastAsia="Times New Roman" w:hAnsi="Times New Roman" w:cs="Times New Roman"/>
          <w:sz w:val="24"/>
          <w:szCs w:val="24"/>
          <w:lang w:val="en-US"/>
        </w:rPr>
        <w:t xml:space="preserve"> MP</w:t>
      </w:r>
    </w:p>
    <w:p w14:paraId="13989B4D" w14:textId="77777777" w:rsidR="007E218D" w:rsidRDefault="00FA4442"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Alternative combinations of fleets in evaluating </w:t>
      </w:r>
      <w:proofErr w:type="spellStart"/>
      <w:r>
        <w:rPr>
          <w:rFonts w:ascii="Times New Roman" w:eastAsia="Times New Roman" w:hAnsi="Times New Roman" w:cs="Times New Roman"/>
          <w:sz w:val="24"/>
          <w:szCs w:val="24"/>
          <w:lang w:val="en-US"/>
        </w:rPr>
        <w:t>selectivities</w:t>
      </w:r>
      <w:proofErr w:type="spellEnd"/>
      <w:r>
        <w:rPr>
          <w:rFonts w:ascii="Times New Roman" w:eastAsia="Times New Roman" w:hAnsi="Times New Roman" w:cs="Times New Roman"/>
          <w:sz w:val="24"/>
          <w:szCs w:val="24"/>
          <w:lang w:val="en-US"/>
        </w:rPr>
        <w:t xml:space="preserve"> for</w:t>
      </w:r>
      <w:r w:rsidR="00600A4C">
        <w:rPr>
          <w:rFonts w:ascii="Times New Roman" w:eastAsia="Times New Roman" w:hAnsi="Times New Roman" w:cs="Times New Roman"/>
          <w:sz w:val="24"/>
          <w:szCs w:val="24"/>
          <w:lang w:val="en-US"/>
        </w:rPr>
        <w:t xml:space="preserve"> the operating models</w:t>
      </w:r>
    </w:p>
    <w:p w14:paraId="608A8D59" w14:textId="77777777" w:rsidR="007E218D" w:rsidRDefault="00FA4442"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 undetected increase in catchability for CPUE-based ab</w:t>
      </w:r>
      <w:r w:rsidR="00600A4C">
        <w:rPr>
          <w:rFonts w:ascii="Times New Roman" w:eastAsia="Times New Roman" w:hAnsi="Times New Roman" w:cs="Times New Roman"/>
          <w:sz w:val="24"/>
          <w:szCs w:val="24"/>
          <w:lang w:val="en-US"/>
        </w:rPr>
        <w:t>undance indices of 1% per annum</w:t>
      </w:r>
    </w:p>
    <w:p w14:paraId="3E5D67E6" w14:textId="77777777" w:rsidR="007E218D" w:rsidRDefault="00600A4C"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assignments to stock of origin of historical catches from the South Atlantic</w:t>
      </w:r>
    </w:p>
    <w:p w14:paraId="2067B0DB" w14:textId="77777777" w:rsidR="007E218D" w:rsidRDefault="007E218D" w:rsidP="00406114">
      <w:pPr>
        <w:shd w:val="clear" w:color="auto" w:fill="FFFFFF"/>
        <w:rPr>
          <w:rFonts w:ascii="Times New Roman" w:eastAsia="Times New Roman" w:hAnsi="Times New Roman" w:cs="Times New Roman"/>
          <w:sz w:val="24"/>
          <w:szCs w:val="24"/>
          <w:lang w:val="en-US"/>
        </w:rPr>
      </w:pPr>
    </w:p>
    <w:p w14:paraId="44F89448" w14:textId="77777777" w:rsidR="007E218D" w:rsidRPr="00406114" w:rsidRDefault="00EC0C87" w:rsidP="00406114">
      <w:pPr>
        <w:shd w:val="clear" w:color="auto" w:fill="FFFFFF"/>
        <w:ind w:firstLine="720"/>
        <w:rPr>
          <w:rFonts w:ascii="Times New Roman" w:eastAsia="Times New Roman" w:hAnsi="Times New Roman" w:cs="Times New Roman"/>
          <w:i/>
          <w:sz w:val="24"/>
          <w:szCs w:val="24"/>
          <w:lang w:val="en-US"/>
        </w:rPr>
      </w:pPr>
      <w:r w:rsidRPr="00406114">
        <w:rPr>
          <w:rFonts w:ascii="Times New Roman" w:eastAsia="Times New Roman" w:hAnsi="Times New Roman" w:cs="Times New Roman"/>
          <w:i/>
          <w:sz w:val="24"/>
          <w:szCs w:val="24"/>
          <w:lang w:val="en-US"/>
        </w:rPr>
        <w:t>“Second round” issues</w:t>
      </w:r>
    </w:p>
    <w:p w14:paraId="0F5D5604" w14:textId="77777777" w:rsidR="00DB7946" w:rsidRDefault="00DB7946" w:rsidP="001B61C4">
      <w:pPr>
        <w:jc w:val="both"/>
        <w:rPr>
          <w:rFonts w:ascii="Times New Roman" w:hAnsi="Times New Roman" w:cs="Times New Roman"/>
          <w:b/>
          <w:sz w:val="24"/>
          <w:szCs w:val="24"/>
          <w:lang w:val="en-US"/>
        </w:rPr>
      </w:pPr>
    </w:p>
    <w:p w14:paraId="0AB9925A" w14:textId="77777777" w:rsidR="00CC223C" w:rsidRPr="00C80707" w:rsidRDefault="004405F9" w:rsidP="005A2074">
      <w:pPr>
        <w:ind w:left="357"/>
        <w:jc w:val="both"/>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The following </w:t>
      </w:r>
      <w:r w:rsidR="002F5BED" w:rsidRPr="00C80707">
        <w:rPr>
          <w:rFonts w:ascii="Times New Roman" w:hAnsi="Times New Roman" w:cs="Times New Roman"/>
          <w:sz w:val="24"/>
          <w:szCs w:val="24"/>
          <w:lang w:val="en-US"/>
        </w:rPr>
        <w:t>aspects of uncertainty are suggested to be postponed at this time for consideration rather in a “second round”:</w:t>
      </w:r>
    </w:p>
    <w:p w14:paraId="0C303155" w14:textId="77777777" w:rsidR="00CC223C" w:rsidRPr="00C80707" w:rsidRDefault="00CC223C" w:rsidP="001B61C4">
      <w:pPr>
        <w:jc w:val="both"/>
        <w:rPr>
          <w:rFonts w:ascii="Times New Roman" w:hAnsi="Times New Roman" w:cs="Times New Roman"/>
          <w:sz w:val="24"/>
          <w:szCs w:val="24"/>
          <w:lang w:val="en-US"/>
        </w:rPr>
      </w:pPr>
    </w:p>
    <w:p w14:paraId="2FE14AEB"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stocks</w:t>
      </w:r>
    </w:p>
    <w:p w14:paraId="7103E652"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indices of abundance used as input to a MP</w:t>
      </w:r>
    </w:p>
    <w:p w14:paraId="3DA7C689"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Use of CAL data in an MP</w:t>
      </w:r>
    </w:p>
    <w:p w14:paraId="68783B3A"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TACs allocated on a spatially more complex basis than the traditional west and </w:t>
      </w:r>
      <w:proofErr w:type="spellStart"/>
      <w:r w:rsidRPr="00C80707">
        <w:rPr>
          <w:rFonts w:ascii="Times New Roman" w:hAnsi="Times New Roman" w:cs="Times New Roman"/>
          <w:sz w:val="24"/>
          <w:szCs w:val="24"/>
          <w:lang w:val="en-US"/>
        </w:rPr>
        <w:t>East+Med</w:t>
      </w:r>
      <w:proofErr w:type="spellEnd"/>
    </w:p>
    <w:p w14:paraId="67850885"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technical measures affecting selectivity</w:t>
      </w:r>
    </w:p>
    <w:p w14:paraId="75A4B818"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stock distributions in the future</w:t>
      </w:r>
    </w:p>
    <w:p w14:paraId="4B37727F"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Future changes in proportional allocation of TACs amongst fleets</w:t>
      </w:r>
    </w:p>
    <w:p w14:paraId="29303CB1" w14:textId="77777777" w:rsidR="007E218D" w:rsidRPr="00406114" w:rsidRDefault="007E218D" w:rsidP="00406114">
      <w:pPr>
        <w:pStyle w:val="ListParagraph"/>
        <w:ind w:left="0"/>
        <w:jc w:val="both"/>
        <w:rPr>
          <w:rFonts w:ascii="Times New Roman" w:hAnsi="Times New Roman" w:cs="Times New Roman"/>
          <w:b/>
          <w:sz w:val="24"/>
          <w:szCs w:val="24"/>
          <w:lang w:val="en-US"/>
        </w:rPr>
      </w:pPr>
    </w:p>
    <w:p w14:paraId="3A9521E0" w14:textId="77777777" w:rsidR="007E218D" w:rsidRDefault="007E218D">
      <w:pPr>
        <w:jc w:val="both"/>
        <w:rPr>
          <w:rFonts w:ascii="Times New Roman" w:hAnsi="Times New Roman" w:cs="Times New Roman"/>
          <w:sz w:val="24"/>
          <w:szCs w:val="24"/>
        </w:rPr>
      </w:pPr>
    </w:p>
    <w:p w14:paraId="06416479" w14:textId="77777777" w:rsidR="007E218D" w:rsidRDefault="007E218D">
      <w:pPr>
        <w:jc w:val="both"/>
        <w:rPr>
          <w:rFonts w:ascii="Times New Roman" w:hAnsi="Times New Roman" w:cs="Times New Roman"/>
          <w:sz w:val="24"/>
          <w:szCs w:val="24"/>
        </w:rPr>
      </w:pPr>
    </w:p>
    <w:p w14:paraId="15B81E1F" w14:textId="77777777" w:rsidR="007E218D" w:rsidRDefault="00B56829" w:rsidP="00406114">
      <w:pPr>
        <w:pStyle w:val="Heading1"/>
        <w:ind w:left="0"/>
      </w:pPr>
      <w:bookmarkStart w:id="282" w:name="_Toc465365342"/>
      <w:r w:rsidRPr="00B56829">
        <w:t xml:space="preserve">PERFORMANCE </w:t>
      </w:r>
      <w:r w:rsidR="00F243AE">
        <w:t>MEASURES/</w:t>
      </w:r>
      <w:r w:rsidRPr="00B56829">
        <w:t>STATISTICS</w:t>
      </w:r>
      <w:bookmarkEnd w:id="282"/>
    </w:p>
    <w:p w14:paraId="53684C86" w14:textId="77777777" w:rsidR="007E218D" w:rsidRDefault="007E218D" w:rsidP="00406114">
      <w:pPr>
        <w:pStyle w:val="ListParagraph"/>
        <w:ind w:left="0"/>
        <w:jc w:val="both"/>
        <w:rPr>
          <w:rFonts w:ascii="Times New Roman" w:hAnsi="Times New Roman" w:cs="Times New Roman"/>
          <w:sz w:val="24"/>
          <w:szCs w:val="24"/>
        </w:rPr>
      </w:pPr>
    </w:p>
    <w:p w14:paraId="634C9289" w14:textId="384AC679" w:rsidR="007E218D" w:rsidRDefault="0038078A"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Projections under candidates MPs will be for </w:t>
      </w:r>
      <w:r w:rsidR="001E6947">
        <w:rPr>
          <w:rFonts w:ascii="Times New Roman" w:hAnsi="Times New Roman" w:cs="Times New Roman"/>
          <w:sz w:val="24"/>
          <w:szCs w:val="24"/>
        </w:rPr>
        <w:t xml:space="preserve">100 </w:t>
      </w:r>
      <w:r>
        <w:rPr>
          <w:rFonts w:ascii="Times New Roman" w:hAnsi="Times New Roman" w:cs="Times New Roman"/>
          <w:sz w:val="24"/>
          <w:szCs w:val="24"/>
        </w:rPr>
        <w:t xml:space="preserve">years </w:t>
      </w:r>
      <w:r w:rsidR="00836930">
        <w:rPr>
          <w:rFonts w:ascii="Times New Roman" w:hAnsi="Times New Roman" w:cs="Times New Roman"/>
          <w:sz w:val="24"/>
          <w:szCs w:val="24"/>
        </w:rPr>
        <w:t xml:space="preserve">(unless this leads to computational difficulties) </w:t>
      </w:r>
      <w:r>
        <w:rPr>
          <w:rFonts w:ascii="Times New Roman" w:hAnsi="Times New Roman" w:cs="Times New Roman"/>
          <w:sz w:val="24"/>
          <w:szCs w:val="24"/>
        </w:rPr>
        <w:t xml:space="preserve">commencing in 2017. Prior to that, for </w:t>
      </w:r>
      <w:r w:rsidR="00B30484">
        <w:rPr>
          <w:rFonts w:ascii="Times New Roman" w:hAnsi="Times New Roman" w:cs="Times New Roman"/>
          <w:sz w:val="24"/>
          <w:szCs w:val="24"/>
        </w:rPr>
        <w:t xml:space="preserve">projecting for </w:t>
      </w:r>
      <w:r>
        <w:rPr>
          <w:rFonts w:ascii="Times New Roman" w:hAnsi="Times New Roman" w:cs="Times New Roman"/>
          <w:sz w:val="24"/>
          <w:szCs w:val="24"/>
        </w:rPr>
        <w:t xml:space="preserve">years between the last year of the condition and 2017, the catches will be set equal to the TACs </w:t>
      </w:r>
      <w:r w:rsidR="00B30484">
        <w:rPr>
          <w:rFonts w:ascii="Times New Roman" w:hAnsi="Times New Roman" w:cs="Times New Roman"/>
          <w:sz w:val="24"/>
          <w:szCs w:val="24"/>
        </w:rPr>
        <w:t xml:space="preserve">already set, with abundance index data (and any further monitoring data such as catch-at-length) not yet available for those years being generated as specified under item 7. Note that considering a period as lengthy as </w:t>
      </w:r>
      <w:r w:rsidR="004B5430">
        <w:rPr>
          <w:rFonts w:ascii="Times New Roman" w:hAnsi="Times New Roman" w:cs="Times New Roman"/>
          <w:sz w:val="24"/>
          <w:szCs w:val="24"/>
        </w:rPr>
        <w:t>10</w:t>
      </w:r>
      <w:r w:rsidR="00B30484">
        <w:rPr>
          <w:rFonts w:ascii="Times New Roman" w:hAnsi="Times New Roman" w:cs="Times New Roman"/>
          <w:sz w:val="24"/>
          <w:szCs w:val="24"/>
        </w:rPr>
        <w:t xml:space="preserve">0 years is not to imply high reliability for projections for such a long time, but to </w:t>
      </w:r>
      <w:r w:rsidR="00883998">
        <w:rPr>
          <w:rFonts w:ascii="Times New Roman" w:hAnsi="Times New Roman" w:cs="Times New Roman"/>
          <w:sz w:val="24"/>
          <w:szCs w:val="24"/>
        </w:rPr>
        <w:t>be able take account of</w:t>
      </w:r>
      <w:r w:rsidR="00B30484">
        <w:rPr>
          <w:rFonts w:ascii="Times New Roman" w:hAnsi="Times New Roman" w:cs="Times New Roman"/>
          <w:sz w:val="24"/>
          <w:szCs w:val="24"/>
        </w:rPr>
        <w:t xml:space="preserve"> t</w:t>
      </w:r>
      <w:r w:rsidR="00883998">
        <w:rPr>
          <w:rFonts w:ascii="Times New Roman" w:hAnsi="Times New Roman" w:cs="Times New Roman"/>
          <w:sz w:val="24"/>
          <w:szCs w:val="24"/>
        </w:rPr>
        <w:t>ransient effects that persist for some time for a long-lived species.</w:t>
      </w:r>
    </w:p>
    <w:p w14:paraId="0B9E7427" w14:textId="77777777" w:rsidR="001E6947" w:rsidRDefault="001E6947" w:rsidP="00406114">
      <w:pPr>
        <w:pStyle w:val="ListParagraph"/>
        <w:ind w:left="0"/>
        <w:jc w:val="both"/>
        <w:rPr>
          <w:rFonts w:ascii="Times New Roman" w:hAnsi="Times New Roman" w:cs="Times New Roman"/>
          <w:sz w:val="24"/>
          <w:szCs w:val="24"/>
        </w:rPr>
      </w:pPr>
    </w:p>
    <w:p w14:paraId="58DAC299" w14:textId="77777777" w:rsidR="007E218D" w:rsidRDefault="007E218D" w:rsidP="00406114">
      <w:pPr>
        <w:pStyle w:val="ListParagraph"/>
        <w:ind w:left="0"/>
        <w:jc w:val="both"/>
        <w:rPr>
          <w:rFonts w:ascii="Times New Roman" w:hAnsi="Times New Roman" w:cs="Times New Roman"/>
          <w:sz w:val="24"/>
          <w:szCs w:val="24"/>
        </w:rPr>
      </w:pPr>
    </w:p>
    <w:p w14:paraId="5B685DE4" w14:textId="77777777" w:rsidR="007E218D" w:rsidRDefault="00883998" w:rsidP="00406114">
      <w:pPr>
        <w:pStyle w:val="Heading3"/>
        <w:ind w:left="0"/>
      </w:pPr>
      <w:bookmarkStart w:id="283" w:name="_Toc465365343"/>
      <w:r w:rsidRPr="00883998">
        <w:t xml:space="preserve">Summary </w:t>
      </w:r>
      <w:r w:rsidR="00FF4BF8">
        <w:t>measures/</w:t>
      </w:r>
      <w:r w:rsidRPr="00883998">
        <w:t>statistics</w:t>
      </w:r>
      <w:bookmarkEnd w:id="283"/>
    </w:p>
    <w:p w14:paraId="4DE6ECC3" w14:textId="77777777" w:rsidR="007E218D" w:rsidRDefault="007E218D" w:rsidP="00406114">
      <w:pPr>
        <w:pStyle w:val="ListParagraph"/>
        <w:ind w:left="0"/>
        <w:jc w:val="both"/>
        <w:rPr>
          <w:rFonts w:ascii="Times New Roman" w:hAnsi="Times New Roman" w:cs="Times New Roman"/>
          <w:sz w:val="24"/>
          <w:szCs w:val="24"/>
        </w:rPr>
      </w:pPr>
    </w:p>
    <w:p w14:paraId="2F15D520" w14:textId="77777777" w:rsidR="007E218D" w:rsidRDefault="00883998"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Annual average catch for the first, second and third 10-year period of MP application.</w:t>
      </w:r>
    </w:p>
    <w:p w14:paraId="739DEFC2" w14:textId="77777777" w:rsidR="007E218D" w:rsidRDefault="00883998"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 calculated relative to </w:t>
      </w:r>
      <w:r w:rsidR="00420D5E">
        <w:rPr>
          <w:rFonts w:ascii="Times New Roman" w:hAnsi="Times New Roman" w:cs="Times New Roman"/>
          <w:sz w:val="24"/>
          <w:szCs w:val="24"/>
        </w:rPr>
        <w:t xml:space="preserve">the </w:t>
      </w:r>
      <w:r>
        <w:rPr>
          <w:rFonts w:ascii="Times New Roman" w:hAnsi="Times New Roman" w:cs="Times New Roman"/>
          <w:sz w:val="24"/>
          <w:szCs w:val="24"/>
        </w:rPr>
        <w:t xml:space="preserve">deterministic equilibrium in the absence of catches </w:t>
      </w:r>
      <w:r w:rsidR="008A4882">
        <w:rPr>
          <w:rFonts w:ascii="Times New Roman" w:hAnsi="Times New Roman" w:cs="Times New Roman"/>
          <w:sz w:val="24"/>
          <w:szCs w:val="24"/>
        </w:rPr>
        <w:t>for the</w:t>
      </w:r>
      <w:r>
        <w:rPr>
          <w:rFonts w:ascii="Times New Roman" w:hAnsi="Times New Roman" w:cs="Times New Roman"/>
          <w:sz w:val="24"/>
          <w:szCs w:val="24"/>
        </w:rPr>
        <w:t xml:space="preserve"> recruitment </w:t>
      </w:r>
      <w:r w:rsidR="008A4882">
        <w:rPr>
          <w:rFonts w:ascii="Times New Roman" w:hAnsi="Times New Roman" w:cs="Times New Roman"/>
          <w:sz w:val="24"/>
          <w:szCs w:val="24"/>
        </w:rPr>
        <w:t>function that applies after 10, 20 and 30 years of MP application.</w:t>
      </w:r>
    </w:p>
    <w:p w14:paraId="0D03DC17"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 over the 30 years for which the MP is applied</w:t>
      </w:r>
      <w:r w:rsidR="00420D5E">
        <w:rPr>
          <w:rFonts w:ascii="Times New Roman" w:hAnsi="Times New Roman" w:cs="Times New Roman"/>
          <w:sz w:val="24"/>
          <w:szCs w:val="24"/>
        </w:rPr>
        <w:t xml:space="preserve"> calculated relative to the deterministic equilibrium in the absence of catches for the recruitment function that applies after 30 years</w:t>
      </w:r>
      <w:r>
        <w:rPr>
          <w:rFonts w:ascii="Times New Roman" w:hAnsi="Times New Roman" w:cs="Times New Roman"/>
          <w:sz w:val="24"/>
          <w:szCs w:val="24"/>
        </w:rPr>
        <w:t>.</w:t>
      </w:r>
    </w:p>
    <w:p w14:paraId="681F2682"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 after 30 years, but calculated relative to the trajectory that would have occurred had no catches been taken over the full period for which MP application is being </w:t>
      </w:r>
      <w:proofErr w:type="gramStart"/>
      <w:r>
        <w:rPr>
          <w:rFonts w:ascii="Times New Roman" w:hAnsi="Times New Roman" w:cs="Times New Roman"/>
          <w:sz w:val="24"/>
          <w:szCs w:val="24"/>
        </w:rPr>
        <w:t>considered.</w:t>
      </w:r>
      <w:proofErr w:type="gramEnd"/>
    </w:p>
    <w:p w14:paraId="0E15465C"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The lowest spawning biomass depletion</w:t>
      </w:r>
      <w:r w:rsidR="00420D5E">
        <w:rPr>
          <w:rFonts w:ascii="Times New Roman" w:hAnsi="Times New Roman" w:cs="Times New Roman"/>
          <w:sz w:val="24"/>
          <w:szCs w:val="24"/>
        </w:rPr>
        <w:t xml:space="preserve"> over the 30 years for which the MP is applied, but calculated relative to the zero catch trajectory specified in d).</w:t>
      </w:r>
    </w:p>
    <w:p w14:paraId="6138F7EF" w14:textId="27ACE6BA" w:rsidR="001E6947" w:rsidRDefault="001E6947" w:rsidP="001E6947">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Kobe or alternative Kobe indicators (catch/biomass instead of </w:t>
      </w:r>
      <w:proofErr w:type="spellStart"/>
      <w:r>
        <w:rPr>
          <w:rFonts w:ascii="Times New Roman" w:hAnsi="Times New Roman" w:cs="Times New Roman"/>
          <w:sz w:val="24"/>
          <w:szCs w:val="24"/>
        </w:rPr>
        <w:t>Fmsy</w:t>
      </w:r>
      <w:proofErr w:type="spellEnd"/>
      <w:r>
        <w:rPr>
          <w:rFonts w:ascii="Times New Roman" w:hAnsi="Times New Roman" w:cs="Times New Roman"/>
          <w:sz w:val="24"/>
          <w:szCs w:val="24"/>
        </w:rPr>
        <w:t xml:space="preserve"> and biomass/biomass at a </w:t>
      </w:r>
      <w:r w:rsidR="00836930">
        <w:rPr>
          <w:rFonts w:ascii="Times New Roman" w:hAnsi="Times New Roman" w:cs="Times New Roman"/>
          <w:sz w:val="24"/>
          <w:szCs w:val="24"/>
        </w:rPr>
        <w:t xml:space="preserve">theoretical maximum </w:t>
      </w:r>
      <w:r>
        <w:rPr>
          <w:rFonts w:ascii="Times New Roman" w:hAnsi="Times New Roman" w:cs="Times New Roman"/>
          <w:sz w:val="24"/>
          <w:szCs w:val="24"/>
        </w:rPr>
        <w:t>MSY)</w:t>
      </w:r>
    </w:p>
    <w:p w14:paraId="6466C26F" w14:textId="77777777" w:rsidR="007E218D" w:rsidRDefault="00420D5E"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Average annual variation defined by:</w:t>
      </w:r>
    </w:p>
    <w:p w14:paraId="553E055F" w14:textId="77777777" w:rsidR="007E218D" w:rsidRDefault="007E218D" w:rsidP="00406114">
      <w:pPr>
        <w:pStyle w:val="ListParagraph"/>
        <w:ind w:left="0"/>
        <w:jc w:val="both"/>
        <w:rPr>
          <w:rFonts w:ascii="Times New Roman" w:hAnsi="Times New Roman" w:cs="Times New Roman"/>
          <w:sz w:val="24"/>
          <w:szCs w:val="24"/>
        </w:rPr>
      </w:pPr>
    </w:p>
    <w:p w14:paraId="476100AD" w14:textId="77777777" w:rsidR="007E218D" w:rsidRPr="00897A55" w:rsidRDefault="00AC3132" w:rsidP="00406114">
      <w:pPr>
        <w:jc w:val="both"/>
        <w:rPr>
          <w:rFonts w:ascii="Times New Roman" w:hAnsi="Times New Roman" w:cs="Times New Roman"/>
          <w:sz w:val="24"/>
          <w:szCs w:val="24"/>
        </w:rPr>
      </w:pPr>
      <w:r w:rsidRPr="00D25557">
        <w:rPr>
          <w:position w:val="-28"/>
        </w:rPr>
        <w:object w:dxaOrig="2580" w:dyaOrig="639" w14:anchorId="6C1828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15pt;height:30.05pt" o:ole="" fillcolor="window">
            <v:imagedata r:id="rId22" o:title=""/>
          </v:shape>
          <o:OLEObject Type="Embed" ProgID="Equation.3" ShapeID="_x0000_i1025" DrawAspect="Content" ObjectID="_1542698027" r:id="rId23"/>
        </w:object>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406114">
        <w:rPr>
          <w:rFonts w:ascii="Times New Roman" w:hAnsi="Times New Roman" w:cs="Times New Roman"/>
          <w:sz w:val="24"/>
          <w:szCs w:val="24"/>
        </w:rPr>
        <w:tab/>
      </w:r>
      <w:r w:rsidR="00897A55">
        <w:rPr>
          <w:rFonts w:ascii="Times New Roman" w:hAnsi="Times New Roman" w:cs="Times New Roman"/>
          <w:sz w:val="24"/>
          <w:szCs w:val="24"/>
        </w:rPr>
        <w:tab/>
      </w:r>
      <w:r w:rsidR="00897A55">
        <w:rPr>
          <w:rFonts w:ascii="Times New Roman" w:hAnsi="Times New Roman" w:cs="Times New Roman"/>
          <w:sz w:val="24"/>
          <w:szCs w:val="24"/>
        </w:rPr>
        <w:tab/>
      </w:r>
      <w:r w:rsidR="00F22DC4" w:rsidRPr="00406114">
        <w:rPr>
          <w:rFonts w:ascii="Times New Roman" w:hAnsi="Times New Roman" w:cs="Times New Roman"/>
          <w:sz w:val="24"/>
          <w:szCs w:val="24"/>
        </w:rPr>
        <w:t>(</w:t>
      </w:r>
      <w:r w:rsidR="00897A55" w:rsidRPr="00406114">
        <w:rPr>
          <w:rFonts w:ascii="Times New Roman" w:hAnsi="Times New Roman" w:cs="Times New Roman"/>
          <w:sz w:val="24"/>
          <w:szCs w:val="24"/>
        </w:rPr>
        <w:t>13</w:t>
      </w:r>
      <w:r w:rsidR="00F22DC4" w:rsidRPr="00406114">
        <w:rPr>
          <w:rFonts w:ascii="Times New Roman" w:hAnsi="Times New Roman" w:cs="Times New Roman"/>
          <w:sz w:val="24"/>
          <w:szCs w:val="24"/>
        </w:rPr>
        <w:t>.1)</w:t>
      </w:r>
    </w:p>
    <w:p w14:paraId="6F63CDA7" w14:textId="77777777" w:rsidR="007E218D" w:rsidRDefault="007E218D" w:rsidP="00406114">
      <w:pPr>
        <w:jc w:val="both"/>
        <w:rPr>
          <w:rFonts w:ascii="Times New Roman" w:hAnsi="Times New Roman" w:cs="Times New Roman"/>
          <w:sz w:val="24"/>
          <w:szCs w:val="24"/>
        </w:rPr>
      </w:pPr>
    </w:p>
    <w:p w14:paraId="62D57395" w14:textId="2F1C2E16" w:rsidR="007E218D" w:rsidRDefault="00892BFD" w:rsidP="00C162D0">
      <w:pPr>
        <w:jc w:val="both"/>
        <w:rPr>
          <w:rFonts w:ascii="Times New Roman" w:hAnsi="Times New Roman" w:cs="Times New Roman"/>
          <w:sz w:val="24"/>
          <w:szCs w:val="24"/>
        </w:rPr>
      </w:pPr>
      <w:r>
        <w:rPr>
          <w:rFonts w:ascii="Times New Roman" w:hAnsi="Times New Roman" w:cs="Times New Roman"/>
          <w:sz w:val="24"/>
          <w:szCs w:val="24"/>
        </w:rPr>
        <w:t>For each of these distributions, 5%-, 50%- and 95%iles are to be reported from 200 replicates.</w:t>
      </w:r>
      <w:r w:rsidR="00FF4BF8">
        <w:rPr>
          <w:rFonts w:ascii="Times New Roman" w:hAnsi="Times New Roman" w:cs="Times New Roman"/>
          <w:sz w:val="24"/>
          <w:szCs w:val="24"/>
        </w:rPr>
        <w:t xml:space="preserve"> Note the reason for measures/statistics c) and e) is to compensate for regime changes.</w:t>
      </w:r>
      <w:r w:rsidR="00A7186C">
        <w:rPr>
          <w:rFonts w:ascii="Times New Roman" w:hAnsi="Times New Roman" w:cs="Times New Roman"/>
          <w:sz w:val="24"/>
          <w:szCs w:val="24"/>
        </w:rPr>
        <w:t xml:space="preserve"> The choice of these percentiles may need further exploration with stakeholders.</w:t>
      </w:r>
    </w:p>
    <w:p w14:paraId="31BFF4F8" w14:textId="3D727572" w:rsidR="001E6947" w:rsidRDefault="00836930" w:rsidP="00C162D0">
      <w:pPr>
        <w:jc w:val="both"/>
        <w:rPr>
          <w:rFonts w:ascii="Times New Roman" w:hAnsi="Times New Roman" w:cs="Times New Roman"/>
          <w:sz w:val="24"/>
          <w:szCs w:val="24"/>
        </w:rPr>
      </w:pPr>
      <w:r>
        <w:rPr>
          <w:rFonts w:ascii="Times New Roman" w:hAnsi="Times New Roman" w:cs="Times New Roman"/>
          <w:sz w:val="24"/>
          <w:szCs w:val="24"/>
        </w:rPr>
        <w:t xml:space="preserve">Further </w:t>
      </w:r>
      <w:r w:rsidR="001E6947">
        <w:rPr>
          <w:rFonts w:ascii="Times New Roman" w:hAnsi="Times New Roman" w:cs="Times New Roman"/>
          <w:sz w:val="24"/>
          <w:szCs w:val="24"/>
        </w:rPr>
        <w:t>stakeholder orientated measure</w:t>
      </w:r>
      <w:r>
        <w:rPr>
          <w:rFonts w:ascii="Times New Roman" w:hAnsi="Times New Roman" w:cs="Times New Roman"/>
          <w:sz w:val="24"/>
          <w:szCs w:val="24"/>
        </w:rPr>
        <w:t xml:space="preserve">s may need to be included. These must be </w:t>
      </w:r>
      <w:r w:rsidR="001E6947">
        <w:rPr>
          <w:rFonts w:ascii="Times New Roman" w:hAnsi="Times New Roman" w:cs="Times New Roman"/>
          <w:sz w:val="24"/>
          <w:szCs w:val="24"/>
        </w:rPr>
        <w:t>scientifically based</w:t>
      </w:r>
      <w:r w:rsidR="00D256FC">
        <w:rPr>
          <w:rFonts w:ascii="Times New Roman" w:hAnsi="Times New Roman" w:cs="Times New Roman"/>
          <w:sz w:val="24"/>
          <w:szCs w:val="24"/>
        </w:rPr>
        <w:t xml:space="preserve">, easily understood by stakeholders and </w:t>
      </w:r>
      <w:r>
        <w:rPr>
          <w:rFonts w:ascii="Times New Roman" w:hAnsi="Times New Roman" w:cs="Times New Roman"/>
          <w:sz w:val="24"/>
          <w:szCs w:val="24"/>
        </w:rPr>
        <w:t>such that</w:t>
      </w:r>
      <w:r w:rsidR="00D256FC">
        <w:rPr>
          <w:rFonts w:ascii="Times New Roman" w:hAnsi="Times New Roman" w:cs="Times New Roman"/>
          <w:sz w:val="24"/>
          <w:szCs w:val="24"/>
        </w:rPr>
        <w:t xml:space="preserve"> managers </w:t>
      </w:r>
      <w:r>
        <w:rPr>
          <w:rFonts w:ascii="Times New Roman" w:hAnsi="Times New Roman" w:cs="Times New Roman"/>
          <w:sz w:val="24"/>
          <w:szCs w:val="24"/>
        </w:rPr>
        <w:t xml:space="preserve">may readily </w:t>
      </w:r>
      <w:r w:rsidR="00A7186C">
        <w:rPr>
          <w:rFonts w:ascii="Times New Roman" w:hAnsi="Times New Roman" w:cs="Times New Roman"/>
          <w:sz w:val="24"/>
          <w:szCs w:val="24"/>
        </w:rPr>
        <w:t xml:space="preserve">request the evaluation of any </w:t>
      </w:r>
      <w:r w:rsidR="00D256FC">
        <w:rPr>
          <w:rFonts w:ascii="Times New Roman" w:hAnsi="Times New Roman" w:cs="Times New Roman"/>
          <w:sz w:val="24"/>
          <w:szCs w:val="24"/>
        </w:rPr>
        <w:t>changes in options.</w:t>
      </w:r>
    </w:p>
    <w:p w14:paraId="2C259FC4" w14:textId="77777777" w:rsidR="00892BFD" w:rsidRDefault="00892BFD" w:rsidP="001B61C4">
      <w:pPr>
        <w:jc w:val="both"/>
        <w:rPr>
          <w:rFonts w:ascii="Times New Roman" w:hAnsi="Times New Roman" w:cs="Times New Roman"/>
          <w:sz w:val="24"/>
          <w:szCs w:val="24"/>
        </w:rPr>
      </w:pPr>
    </w:p>
    <w:p w14:paraId="3A6EFB98" w14:textId="77777777" w:rsidR="007E218D" w:rsidRDefault="00892BFD" w:rsidP="00406114">
      <w:pPr>
        <w:pStyle w:val="Heading3"/>
        <w:ind w:left="0"/>
      </w:pPr>
      <w:bookmarkStart w:id="284" w:name="_Toc465365344"/>
      <w:r w:rsidRPr="00892BFD">
        <w:t>Summary plots</w:t>
      </w:r>
      <w:bookmarkEnd w:id="284"/>
    </w:p>
    <w:p w14:paraId="4EB6C471" w14:textId="77777777" w:rsidR="007E218D" w:rsidRDefault="00892BFD" w:rsidP="00406114">
      <w:pPr>
        <w:jc w:val="both"/>
        <w:rPr>
          <w:rFonts w:ascii="Times New Roman" w:hAnsi="Times New Roman" w:cs="Times New Roman"/>
          <w:sz w:val="24"/>
          <w:szCs w:val="24"/>
        </w:rPr>
      </w:pPr>
      <w:r>
        <w:rPr>
          <w:rFonts w:ascii="Times New Roman" w:hAnsi="Times New Roman" w:cs="Times New Roman"/>
          <w:sz w:val="24"/>
          <w:szCs w:val="24"/>
        </w:rPr>
        <w:t>Catch and spawning biomass trajectories plotted as:</w:t>
      </w:r>
    </w:p>
    <w:p w14:paraId="549B152A" w14:textId="77777777" w:rsidR="007E218D" w:rsidRDefault="007E218D" w:rsidP="00406114">
      <w:pPr>
        <w:jc w:val="both"/>
        <w:rPr>
          <w:rFonts w:ascii="Times New Roman" w:hAnsi="Times New Roman" w:cs="Times New Roman"/>
          <w:sz w:val="24"/>
          <w:szCs w:val="24"/>
        </w:rPr>
      </w:pPr>
    </w:p>
    <w:p w14:paraId="5C87DE99" w14:textId="77777777" w:rsidR="007E218D" w:rsidRDefault="00892BFD" w:rsidP="00406114">
      <w:pPr>
        <w:pStyle w:val="ListParagraph"/>
        <w:numPr>
          <w:ilvl w:val="0"/>
          <w:numId w:val="27"/>
        </w:numPr>
        <w:ind w:left="357" w:hanging="357"/>
        <w:jc w:val="both"/>
        <w:rPr>
          <w:rFonts w:ascii="Times New Roman" w:hAnsi="Times New Roman" w:cs="Times New Roman"/>
          <w:sz w:val="24"/>
          <w:szCs w:val="24"/>
        </w:rPr>
      </w:pPr>
      <w:r>
        <w:rPr>
          <w:rFonts w:ascii="Times New Roman" w:hAnsi="Times New Roman" w:cs="Times New Roman"/>
          <w:sz w:val="24"/>
          <w:szCs w:val="24"/>
        </w:rPr>
        <w:t>Annual medians with 5%- and 95%-</w:t>
      </w:r>
      <w:proofErr w:type="spellStart"/>
      <w:r>
        <w:rPr>
          <w:rFonts w:ascii="Times New Roman" w:hAnsi="Times New Roman" w:cs="Times New Roman"/>
          <w:sz w:val="24"/>
          <w:szCs w:val="24"/>
        </w:rPr>
        <w:t>ile</w:t>
      </w:r>
      <w:proofErr w:type="spellEnd"/>
      <w:r>
        <w:rPr>
          <w:rFonts w:ascii="Times New Roman" w:hAnsi="Times New Roman" w:cs="Times New Roman"/>
          <w:sz w:val="24"/>
          <w:szCs w:val="24"/>
        </w:rPr>
        <w:t xml:space="preserve"> envelopes</w:t>
      </w:r>
    </w:p>
    <w:p w14:paraId="63737476" w14:textId="77777777" w:rsidR="00892BFD" w:rsidRDefault="00892BFD" w:rsidP="001B61C4">
      <w:pPr>
        <w:pStyle w:val="ListParagraph"/>
        <w:numPr>
          <w:ilvl w:val="0"/>
          <w:numId w:val="27"/>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10 worm plots of individual realisations</w:t>
      </w:r>
    </w:p>
    <w:p w14:paraId="5F47CDBF" w14:textId="77777777" w:rsidR="00A7186C" w:rsidRDefault="00A7186C" w:rsidP="00E63E19">
      <w:pPr>
        <w:jc w:val="both"/>
        <w:rPr>
          <w:rFonts w:ascii="Times New Roman" w:hAnsi="Times New Roman" w:cs="Times New Roman"/>
          <w:sz w:val="24"/>
          <w:szCs w:val="24"/>
        </w:rPr>
      </w:pPr>
    </w:p>
    <w:p w14:paraId="60AD1464" w14:textId="77777777" w:rsidR="00D256FC" w:rsidRPr="00A7186C" w:rsidRDefault="00A7186C" w:rsidP="00A7186C">
      <w:pPr>
        <w:jc w:val="both"/>
        <w:rPr>
          <w:rFonts w:ascii="Times New Roman" w:hAnsi="Times New Roman" w:cs="Times New Roman"/>
          <w:sz w:val="24"/>
          <w:szCs w:val="24"/>
        </w:rPr>
      </w:pPr>
      <w:r>
        <w:rPr>
          <w:rFonts w:ascii="Times New Roman" w:hAnsi="Times New Roman" w:cs="Times New Roman"/>
          <w:sz w:val="24"/>
          <w:szCs w:val="24"/>
        </w:rPr>
        <w:t xml:space="preserve">Note that repetitions for different options for selectivity may be needed. </w:t>
      </w:r>
    </w:p>
    <w:p w14:paraId="6AF431C4" w14:textId="77777777" w:rsidR="00892BFD" w:rsidRPr="001E6947" w:rsidRDefault="00892BFD" w:rsidP="001B61C4">
      <w:pPr>
        <w:jc w:val="both"/>
        <w:rPr>
          <w:rFonts w:ascii="Times New Roman" w:hAnsi="Times New Roman" w:cs="Times New Roman"/>
          <w:sz w:val="24"/>
          <w:szCs w:val="24"/>
        </w:rPr>
      </w:pPr>
    </w:p>
    <w:p w14:paraId="35262C8E" w14:textId="77777777" w:rsidR="007E218D" w:rsidRPr="00571D99" w:rsidRDefault="00892BFD" w:rsidP="00406114">
      <w:pPr>
        <w:pStyle w:val="Heading3"/>
        <w:ind w:left="0"/>
        <w:rPr>
          <w:rFonts w:cs="Times New Roman"/>
          <w:szCs w:val="24"/>
        </w:rPr>
      </w:pPr>
      <w:bookmarkStart w:id="285" w:name="_Toc465365345"/>
      <w:r w:rsidRPr="00C97833">
        <w:rPr>
          <w:rFonts w:cs="Times New Roman"/>
          <w:szCs w:val="24"/>
        </w:rPr>
        <w:t>Level of reporting</w:t>
      </w:r>
      <w:bookmarkEnd w:id="285"/>
    </w:p>
    <w:p w14:paraId="14882346" w14:textId="77777777" w:rsidR="007E218D" w:rsidRPr="001E6947" w:rsidRDefault="007E218D" w:rsidP="00406114">
      <w:pPr>
        <w:jc w:val="both"/>
        <w:rPr>
          <w:rFonts w:ascii="Times New Roman" w:hAnsi="Times New Roman" w:cs="Times New Roman"/>
          <w:sz w:val="24"/>
          <w:szCs w:val="24"/>
        </w:rPr>
      </w:pPr>
    </w:p>
    <w:p w14:paraId="45BDE62F" w14:textId="77777777" w:rsidR="007E218D" w:rsidRPr="00571D99" w:rsidRDefault="00FF4BF8" w:rsidP="00406114">
      <w:pPr>
        <w:pStyle w:val="Heading4"/>
        <w:ind w:left="0"/>
        <w:rPr>
          <w:rFonts w:cs="Times New Roman"/>
          <w:szCs w:val="24"/>
        </w:rPr>
      </w:pPr>
      <w:bookmarkStart w:id="286" w:name="_Toc465365346"/>
      <w:r w:rsidRPr="00C97833">
        <w:rPr>
          <w:rFonts w:cs="Times New Roman"/>
          <w:szCs w:val="24"/>
        </w:rPr>
        <w:t>Baseline</w:t>
      </w:r>
      <w:bookmarkEnd w:id="286"/>
    </w:p>
    <w:p w14:paraId="213463EE" w14:textId="77777777" w:rsidR="008A4882" w:rsidRPr="001E6947" w:rsidRDefault="008A4882" w:rsidP="001B61C4">
      <w:pPr>
        <w:jc w:val="both"/>
        <w:rPr>
          <w:rFonts w:ascii="Times New Roman" w:hAnsi="Times New Roman" w:cs="Times New Roman"/>
          <w:sz w:val="24"/>
          <w:szCs w:val="24"/>
        </w:rPr>
      </w:pPr>
    </w:p>
    <w:p w14:paraId="71EA668B" w14:textId="77777777" w:rsidR="007E218D" w:rsidRDefault="00FF4BF8" w:rsidP="00406114">
      <w:pPr>
        <w:pStyle w:val="ListParagraph"/>
        <w:numPr>
          <w:ilvl w:val="0"/>
          <w:numId w:val="28"/>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Catch-rel</w:t>
      </w:r>
      <w:r>
        <w:rPr>
          <w:rFonts w:ascii="Times New Roman" w:hAnsi="Times New Roman" w:cs="Times New Roman"/>
          <w:sz w:val="24"/>
          <w:szCs w:val="24"/>
        </w:rPr>
        <w:t>ated measures/statistics</w:t>
      </w:r>
      <w:r w:rsidRPr="00FF4BF8">
        <w:rPr>
          <w:rFonts w:ascii="Times New Roman" w:hAnsi="Times New Roman" w:cs="Times New Roman"/>
          <w:sz w:val="24"/>
          <w:szCs w:val="24"/>
        </w:rPr>
        <w:t xml:space="preserve"> by traditional West and </w:t>
      </w:r>
      <w:proofErr w:type="spellStart"/>
      <w:r w:rsidRPr="00FF4BF8">
        <w:rPr>
          <w:rFonts w:ascii="Times New Roman" w:hAnsi="Times New Roman" w:cs="Times New Roman"/>
          <w:sz w:val="24"/>
          <w:szCs w:val="24"/>
        </w:rPr>
        <w:t>East+Med</w:t>
      </w:r>
      <w:proofErr w:type="spellEnd"/>
      <w:r w:rsidRPr="00FF4BF8">
        <w:rPr>
          <w:rFonts w:ascii="Times New Roman" w:hAnsi="Times New Roman" w:cs="Times New Roman"/>
          <w:sz w:val="24"/>
          <w:szCs w:val="24"/>
        </w:rPr>
        <w:t xml:space="preserve"> regions.</w:t>
      </w:r>
    </w:p>
    <w:p w14:paraId="486CCE78" w14:textId="77777777" w:rsidR="007E218D" w:rsidRDefault="00FF4BF8" w:rsidP="00406114">
      <w:pPr>
        <w:pStyle w:val="ListParagraph"/>
        <w:numPr>
          <w:ilvl w:val="0"/>
          <w:numId w:val="2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depletions measures/statistics by </w:t>
      </w:r>
      <w:r w:rsidR="005249EC">
        <w:rPr>
          <w:rFonts w:ascii="Times New Roman" w:hAnsi="Times New Roman" w:cs="Times New Roman"/>
          <w:sz w:val="24"/>
          <w:szCs w:val="24"/>
        </w:rPr>
        <w:t>separate stocks</w:t>
      </w:r>
    </w:p>
    <w:p w14:paraId="1139A1B2" w14:textId="77777777" w:rsidR="007E218D" w:rsidRDefault="007E218D" w:rsidP="00406114">
      <w:pPr>
        <w:ind w:left="357" w:hanging="357"/>
        <w:contextualSpacing/>
        <w:jc w:val="both"/>
        <w:rPr>
          <w:rFonts w:ascii="Times New Roman" w:hAnsi="Times New Roman" w:cs="Times New Roman"/>
          <w:sz w:val="24"/>
          <w:szCs w:val="24"/>
        </w:rPr>
      </w:pPr>
    </w:p>
    <w:p w14:paraId="6AFCE3CE" w14:textId="77777777" w:rsidR="007E218D" w:rsidRDefault="005249EC" w:rsidP="00406114">
      <w:pPr>
        <w:pStyle w:val="Heading4"/>
        <w:ind w:left="0"/>
      </w:pPr>
      <w:bookmarkStart w:id="287" w:name="_Toc465365347"/>
      <w:r w:rsidRPr="005249EC">
        <w:t>Alternative options</w:t>
      </w:r>
      <w:bookmarkEnd w:id="287"/>
    </w:p>
    <w:p w14:paraId="02BC543E" w14:textId="77777777" w:rsidR="00FF4BF8" w:rsidRDefault="00FF4BF8" w:rsidP="001B61C4">
      <w:pPr>
        <w:jc w:val="both"/>
        <w:rPr>
          <w:rFonts w:ascii="Times New Roman" w:hAnsi="Times New Roman" w:cs="Times New Roman"/>
          <w:sz w:val="24"/>
          <w:szCs w:val="24"/>
        </w:rPr>
      </w:pPr>
    </w:p>
    <w:p w14:paraId="0DF8927D" w14:textId="77777777" w:rsidR="009070AD" w:rsidRDefault="005249EC" w:rsidP="00C162D0">
      <w:pPr>
        <w:jc w:val="both"/>
        <w:rPr>
          <w:rFonts w:ascii="Times New Roman" w:hAnsi="Times New Roman" w:cs="Times New Roman"/>
          <w:sz w:val="24"/>
          <w:szCs w:val="24"/>
        </w:rPr>
      </w:pPr>
      <w:r>
        <w:rPr>
          <w:rFonts w:ascii="Times New Roman" w:hAnsi="Times New Roman" w:cs="Times New Roman"/>
          <w:sz w:val="24"/>
          <w:szCs w:val="24"/>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w:t>
      </w:r>
      <w:r w:rsidR="00C162D0">
        <w:rPr>
          <w:rFonts w:ascii="Times New Roman" w:hAnsi="Times New Roman" w:cs="Times New Roman"/>
          <w:sz w:val="24"/>
          <w:szCs w:val="24"/>
        </w:rPr>
        <w:t>llocations to different fleets).</w:t>
      </w:r>
    </w:p>
    <w:p w14:paraId="14186F3A" w14:textId="77777777" w:rsidR="007E218D" w:rsidRPr="00406114" w:rsidRDefault="007E218D" w:rsidP="009070AD">
      <w:pPr>
        <w:pStyle w:val="Heading1"/>
        <w:numPr>
          <w:ilvl w:val="0"/>
          <w:numId w:val="0"/>
        </w:numPr>
      </w:pPr>
    </w:p>
    <w:sectPr w:rsidR="007E218D" w:rsidRPr="00406114" w:rsidSect="00C162D0">
      <w:footerReference w:type="default" r:id="rId2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9" w:author="Thomas" w:date="2016-12-07T21:02:00Z" w:initials="T">
    <w:p w14:paraId="61BD16BB" w14:textId="77777777" w:rsidR="00BE5737" w:rsidRDefault="00BE5737" w:rsidP="00BE5737">
      <w:pPr>
        <w:pStyle w:val="CommentText"/>
      </w:pPr>
      <w:r>
        <w:rPr>
          <w:rStyle w:val="CommentReference"/>
        </w:rPr>
        <w:annotationRef/>
      </w:r>
      <w:r>
        <w:t xml:space="preserve">Spawning biomass is calculated stock-wide rather than in spawning areas due to some strange model instability that otherwise occurs (unfished </w:t>
      </w:r>
      <w:proofErr w:type="spellStart"/>
      <w:r>
        <w:t>SSBpR</w:t>
      </w:r>
      <w:proofErr w:type="spellEnd"/>
      <w:r>
        <w:t xml:space="preserve"> becomes movement dependent which isn’t really necessary given that we are assuming fully mixed stocks with natal homing – </w:t>
      </w:r>
      <w:proofErr w:type="spellStart"/>
      <w:r>
        <w:t>ie</w:t>
      </w:r>
      <w:proofErr w:type="spellEnd"/>
      <w:r>
        <w:t xml:space="preserve"> it is more robust to assume all SSB contributes to spawning and have a stable and proportionally higher </w:t>
      </w:r>
      <w:proofErr w:type="spellStart"/>
      <w:r>
        <w:t>SSBpR</w:t>
      </w:r>
      <w:proofErr w:type="spellEnd"/>
      <w:r>
        <w:t>)</w:t>
      </w:r>
    </w:p>
  </w:comment>
  <w:comment w:id="170" w:author="Thomas" w:date="2016-12-07T21:02:00Z" w:initials="T">
    <w:p w14:paraId="2E1DEF4F" w14:textId="77777777" w:rsidR="00BE5737" w:rsidRDefault="00BE5737" w:rsidP="00BE5737">
      <w:pPr>
        <w:pStyle w:val="CommentText"/>
      </w:pPr>
      <w:r>
        <w:rPr>
          <w:rStyle w:val="CommentReference"/>
        </w:rPr>
        <w:annotationRef/>
      </w:r>
      <w:r>
        <w:t xml:space="preserve">The recruitment estimation has changed to a model free approach (deviations from a mean level) for OM fitting. OM projection can use any interpretation of these fits including B-H, hockey sticks, periods of past recruitment etc. </w:t>
      </w:r>
    </w:p>
  </w:comment>
  <w:comment w:id="171" w:author="Thomas" w:date="2016-12-07T21:02:00Z" w:initials="T">
    <w:p w14:paraId="4D726857" w14:textId="77777777" w:rsidR="00BE5737" w:rsidRDefault="00BE5737" w:rsidP="00BE5737">
      <w:pPr>
        <w:pStyle w:val="CommentText"/>
      </w:pPr>
      <w:r>
        <w:rPr>
          <w:rStyle w:val="CommentReference"/>
        </w:rPr>
        <w:annotationRef/>
      </w:r>
      <w:r>
        <w:t xml:space="preserve">Based on the new model, it seems that the gravity model is </w:t>
      </w:r>
      <w:proofErr w:type="gramStart"/>
      <w:r>
        <w:t>a  suitable</w:t>
      </w:r>
      <w:proofErr w:type="gramEnd"/>
      <w:r>
        <w:t xml:space="preserve"> base case. We need to highlight this switch somewhere.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BD16BB" w15:done="0"/>
  <w15:commentEx w15:paraId="2E1DEF4F" w15:done="0"/>
  <w15:commentEx w15:paraId="4D72685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8D9175" w14:textId="77777777" w:rsidR="00811E6F" w:rsidRDefault="00811E6F" w:rsidP="00B56829">
      <w:r>
        <w:separator/>
      </w:r>
    </w:p>
  </w:endnote>
  <w:endnote w:type="continuationSeparator" w:id="0">
    <w:p w14:paraId="33E9B6EA" w14:textId="77777777" w:rsidR="00811E6F" w:rsidRDefault="00811E6F" w:rsidP="00B5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6087582"/>
      <w:docPartObj>
        <w:docPartGallery w:val="Page Numbers (Bottom of Page)"/>
        <w:docPartUnique/>
      </w:docPartObj>
    </w:sdtPr>
    <w:sdtEndPr>
      <w:rPr>
        <w:noProof/>
      </w:rPr>
    </w:sdtEndPr>
    <w:sdtContent>
      <w:p w14:paraId="04272EC5" w14:textId="77777777" w:rsidR="00811E6F" w:rsidRDefault="00811E6F">
        <w:pPr>
          <w:pStyle w:val="Footer"/>
          <w:jc w:val="right"/>
        </w:pPr>
        <w:r>
          <w:fldChar w:fldCharType="begin"/>
        </w:r>
        <w:r>
          <w:instrText xml:space="preserve"> PAGE   \* MERGEFORMAT </w:instrText>
        </w:r>
        <w:r>
          <w:fldChar w:fldCharType="separate"/>
        </w:r>
        <w:r w:rsidR="005634D5">
          <w:rPr>
            <w:noProof/>
          </w:rPr>
          <w:t>29</w:t>
        </w:r>
        <w:r>
          <w:rPr>
            <w:noProof/>
          </w:rPr>
          <w:fldChar w:fldCharType="end"/>
        </w:r>
      </w:p>
    </w:sdtContent>
  </w:sdt>
  <w:p w14:paraId="6E39F51C" w14:textId="77777777" w:rsidR="00811E6F" w:rsidRDefault="00811E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A134F1" w14:textId="77777777" w:rsidR="00811E6F" w:rsidRDefault="00811E6F" w:rsidP="00B56829">
      <w:r>
        <w:separator/>
      </w:r>
    </w:p>
  </w:footnote>
  <w:footnote w:type="continuationSeparator" w:id="0">
    <w:p w14:paraId="72BBCF08" w14:textId="77777777" w:rsidR="00811E6F" w:rsidRDefault="00811E6F" w:rsidP="00B568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E4D20"/>
    <w:multiLevelType w:val="hybridMultilevel"/>
    <w:tmpl w:val="1256B334"/>
    <w:lvl w:ilvl="0" w:tplc="65DE7B98">
      <w:start w:val="1"/>
      <w:numFmt w:val="lowerLetter"/>
      <w:lvlText w:val="%1)"/>
      <w:lvlJc w:val="left"/>
      <w:pPr>
        <w:ind w:left="1440" w:hanging="360"/>
      </w:pPr>
      <w:rPr>
        <w:rFonts w:hint="default"/>
      </w:rPr>
    </w:lvl>
    <w:lvl w:ilvl="1" w:tplc="80B0761A">
      <w:start w:val="1"/>
      <w:numFmt w:val="decimal"/>
      <w:lvlText w:val="%2)"/>
      <w:lvlJc w:val="left"/>
      <w:pPr>
        <w:ind w:left="2160" w:hanging="360"/>
      </w:pPr>
      <w:rPr>
        <w:rFonts w:hint="default"/>
      </w:r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 w15:restartNumberingAfterBreak="0">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 w15:restartNumberingAfterBreak="0">
    <w:nsid w:val="041D7A4A"/>
    <w:multiLevelType w:val="hybridMultilevel"/>
    <w:tmpl w:val="51DCE85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EA0D6A"/>
    <w:multiLevelType w:val="hybridMultilevel"/>
    <w:tmpl w:val="A6F45C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BF0392E"/>
    <w:multiLevelType w:val="hybridMultilevel"/>
    <w:tmpl w:val="4818584A"/>
    <w:lvl w:ilvl="0" w:tplc="E8FE049C">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 w15:restartNumberingAfterBreak="0">
    <w:nsid w:val="0D1C152F"/>
    <w:multiLevelType w:val="hybridMultilevel"/>
    <w:tmpl w:val="0B843380"/>
    <w:lvl w:ilvl="0" w:tplc="FD763F04">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15:restartNumberingAfterBreak="0">
    <w:nsid w:val="0FE31E18"/>
    <w:multiLevelType w:val="hybridMultilevel"/>
    <w:tmpl w:val="97B6D14A"/>
    <w:lvl w:ilvl="0" w:tplc="440E4640">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128D5674"/>
    <w:multiLevelType w:val="hybridMultilevel"/>
    <w:tmpl w:val="2FAC69B4"/>
    <w:lvl w:ilvl="0" w:tplc="696CC4B8">
      <w:start w:val="1"/>
      <w:numFmt w:val="upperLetter"/>
      <w:lvlText w:val="%1."/>
      <w:lvlJc w:val="left"/>
      <w:pPr>
        <w:ind w:left="1080" w:hanging="360"/>
      </w:pPr>
      <w:rPr>
        <w:rFonts w:hint="default"/>
      </w:rPr>
    </w:lvl>
    <w:lvl w:ilvl="1" w:tplc="8C0E9532">
      <w:start w:val="1"/>
      <w:numFmt w:val="lowerRoman"/>
      <w:lvlText w:val="%2)"/>
      <w:lvlJc w:val="left"/>
      <w:pPr>
        <w:ind w:left="2772" w:hanging="1332"/>
      </w:pPr>
      <w:rPr>
        <w:rFonts w:hint="default"/>
      </w:r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9" w15:restartNumberingAfterBreak="0">
    <w:nsid w:val="1BC349CD"/>
    <w:multiLevelType w:val="hybridMultilevel"/>
    <w:tmpl w:val="F63E2CE2"/>
    <w:lvl w:ilvl="0" w:tplc="F9F2760A">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1BC75A91"/>
    <w:multiLevelType w:val="hybridMultilevel"/>
    <w:tmpl w:val="6ACA3DFE"/>
    <w:lvl w:ilvl="0" w:tplc="C06A403A">
      <w:start w:val="1"/>
      <w:numFmt w:val="upperRoman"/>
      <w:lvlText w:val="%1)"/>
      <w:lvlJc w:val="left"/>
      <w:pPr>
        <w:ind w:left="143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1BEF65C0"/>
    <w:multiLevelType w:val="hybridMultilevel"/>
    <w:tmpl w:val="79623D2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9832E2"/>
    <w:multiLevelType w:val="hybridMultilevel"/>
    <w:tmpl w:val="19DEA9C8"/>
    <w:lvl w:ilvl="0" w:tplc="874A892E">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3" w15:restartNumberingAfterBreak="0">
    <w:nsid w:val="1F9A0E82"/>
    <w:multiLevelType w:val="hybridMultilevel"/>
    <w:tmpl w:val="D766EB84"/>
    <w:lvl w:ilvl="0" w:tplc="3AF2AEE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5" w15:restartNumberingAfterBreak="0">
    <w:nsid w:val="2ACD2892"/>
    <w:multiLevelType w:val="hybridMultilevel"/>
    <w:tmpl w:val="1C2AEF3C"/>
    <w:lvl w:ilvl="0" w:tplc="75D26142">
      <w:start w:val="1"/>
      <w:numFmt w:val="decimal"/>
      <w:lvlText w:val="%1)"/>
      <w:lvlJc w:val="left"/>
      <w:pPr>
        <w:ind w:left="1440" w:hanging="720"/>
      </w:pPr>
      <w:rPr>
        <w:rFonts w:ascii="Times New Roman" w:eastAsiaTheme="minorHAns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6" w15:restartNumberingAfterBreak="0">
    <w:nsid w:val="30432C36"/>
    <w:multiLevelType w:val="hybridMultilevel"/>
    <w:tmpl w:val="F7447FE4"/>
    <w:lvl w:ilvl="0" w:tplc="D4A44232">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15:restartNumberingAfterBreak="0">
    <w:nsid w:val="323E4248"/>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8" w15:restartNumberingAfterBreak="0">
    <w:nsid w:val="32581FD8"/>
    <w:multiLevelType w:val="hybridMultilevel"/>
    <w:tmpl w:val="15DCF746"/>
    <w:lvl w:ilvl="0" w:tplc="748A612C">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BB7191"/>
    <w:multiLevelType w:val="hybridMultilevel"/>
    <w:tmpl w:val="225697D4"/>
    <w:lvl w:ilvl="0" w:tplc="89723D2C">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367F553A"/>
    <w:multiLevelType w:val="hybridMultilevel"/>
    <w:tmpl w:val="4D68E35C"/>
    <w:lvl w:ilvl="0" w:tplc="6262B9E6">
      <w:start w:val="1"/>
      <w:numFmt w:val="lowerLetter"/>
      <w:lvlText w:val="%1)"/>
      <w:lvlJc w:val="left"/>
      <w:pPr>
        <w:ind w:left="2514" w:hanging="360"/>
      </w:pPr>
      <w:rPr>
        <w:rFonts w:hint="default"/>
      </w:rPr>
    </w:lvl>
    <w:lvl w:ilvl="1" w:tplc="1C090019" w:tentative="1">
      <w:start w:val="1"/>
      <w:numFmt w:val="lowerLetter"/>
      <w:lvlText w:val="%2."/>
      <w:lvlJc w:val="left"/>
      <w:pPr>
        <w:ind w:left="3234" w:hanging="360"/>
      </w:pPr>
    </w:lvl>
    <w:lvl w:ilvl="2" w:tplc="1C09001B" w:tentative="1">
      <w:start w:val="1"/>
      <w:numFmt w:val="lowerRoman"/>
      <w:lvlText w:val="%3."/>
      <w:lvlJc w:val="right"/>
      <w:pPr>
        <w:ind w:left="3954" w:hanging="180"/>
      </w:pPr>
    </w:lvl>
    <w:lvl w:ilvl="3" w:tplc="1C09000F" w:tentative="1">
      <w:start w:val="1"/>
      <w:numFmt w:val="decimal"/>
      <w:lvlText w:val="%4."/>
      <w:lvlJc w:val="left"/>
      <w:pPr>
        <w:ind w:left="4674" w:hanging="360"/>
      </w:pPr>
    </w:lvl>
    <w:lvl w:ilvl="4" w:tplc="1C090019" w:tentative="1">
      <w:start w:val="1"/>
      <w:numFmt w:val="lowerLetter"/>
      <w:lvlText w:val="%5."/>
      <w:lvlJc w:val="left"/>
      <w:pPr>
        <w:ind w:left="5394" w:hanging="360"/>
      </w:pPr>
    </w:lvl>
    <w:lvl w:ilvl="5" w:tplc="1C09001B" w:tentative="1">
      <w:start w:val="1"/>
      <w:numFmt w:val="lowerRoman"/>
      <w:lvlText w:val="%6."/>
      <w:lvlJc w:val="right"/>
      <w:pPr>
        <w:ind w:left="6114" w:hanging="180"/>
      </w:pPr>
    </w:lvl>
    <w:lvl w:ilvl="6" w:tplc="1C09000F" w:tentative="1">
      <w:start w:val="1"/>
      <w:numFmt w:val="decimal"/>
      <w:lvlText w:val="%7."/>
      <w:lvlJc w:val="left"/>
      <w:pPr>
        <w:ind w:left="6834" w:hanging="360"/>
      </w:pPr>
    </w:lvl>
    <w:lvl w:ilvl="7" w:tplc="1C090019" w:tentative="1">
      <w:start w:val="1"/>
      <w:numFmt w:val="lowerLetter"/>
      <w:lvlText w:val="%8."/>
      <w:lvlJc w:val="left"/>
      <w:pPr>
        <w:ind w:left="7554" w:hanging="360"/>
      </w:pPr>
    </w:lvl>
    <w:lvl w:ilvl="8" w:tplc="1C09001B" w:tentative="1">
      <w:start w:val="1"/>
      <w:numFmt w:val="lowerRoman"/>
      <w:lvlText w:val="%9."/>
      <w:lvlJc w:val="right"/>
      <w:pPr>
        <w:ind w:left="8274" w:hanging="180"/>
      </w:pPr>
    </w:lvl>
  </w:abstractNum>
  <w:abstractNum w:abstractNumId="21" w15:restartNumberingAfterBreak="0">
    <w:nsid w:val="3E592A1B"/>
    <w:multiLevelType w:val="hybridMultilevel"/>
    <w:tmpl w:val="BEAC5068"/>
    <w:lvl w:ilvl="0" w:tplc="8BEA1B0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2" w15:restartNumberingAfterBreak="0">
    <w:nsid w:val="40096C03"/>
    <w:multiLevelType w:val="hybridMultilevel"/>
    <w:tmpl w:val="5088E924"/>
    <w:lvl w:ilvl="0" w:tplc="53A66814">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3" w15:restartNumberingAfterBreak="0">
    <w:nsid w:val="42824975"/>
    <w:multiLevelType w:val="hybridMultilevel"/>
    <w:tmpl w:val="20A6E1A4"/>
    <w:lvl w:ilvl="0" w:tplc="50A8D288">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4" w15:restartNumberingAfterBreak="0">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25" w15:restartNumberingAfterBreak="0">
    <w:nsid w:val="478631E4"/>
    <w:multiLevelType w:val="hybridMultilevel"/>
    <w:tmpl w:val="F2986AFA"/>
    <w:lvl w:ilvl="0" w:tplc="0840DFF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0F7566"/>
    <w:multiLevelType w:val="hybridMultilevel"/>
    <w:tmpl w:val="FBA803B0"/>
    <w:lvl w:ilvl="0" w:tplc="4CA254FE">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7" w15:restartNumberingAfterBreak="0">
    <w:nsid w:val="4BBE6A05"/>
    <w:multiLevelType w:val="hybridMultilevel"/>
    <w:tmpl w:val="E8C6A40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4F5F4211"/>
    <w:multiLevelType w:val="hybridMultilevel"/>
    <w:tmpl w:val="65EC90C4"/>
    <w:lvl w:ilvl="0" w:tplc="B0C29E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50016D8B"/>
    <w:multiLevelType w:val="hybridMultilevel"/>
    <w:tmpl w:val="BCC20408"/>
    <w:lvl w:ilvl="0" w:tplc="FAD2045C">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30" w15:restartNumberingAfterBreak="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555E39E7"/>
    <w:multiLevelType w:val="hybridMultilevel"/>
    <w:tmpl w:val="9C2CDEA4"/>
    <w:lvl w:ilvl="0" w:tplc="B23C1F22">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2" w15:restartNumberingAfterBreak="0">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3" w15:restartNumberingAfterBreak="0">
    <w:nsid w:val="5A175DD8"/>
    <w:multiLevelType w:val="hybridMultilevel"/>
    <w:tmpl w:val="C68EBCE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15:restartNumberingAfterBreak="0">
    <w:nsid w:val="5A2509D4"/>
    <w:multiLevelType w:val="hybridMultilevel"/>
    <w:tmpl w:val="B56C7DD0"/>
    <w:lvl w:ilvl="0" w:tplc="EA6CDF50">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5" w15:restartNumberingAfterBreak="0">
    <w:nsid w:val="5AD612BF"/>
    <w:multiLevelType w:val="hybridMultilevel"/>
    <w:tmpl w:val="0B6A46C2"/>
    <w:lvl w:ilvl="0" w:tplc="F32CA0BE">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36" w15:restartNumberingAfterBreak="0">
    <w:nsid w:val="5BED5AF0"/>
    <w:multiLevelType w:val="hybridMultilevel"/>
    <w:tmpl w:val="4D68E35C"/>
    <w:lvl w:ilvl="0" w:tplc="6262B9E6">
      <w:start w:val="1"/>
      <w:numFmt w:val="lowerLetter"/>
      <w:lvlText w:val="%1)"/>
      <w:lvlJc w:val="left"/>
      <w:pPr>
        <w:ind w:left="2514" w:hanging="360"/>
      </w:pPr>
      <w:rPr>
        <w:rFonts w:hint="default"/>
      </w:rPr>
    </w:lvl>
    <w:lvl w:ilvl="1" w:tplc="1C090019" w:tentative="1">
      <w:start w:val="1"/>
      <w:numFmt w:val="lowerLetter"/>
      <w:lvlText w:val="%2."/>
      <w:lvlJc w:val="left"/>
      <w:pPr>
        <w:ind w:left="3234" w:hanging="360"/>
      </w:pPr>
    </w:lvl>
    <w:lvl w:ilvl="2" w:tplc="1C09001B" w:tentative="1">
      <w:start w:val="1"/>
      <w:numFmt w:val="lowerRoman"/>
      <w:lvlText w:val="%3."/>
      <w:lvlJc w:val="right"/>
      <w:pPr>
        <w:ind w:left="3954" w:hanging="180"/>
      </w:pPr>
    </w:lvl>
    <w:lvl w:ilvl="3" w:tplc="1C09000F" w:tentative="1">
      <w:start w:val="1"/>
      <w:numFmt w:val="decimal"/>
      <w:lvlText w:val="%4."/>
      <w:lvlJc w:val="left"/>
      <w:pPr>
        <w:ind w:left="4674" w:hanging="360"/>
      </w:pPr>
    </w:lvl>
    <w:lvl w:ilvl="4" w:tplc="1C090019" w:tentative="1">
      <w:start w:val="1"/>
      <w:numFmt w:val="lowerLetter"/>
      <w:lvlText w:val="%5."/>
      <w:lvlJc w:val="left"/>
      <w:pPr>
        <w:ind w:left="5394" w:hanging="360"/>
      </w:pPr>
    </w:lvl>
    <w:lvl w:ilvl="5" w:tplc="1C09001B" w:tentative="1">
      <w:start w:val="1"/>
      <w:numFmt w:val="lowerRoman"/>
      <w:lvlText w:val="%6."/>
      <w:lvlJc w:val="right"/>
      <w:pPr>
        <w:ind w:left="6114" w:hanging="180"/>
      </w:pPr>
    </w:lvl>
    <w:lvl w:ilvl="6" w:tplc="1C09000F" w:tentative="1">
      <w:start w:val="1"/>
      <w:numFmt w:val="decimal"/>
      <w:lvlText w:val="%7."/>
      <w:lvlJc w:val="left"/>
      <w:pPr>
        <w:ind w:left="6834" w:hanging="360"/>
      </w:pPr>
    </w:lvl>
    <w:lvl w:ilvl="7" w:tplc="1C090019" w:tentative="1">
      <w:start w:val="1"/>
      <w:numFmt w:val="lowerLetter"/>
      <w:lvlText w:val="%8."/>
      <w:lvlJc w:val="left"/>
      <w:pPr>
        <w:ind w:left="7554" w:hanging="360"/>
      </w:pPr>
    </w:lvl>
    <w:lvl w:ilvl="8" w:tplc="1C09001B" w:tentative="1">
      <w:start w:val="1"/>
      <w:numFmt w:val="lowerRoman"/>
      <w:lvlText w:val="%9."/>
      <w:lvlJc w:val="right"/>
      <w:pPr>
        <w:ind w:left="8274" w:hanging="180"/>
      </w:pPr>
    </w:lvl>
  </w:abstractNum>
  <w:abstractNum w:abstractNumId="37" w15:restartNumberingAfterBreak="0">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8" w15:restartNumberingAfterBreak="0">
    <w:nsid w:val="5DEA320A"/>
    <w:multiLevelType w:val="hybridMultilevel"/>
    <w:tmpl w:val="F34C6E0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40" w15:restartNumberingAfterBreak="0">
    <w:nsid w:val="5E150440"/>
    <w:multiLevelType w:val="hybridMultilevel"/>
    <w:tmpl w:val="E43C8EFA"/>
    <w:lvl w:ilvl="0" w:tplc="BCFA6A28">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1" w15:restartNumberingAfterBreak="0">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60F314AC"/>
    <w:multiLevelType w:val="hybridMultilevel"/>
    <w:tmpl w:val="B7A4C6AE"/>
    <w:lvl w:ilvl="0" w:tplc="CB865CE8">
      <w:start w:val="1"/>
      <w:numFmt w:val="upperRoman"/>
      <w:lvlText w:val="%1)"/>
      <w:lvlJc w:val="left"/>
      <w:pPr>
        <w:ind w:left="2160" w:hanging="72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43" w15:restartNumberingAfterBreak="0">
    <w:nsid w:val="627F7FD6"/>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44" w15:restartNumberingAfterBreak="0">
    <w:nsid w:val="648E5734"/>
    <w:multiLevelType w:val="hybridMultilevel"/>
    <w:tmpl w:val="EDA8FB96"/>
    <w:lvl w:ilvl="0" w:tplc="93688B28">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5" w15:restartNumberingAfterBreak="0">
    <w:nsid w:val="66FD4DF8"/>
    <w:multiLevelType w:val="hybridMultilevel"/>
    <w:tmpl w:val="8D80F69E"/>
    <w:lvl w:ilvl="0" w:tplc="CA3AA3AC">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6" w15:restartNumberingAfterBreak="0">
    <w:nsid w:val="680D7C83"/>
    <w:multiLevelType w:val="hybridMultilevel"/>
    <w:tmpl w:val="4F0E1A9C"/>
    <w:lvl w:ilvl="0" w:tplc="BF083BC4">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7" w15:restartNumberingAfterBreak="0">
    <w:nsid w:val="6D8E3719"/>
    <w:multiLevelType w:val="hybridMultilevel"/>
    <w:tmpl w:val="03C4EEDC"/>
    <w:lvl w:ilvl="0" w:tplc="0748A02A">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6EB42D32"/>
    <w:multiLevelType w:val="multilevel"/>
    <w:tmpl w:val="49F4A570"/>
    <w:lvl w:ilvl="0">
      <w:start w:val="1"/>
      <w:numFmt w:val="decimal"/>
      <w:pStyle w:val="Heading1"/>
      <w:lvlText w:val="%1."/>
      <w:lvlJc w:val="left"/>
      <w:pPr>
        <w:ind w:left="851" w:hanging="131"/>
      </w:pPr>
      <w:rPr>
        <w:rFonts w:ascii="Times" w:hAnsi="Times" w:hint="default"/>
        <w:b/>
        <w:i w:val="0"/>
        <w:sz w:val="24"/>
      </w:rPr>
    </w:lvl>
    <w:lvl w:ilvl="1">
      <w:start w:val="1"/>
      <w:numFmt w:val="upperLetter"/>
      <w:pStyle w:val="Heading2"/>
      <w:lvlText w:val="%2."/>
      <w:lvlJc w:val="left"/>
      <w:pPr>
        <w:ind w:left="851" w:hanging="131"/>
      </w:pPr>
      <w:rPr>
        <w:rFonts w:ascii="Times New Roman" w:hAnsi="Times New Roman" w:hint="default"/>
        <w:b/>
        <w:i w:val="0"/>
        <w:sz w:val="24"/>
      </w:rPr>
    </w:lvl>
    <w:lvl w:ilvl="2">
      <w:start w:val="1"/>
      <w:numFmt w:val="upperRoman"/>
      <w:pStyle w:val="Heading3"/>
      <w:suff w:val="space"/>
      <w:lvlText w:val="%3)"/>
      <w:lvlJc w:val="left"/>
      <w:pPr>
        <w:ind w:left="415" w:hanging="131"/>
      </w:pPr>
      <w:rPr>
        <w:rFonts w:ascii="Times" w:hAnsi="Times" w:hint="default"/>
        <w:b w:val="0"/>
        <w:i/>
        <w:sz w:val="24"/>
        <w:u w:val="none"/>
      </w:rPr>
    </w:lvl>
    <w:lvl w:ilvl="3">
      <w:start w:val="1"/>
      <w:numFmt w:val="none"/>
      <w:pStyle w:val="Heading4"/>
      <w:lvlText w:val="%4"/>
      <w:lvlJc w:val="left"/>
      <w:pPr>
        <w:ind w:left="851" w:hanging="851"/>
      </w:pPr>
      <w:rPr>
        <w:rFonts w:ascii="Times New Roman" w:hAnsi="Times New Roman" w:hint="default"/>
        <w:b w:val="0"/>
        <w:i w:val="0"/>
        <w:sz w:val="24"/>
        <w:u w:val="single"/>
      </w:rPr>
    </w:lvl>
    <w:lvl w:ilvl="4">
      <w:start w:val="1"/>
      <w:numFmt w:val="none"/>
      <w:pStyle w:val="Heading5"/>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49" w15:restartNumberingAfterBreak="0">
    <w:nsid w:val="730A0E7E"/>
    <w:multiLevelType w:val="hybridMultilevel"/>
    <w:tmpl w:val="774C03CC"/>
    <w:lvl w:ilvl="0" w:tplc="84729C8E">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0" w15:restartNumberingAfterBreak="0">
    <w:nsid w:val="75877DE3"/>
    <w:multiLevelType w:val="hybridMultilevel"/>
    <w:tmpl w:val="5FC80BE8"/>
    <w:lvl w:ilvl="0" w:tplc="D77AF1C2">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1" w15:restartNumberingAfterBreak="0">
    <w:nsid w:val="76171678"/>
    <w:multiLevelType w:val="hybridMultilevel"/>
    <w:tmpl w:val="6272252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84429A5"/>
    <w:multiLevelType w:val="multilevel"/>
    <w:tmpl w:val="B9380CA0"/>
    <w:lvl w:ilvl="0">
      <w:numFmt w:val="decimal"/>
      <w:lvlText w:val="%1"/>
      <w:lvlJc w:val="left"/>
      <w:pPr>
        <w:ind w:left="456" w:hanging="456"/>
      </w:pPr>
      <w:rPr>
        <w:rFonts w:hint="default"/>
      </w:rPr>
    </w:lvl>
    <w:lvl w:ilvl="1">
      <w:start w:val="1"/>
      <w:numFmt w:val="decimalZero"/>
      <w:lvlText w:val="%1.%2"/>
      <w:lvlJc w:val="left"/>
      <w:pPr>
        <w:ind w:left="1356" w:hanging="456"/>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320" w:hanging="72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480" w:hanging="108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53" w15:restartNumberingAfterBreak="0">
    <w:nsid w:val="788B37FA"/>
    <w:multiLevelType w:val="hybridMultilevel"/>
    <w:tmpl w:val="DF2296AC"/>
    <w:lvl w:ilvl="0" w:tplc="7D8492A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4" w15:restartNumberingAfterBreak="0">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5" w15:restartNumberingAfterBreak="0">
    <w:nsid w:val="78F404C1"/>
    <w:multiLevelType w:val="hybridMultilevel"/>
    <w:tmpl w:val="BB9018A6"/>
    <w:lvl w:ilvl="0" w:tplc="2034B52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6" w15:restartNumberingAfterBreak="0">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7" w15:restartNumberingAfterBreak="0">
    <w:nsid w:val="7E196A7D"/>
    <w:multiLevelType w:val="multilevel"/>
    <w:tmpl w:val="1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15:restartNumberingAfterBreak="0">
    <w:nsid w:val="7E927E00"/>
    <w:multiLevelType w:val="hybridMultilevel"/>
    <w:tmpl w:val="23FCCEF0"/>
    <w:lvl w:ilvl="0" w:tplc="1C090017">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9" w15:restartNumberingAfterBreak="0">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abstractNumId w:val="27"/>
  </w:num>
  <w:num w:numId="2">
    <w:abstractNumId w:val="23"/>
  </w:num>
  <w:num w:numId="3">
    <w:abstractNumId w:val="21"/>
  </w:num>
  <w:num w:numId="4">
    <w:abstractNumId w:val="12"/>
  </w:num>
  <w:num w:numId="5">
    <w:abstractNumId w:val="40"/>
  </w:num>
  <w:num w:numId="6">
    <w:abstractNumId w:val="5"/>
  </w:num>
  <w:num w:numId="7">
    <w:abstractNumId w:val="46"/>
  </w:num>
  <w:num w:numId="8">
    <w:abstractNumId w:val="1"/>
  </w:num>
  <w:num w:numId="9">
    <w:abstractNumId w:val="59"/>
  </w:num>
  <w:num w:numId="10">
    <w:abstractNumId w:val="44"/>
  </w:num>
  <w:num w:numId="11">
    <w:abstractNumId w:val="55"/>
  </w:num>
  <w:num w:numId="12">
    <w:abstractNumId w:val="54"/>
  </w:num>
  <w:num w:numId="13">
    <w:abstractNumId w:val="45"/>
  </w:num>
  <w:num w:numId="14">
    <w:abstractNumId w:val="56"/>
  </w:num>
  <w:num w:numId="15">
    <w:abstractNumId w:val="24"/>
  </w:num>
  <w:num w:numId="16">
    <w:abstractNumId w:val="39"/>
  </w:num>
  <w:num w:numId="17">
    <w:abstractNumId w:val="29"/>
  </w:num>
  <w:num w:numId="18">
    <w:abstractNumId w:val="36"/>
  </w:num>
  <w:num w:numId="19">
    <w:abstractNumId w:val="37"/>
  </w:num>
  <w:num w:numId="20">
    <w:abstractNumId w:val="31"/>
  </w:num>
  <w:num w:numId="21">
    <w:abstractNumId w:val="43"/>
  </w:num>
  <w:num w:numId="22">
    <w:abstractNumId w:val="17"/>
  </w:num>
  <w:num w:numId="23">
    <w:abstractNumId w:val="0"/>
  </w:num>
  <w:num w:numId="24">
    <w:abstractNumId w:val="14"/>
  </w:num>
  <w:num w:numId="25">
    <w:abstractNumId w:val="34"/>
  </w:num>
  <w:num w:numId="26">
    <w:abstractNumId w:val="4"/>
  </w:num>
  <w:num w:numId="27">
    <w:abstractNumId w:val="32"/>
  </w:num>
  <w:num w:numId="28">
    <w:abstractNumId w:val="8"/>
  </w:num>
  <w:num w:numId="29">
    <w:abstractNumId w:val="3"/>
  </w:num>
  <w:num w:numId="30">
    <w:abstractNumId w:val="42"/>
  </w:num>
  <w:num w:numId="31">
    <w:abstractNumId w:val="10"/>
  </w:num>
  <w:num w:numId="32">
    <w:abstractNumId w:val="22"/>
  </w:num>
  <w:num w:numId="33">
    <w:abstractNumId w:val="50"/>
  </w:num>
  <w:num w:numId="34">
    <w:abstractNumId w:val="26"/>
  </w:num>
  <w:num w:numId="35">
    <w:abstractNumId w:val="28"/>
  </w:num>
  <w:num w:numId="36">
    <w:abstractNumId w:val="9"/>
  </w:num>
  <w:num w:numId="37">
    <w:abstractNumId w:val="16"/>
  </w:num>
  <w:num w:numId="38">
    <w:abstractNumId w:val="57"/>
  </w:num>
  <w:num w:numId="39">
    <w:abstractNumId w:val="30"/>
  </w:num>
  <w:num w:numId="40">
    <w:abstractNumId w:val="41"/>
  </w:num>
  <w:num w:numId="41">
    <w:abstractNumId w:val="53"/>
  </w:num>
  <w:num w:numId="42">
    <w:abstractNumId w:val="49"/>
  </w:num>
  <w:num w:numId="43">
    <w:abstractNumId w:val="6"/>
  </w:num>
  <w:num w:numId="44">
    <w:abstractNumId w:val="7"/>
  </w:num>
  <w:num w:numId="45">
    <w:abstractNumId w:val="33"/>
  </w:num>
  <w:num w:numId="46">
    <w:abstractNumId w:val="19"/>
  </w:num>
  <w:num w:numId="47">
    <w:abstractNumId w:val="51"/>
  </w:num>
  <w:num w:numId="48">
    <w:abstractNumId w:val="11"/>
  </w:num>
  <w:num w:numId="49">
    <w:abstractNumId w:val="38"/>
  </w:num>
  <w:num w:numId="50">
    <w:abstractNumId w:val="2"/>
  </w:num>
  <w:num w:numId="51">
    <w:abstractNumId w:val="15"/>
  </w:num>
  <w:num w:numId="52">
    <w:abstractNumId w:val="58"/>
  </w:num>
  <w:num w:numId="53">
    <w:abstractNumId w:val="35"/>
  </w:num>
  <w:num w:numId="54">
    <w:abstractNumId w:val="48"/>
  </w:num>
  <w:num w:numId="55">
    <w:abstractNumId w:val="18"/>
  </w:num>
  <w:num w:numId="56">
    <w:abstractNumId w:val="48"/>
    <w:lvlOverride w:ilvl="0">
      <w:lvl w:ilvl="0">
        <w:start w:val="1"/>
        <w:numFmt w:val="decimal"/>
        <w:pStyle w:val="Heading1"/>
        <w:lvlText w:val="%1."/>
        <w:lvlJc w:val="left"/>
        <w:pPr>
          <w:ind w:left="851" w:hanging="131"/>
        </w:pPr>
        <w:rPr>
          <w:rFonts w:ascii="Times" w:hAnsi="Times" w:hint="default"/>
          <w:b/>
          <w:i w:val="0"/>
          <w:sz w:val="24"/>
        </w:rPr>
      </w:lvl>
    </w:lvlOverride>
    <w:lvlOverride w:ilvl="1">
      <w:lvl w:ilvl="1">
        <w:start w:val="1"/>
        <w:numFmt w:val="upperLetter"/>
        <w:pStyle w:val="Heading2"/>
        <w:lvlText w:val="%2."/>
        <w:lvlJc w:val="left"/>
        <w:pPr>
          <w:ind w:left="851" w:hanging="131"/>
        </w:pPr>
        <w:rPr>
          <w:rFonts w:ascii="Times New Roman" w:hAnsi="Times New Roman" w:hint="default"/>
          <w:b/>
          <w:i w:val="0"/>
          <w:sz w:val="24"/>
        </w:rPr>
      </w:lvl>
    </w:lvlOverride>
    <w:lvlOverride w:ilvl="2">
      <w:lvl w:ilvl="2">
        <w:start w:val="1"/>
        <w:numFmt w:val="upperRoman"/>
        <w:pStyle w:val="Heading3"/>
        <w:lvlText w:val="%3)"/>
        <w:lvlJc w:val="right"/>
        <w:pPr>
          <w:ind w:left="851" w:hanging="131"/>
        </w:pPr>
        <w:rPr>
          <w:rFonts w:ascii="Times New Roman" w:hAnsi="Times New Roman" w:hint="default"/>
          <w:b w:val="0"/>
          <w:i/>
          <w:sz w:val="24"/>
          <w:u w:val="none"/>
        </w:rPr>
      </w:lvl>
    </w:lvlOverride>
    <w:lvlOverride w:ilvl="3">
      <w:lvl w:ilvl="3">
        <w:start w:val="1"/>
        <w:numFmt w:val="none"/>
        <w:pStyle w:val="Heading4"/>
        <w:lvlText w:val="%4"/>
        <w:lvlJc w:val="left"/>
        <w:pPr>
          <w:ind w:left="720" w:hanging="720"/>
        </w:pPr>
        <w:rPr>
          <w:rFonts w:ascii="Times New Roman" w:hAnsi="Times New Roman" w:hint="default"/>
          <w:sz w:val="24"/>
          <w:u w:val="single"/>
        </w:rPr>
      </w:lvl>
    </w:lvlOverride>
    <w:lvlOverride w:ilvl="4">
      <w:lvl w:ilvl="4">
        <w:start w:val="1"/>
        <w:numFmt w:val="lowerLetter"/>
        <w:pStyle w:val="Heading5"/>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57">
    <w:abstractNumId w:val="47"/>
  </w:num>
  <w:num w:numId="58">
    <w:abstractNumId w:val="25"/>
  </w:num>
  <w:num w:numId="59">
    <w:abstractNumId w:val="20"/>
  </w:num>
  <w:num w:numId="60">
    <w:abstractNumId w:val="48"/>
    <w:lvlOverride w:ilvl="0">
      <w:startOverride w:val="2"/>
    </w:lvlOverride>
    <w:lvlOverride w:ilvl="1">
      <w:startOverride w:val="1"/>
    </w:lvlOverride>
    <w:lvlOverride w:ilvl="2">
      <w:startOverride w:val="2"/>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2"/>
  </w:num>
  <w:num w:numId="63">
    <w:abstractNumId w:val="13"/>
  </w:num>
  <w:numIdMacAtCleanup w:val="5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w15:presenceInfo w15:providerId="Windows Live" w15:userId="ef571e4d31671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5FA4"/>
    <w:rsid w:val="0000477A"/>
    <w:rsid w:val="0001558B"/>
    <w:rsid w:val="000172AC"/>
    <w:rsid w:val="000214C7"/>
    <w:rsid w:val="00022CDB"/>
    <w:rsid w:val="00026E3D"/>
    <w:rsid w:val="0003012F"/>
    <w:rsid w:val="00034901"/>
    <w:rsid w:val="00051D39"/>
    <w:rsid w:val="000621A1"/>
    <w:rsid w:val="00063C9D"/>
    <w:rsid w:val="000708BD"/>
    <w:rsid w:val="00071A74"/>
    <w:rsid w:val="00074D32"/>
    <w:rsid w:val="00077D22"/>
    <w:rsid w:val="000826AE"/>
    <w:rsid w:val="000844BB"/>
    <w:rsid w:val="00093196"/>
    <w:rsid w:val="000A1F39"/>
    <w:rsid w:val="000A5249"/>
    <w:rsid w:val="000B2E29"/>
    <w:rsid w:val="000C6C27"/>
    <w:rsid w:val="000E35A9"/>
    <w:rsid w:val="000F09F1"/>
    <w:rsid w:val="000F2F84"/>
    <w:rsid w:val="00101698"/>
    <w:rsid w:val="00112525"/>
    <w:rsid w:val="00131D4A"/>
    <w:rsid w:val="001428DC"/>
    <w:rsid w:val="001458D7"/>
    <w:rsid w:val="00161309"/>
    <w:rsid w:val="00162824"/>
    <w:rsid w:val="00185804"/>
    <w:rsid w:val="00191B7C"/>
    <w:rsid w:val="001A4A0E"/>
    <w:rsid w:val="001B1C38"/>
    <w:rsid w:val="001B2B5E"/>
    <w:rsid w:val="001B61C4"/>
    <w:rsid w:val="001B7006"/>
    <w:rsid w:val="001C0F8B"/>
    <w:rsid w:val="001C17F6"/>
    <w:rsid w:val="001D16B6"/>
    <w:rsid w:val="001D1844"/>
    <w:rsid w:val="001E6947"/>
    <w:rsid w:val="001F2259"/>
    <w:rsid w:val="001F3F86"/>
    <w:rsid w:val="001F565C"/>
    <w:rsid w:val="00201356"/>
    <w:rsid w:val="0021783C"/>
    <w:rsid w:val="00220465"/>
    <w:rsid w:val="00220B72"/>
    <w:rsid w:val="00221D62"/>
    <w:rsid w:val="00224D79"/>
    <w:rsid w:val="00231B39"/>
    <w:rsid w:val="00231DF3"/>
    <w:rsid w:val="00232974"/>
    <w:rsid w:val="002337BA"/>
    <w:rsid w:val="00233C05"/>
    <w:rsid w:val="00234FDF"/>
    <w:rsid w:val="002448BE"/>
    <w:rsid w:val="002503B5"/>
    <w:rsid w:val="00271515"/>
    <w:rsid w:val="0029590E"/>
    <w:rsid w:val="00296D59"/>
    <w:rsid w:val="00297782"/>
    <w:rsid w:val="002A7158"/>
    <w:rsid w:val="002B12C3"/>
    <w:rsid w:val="002C1CAD"/>
    <w:rsid w:val="002C3A1A"/>
    <w:rsid w:val="002C3A5D"/>
    <w:rsid w:val="002C4ADF"/>
    <w:rsid w:val="002D3512"/>
    <w:rsid w:val="002D7A43"/>
    <w:rsid w:val="002E1924"/>
    <w:rsid w:val="002F4FE3"/>
    <w:rsid w:val="002F5BED"/>
    <w:rsid w:val="00303ADC"/>
    <w:rsid w:val="00313AC4"/>
    <w:rsid w:val="00322AF7"/>
    <w:rsid w:val="00327C44"/>
    <w:rsid w:val="00344395"/>
    <w:rsid w:val="00344FCF"/>
    <w:rsid w:val="00355A2F"/>
    <w:rsid w:val="0038078A"/>
    <w:rsid w:val="00386C74"/>
    <w:rsid w:val="00392739"/>
    <w:rsid w:val="003A2B66"/>
    <w:rsid w:val="003C5411"/>
    <w:rsid w:val="003C7104"/>
    <w:rsid w:val="003D1ABB"/>
    <w:rsid w:val="003D7B06"/>
    <w:rsid w:val="003F13F3"/>
    <w:rsid w:val="003F4338"/>
    <w:rsid w:val="00406114"/>
    <w:rsid w:val="00417016"/>
    <w:rsid w:val="00420D5E"/>
    <w:rsid w:val="00421A3C"/>
    <w:rsid w:val="004239D2"/>
    <w:rsid w:val="00431E20"/>
    <w:rsid w:val="00440453"/>
    <w:rsid w:val="004405F9"/>
    <w:rsid w:val="00441597"/>
    <w:rsid w:val="00465C7D"/>
    <w:rsid w:val="00466328"/>
    <w:rsid w:val="004666A2"/>
    <w:rsid w:val="004711A3"/>
    <w:rsid w:val="00484776"/>
    <w:rsid w:val="00491501"/>
    <w:rsid w:val="00494278"/>
    <w:rsid w:val="004A385F"/>
    <w:rsid w:val="004A409F"/>
    <w:rsid w:val="004B5430"/>
    <w:rsid w:val="004C55E4"/>
    <w:rsid w:val="004E4237"/>
    <w:rsid w:val="004F117A"/>
    <w:rsid w:val="004F3442"/>
    <w:rsid w:val="004F70B1"/>
    <w:rsid w:val="005021D4"/>
    <w:rsid w:val="00506C17"/>
    <w:rsid w:val="005249EC"/>
    <w:rsid w:val="00525D7B"/>
    <w:rsid w:val="0053166B"/>
    <w:rsid w:val="00537841"/>
    <w:rsid w:val="005403C2"/>
    <w:rsid w:val="00556723"/>
    <w:rsid w:val="00560824"/>
    <w:rsid w:val="00561EF8"/>
    <w:rsid w:val="0056225B"/>
    <w:rsid w:val="005634D5"/>
    <w:rsid w:val="00571D99"/>
    <w:rsid w:val="00574565"/>
    <w:rsid w:val="00580726"/>
    <w:rsid w:val="00590F90"/>
    <w:rsid w:val="0059552F"/>
    <w:rsid w:val="005A046E"/>
    <w:rsid w:val="005A146A"/>
    <w:rsid w:val="005A2074"/>
    <w:rsid w:val="005A3ABF"/>
    <w:rsid w:val="005B5C28"/>
    <w:rsid w:val="005B6255"/>
    <w:rsid w:val="005B69E7"/>
    <w:rsid w:val="005C3384"/>
    <w:rsid w:val="005D05ED"/>
    <w:rsid w:val="005D3C3E"/>
    <w:rsid w:val="005D5E2C"/>
    <w:rsid w:val="005D71F7"/>
    <w:rsid w:val="005E5159"/>
    <w:rsid w:val="005F1D09"/>
    <w:rsid w:val="005F3B76"/>
    <w:rsid w:val="005F52F1"/>
    <w:rsid w:val="00600A4C"/>
    <w:rsid w:val="0060134C"/>
    <w:rsid w:val="0060252B"/>
    <w:rsid w:val="00605EE1"/>
    <w:rsid w:val="006247E3"/>
    <w:rsid w:val="00625458"/>
    <w:rsid w:val="00634D0A"/>
    <w:rsid w:val="006523A2"/>
    <w:rsid w:val="0065577D"/>
    <w:rsid w:val="0066185E"/>
    <w:rsid w:val="006621FF"/>
    <w:rsid w:val="006709DE"/>
    <w:rsid w:val="00671F5F"/>
    <w:rsid w:val="00673E2E"/>
    <w:rsid w:val="006838DA"/>
    <w:rsid w:val="006908E5"/>
    <w:rsid w:val="006A2669"/>
    <w:rsid w:val="006A2A03"/>
    <w:rsid w:val="006A3A79"/>
    <w:rsid w:val="006A6F6C"/>
    <w:rsid w:val="006C5970"/>
    <w:rsid w:val="006E03B2"/>
    <w:rsid w:val="006E12A7"/>
    <w:rsid w:val="006E3394"/>
    <w:rsid w:val="006E6827"/>
    <w:rsid w:val="006E7033"/>
    <w:rsid w:val="006F2CFB"/>
    <w:rsid w:val="006F6A38"/>
    <w:rsid w:val="00706A1F"/>
    <w:rsid w:val="00707C11"/>
    <w:rsid w:val="00714DAE"/>
    <w:rsid w:val="00715CB3"/>
    <w:rsid w:val="00721128"/>
    <w:rsid w:val="00722735"/>
    <w:rsid w:val="0073482B"/>
    <w:rsid w:val="00735238"/>
    <w:rsid w:val="00742988"/>
    <w:rsid w:val="007439B8"/>
    <w:rsid w:val="00745630"/>
    <w:rsid w:val="00765087"/>
    <w:rsid w:val="00770DAD"/>
    <w:rsid w:val="00773BE1"/>
    <w:rsid w:val="00781C53"/>
    <w:rsid w:val="00781F69"/>
    <w:rsid w:val="00793C48"/>
    <w:rsid w:val="007A25EF"/>
    <w:rsid w:val="007A35AD"/>
    <w:rsid w:val="007A53A5"/>
    <w:rsid w:val="007B3F64"/>
    <w:rsid w:val="007C21F2"/>
    <w:rsid w:val="007C4056"/>
    <w:rsid w:val="007D0156"/>
    <w:rsid w:val="007D255E"/>
    <w:rsid w:val="007D2E3B"/>
    <w:rsid w:val="007E218D"/>
    <w:rsid w:val="007E35E6"/>
    <w:rsid w:val="007E79E4"/>
    <w:rsid w:val="008042E1"/>
    <w:rsid w:val="00811E6F"/>
    <w:rsid w:val="00815AF5"/>
    <w:rsid w:val="00816E3E"/>
    <w:rsid w:val="00817587"/>
    <w:rsid w:val="00820B53"/>
    <w:rsid w:val="00836930"/>
    <w:rsid w:val="008379B2"/>
    <w:rsid w:val="008474C5"/>
    <w:rsid w:val="008512F7"/>
    <w:rsid w:val="008630DD"/>
    <w:rsid w:val="00874854"/>
    <w:rsid w:val="008757CC"/>
    <w:rsid w:val="008815FC"/>
    <w:rsid w:val="00883998"/>
    <w:rsid w:val="0089132A"/>
    <w:rsid w:val="00892BFD"/>
    <w:rsid w:val="00897A55"/>
    <w:rsid w:val="008A1205"/>
    <w:rsid w:val="008A4882"/>
    <w:rsid w:val="008A7941"/>
    <w:rsid w:val="008D1537"/>
    <w:rsid w:val="008D29D5"/>
    <w:rsid w:val="008E2295"/>
    <w:rsid w:val="008E2327"/>
    <w:rsid w:val="008E43D5"/>
    <w:rsid w:val="008E4CEA"/>
    <w:rsid w:val="008E73D3"/>
    <w:rsid w:val="008F33F7"/>
    <w:rsid w:val="00904E39"/>
    <w:rsid w:val="009070AD"/>
    <w:rsid w:val="00913887"/>
    <w:rsid w:val="00931FE4"/>
    <w:rsid w:val="00935FA4"/>
    <w:rsid w:val="00936DEB"/>
    <w:rsid w:val="00943256"/>
    <w:rsid w:val="00944842"/>
    <w:rsid w:val="0095645D"/>
    <w:rsid w:val="00956B68"/>
    <w:rsid w:val="00964829"/>
    <w:rsid w:val="00965CDE"/>
    <w:rsid w:val="00970C3B"/>
    <w:rsid w:val="00976AE8"/>
    <w:rsid w:val="00987C9A"/>
    <w:rsid w:val="009A272C"/>
    <w:rsid w:val="009A3206"/>
    <w:rsid w:val="009B1E5B"/>
    <w:rsid w:val="009B49D0"/>
    <w:rsid w:val="009B4F22"/>
    <w:rsid w:val="009B55FB"/>
    <w:rsid w:val="009C7DA6"/>
    <w:rsid w:val="009D082B"/>
    <w:rsid w:val="009D089A"/>
    <w:rsid w:val="009D1390"/>
    <w:rsid w:val="009D6A5A"/>
    <w:rsid w:val="009D7428"/>
    <w:rsid w:val="009E2EE0"/>
    <w:rsid w:val="009F3A87"/>
    <w:rsid w:val="009F4647"/>
    <w:rsid w:val="00A02A88"/>
    <w:rsid w:val="00A1002C"/>
    <w:rsid w:val="00A152D8"/>
    <w:rsid w:val="00A1797C"/>
    <w:rsid w:val="00A23DD4"/>
    <w:rsid w:val="00A24A56"/>
    <w:rsid w:val="00A300D9"/>
    <w:rsid w:val="00A3262D"/>
    <w:rsid w:val="00A47FB5"/>
    <w:rsid w:val="00A54383"/>
    <w:rsid w:val="00A62F20"/>
    <w:rsid w:val="00A64A3F"/>
    <w:rsid w:val="00A7186C"/>
    <w:rsid w:val="00A77A42"/>
    <w:rsid w:val="00A81115"/>
    <w:rsid w:val="00A82DC0"/>
    <w:rsid w:val="00A86DCC"/>
    <w:rsid w:val="00A93B41"/>
    <w:rsid w:val="00AA0061"/>
    <w:rsid w:val="00AB1FCC"/>
    <w:rsid w:val="00AB2F3E"/>
    <w:rsid w:val="00AB45C0"/>
    <w:rsid w:val="00AB5F07"/>
    <w:rsid w:val="00AC3132"/>
    <w:rsid w:val="00AD5C7C"/>
    <w:rsid w:val="00AD5F13"/>
    <w:rsid w:val="00AE09E9"/>
    <w:rsid w:val="00AE3B1B"/>
    <w:rsid w:val="00AE4EC5"/>
    <w:rsid w:val="00AF1E0E"/>
    <w:rsid w:val="00AF49F8"/>
    <w:rsid w:val="00AF7796"/>
    <w:rsid w:val="00B048C7"/>
    <w:rsid w:val="00B059B7"/>
    <w:rsid w:val="00B16E84"/>
    <w:rsid w:val="00B20954"/>
    <w:rsid w:val="00B24664"/>
    <w:rsid w:val="00B30484"/>
    <w:rsid w:val="00B3146A"/>
    <w:rsid w:val="00B40458"/>
    <w:rsid w:val="00B56829"/>
    <w:rsid w:val="00B60444"/>
    <w:rsid w:val="00B70518"/>
    <w:rsid w:val="00B761CD"/>
    <w:rsid w:val="00B950D5"/>
    <w:rsid w:val="00BA1D2C"/>
    <w:rsid w:val="00BB059A"/>
    <w:rsid w:val="00BB5341"/>
    <w:rsid w:val="00BC513F"/>
    <w:rsid w:val="00BD0C59"/>
    <w:rsid w:val="00BD250A"/>
    <w:rsid w:val="00BE5737"/>
    <w:rsid w:val="00BF0EC6"/>
    <w:rsid w:val="00C162D0"/>
    <w:rsid w:val="00C26F39"/>
    <w:rsid w:val="00C30EEE"/>
    <w:rsid w:val="00C31889"/>
    <w:rsid w:val="00C41ECA"/>
    <w:rsid w:val="00C45830"/>
    <w:rsid w:val="00C47DC5"/>
    <w:rsid w:val="00C51055"/>
    <w:rsid w:val="00C57815"/>
    <w:rsid w:val="00C66643"/>
    <w:rsid w:val="00C80707"/>
    <w:rsid w:val="00C81141"/>
    <w:rsid w:val="00C837B1"/>
    <w:rsid w:val="00C97833"/>
    <w:rsid w:val="00CA13BC"/>
    <w:rsid w:val="00CA786C"/>
    <w:rsid w:val="00CA792F"/>
    <w:rsid w:val="00CC223C"/>
    <w:rsid w:val="00CD054C"/>
    <w:rsid w:val="00CD4EC9"/>
    <w:rsid w:val="00CD6D17"/>
    <w:rsid w:val="00CF1ABB"/>
    <w:rsid w:val="00CF20FB"/>
    <w:rsid w:val="00D03681"/>
    <w:rsid w:val="00D14CDE"/>
    <w:rsid w:val="00D16417"/>
    <w:rsid w:val="00D17E2D"/>
    <w:rsid w:val="00D2389D"/>
    <w:rsid w:val="00D24B08"/>
    <w:rsid w:val="00D25557"/>
    <w:rsid w:val="00D256FC"/>
    <w:rsid w:val="00D31F40"/>
    <w:rsid w:val="00D520A0"/>
    <w:rsid w:val="00D53C88"/>
    <w:rsid w:val="00D63323"/>
    <w:rsid w:val="00D63EA0"/>
    <w:rsid w:val="00D82AA4"/>
    <w:rsid w:val="00D8566B"/>
    <w:rsid w:val="00D91EB6"/>
    <w:rsid w:val="00D937B0"/>
    <w:rsid w:val="00DB087E"/>
    <w:rsid w:val="00DB7946"/>
    <w:rsid w:val="00DC4880"/>
    <w:rsid w:val="00DD6760"/>
    <w:rsid w:val="00DE432C"/>
    <w:rsid w:val="00DE6E3F"/>
    <w:rsid w:val="00DE6F83"/>
    <w:rsid w:val="00DF0CE1"/>
    <w:rsid w:val="00DF4471"/>
    <w:rsid w:val="00E016A0"/>
    <w:rsid w:val="00E03601"/>
    <w:rsid w:val="00E14D46"/>
    <w:rsid w:val="00E33C63"/>
    <w:rsid w:val="00E37C32"/>
    <w:rsid w:val="00E45DB7"/>
    <w:rsid w:val="00E462C0"/>
    <w:rsid w:val="00E4660E"/>
    <w:rsid w:val="00E56F35"/>
    <w:rsid w:val="00E63E19"/>
    <w:rsid w:val="00E70848"/>
    <w:rsid w:val="00E75498"/>
    <w:rsid w:val="00E76CB5"/>
    <w:rsid w:val="00E9607B"/>
    <w:rsid w:val="00EB4092"/>
    <w:rsid w:val="00EB5CEE"/>
    <w:rsid w:val="00EC0C87"/>
    <w:rsid w:val="00EC7199"/>
    <w:rsid w:val="00ED0B46"/>
    <w:rsid w:val="00ED211D"/>
    <w:rsid w:val="00EE3AF8"/>
    <w:rsid w:val="00EE5859"/>
    <w:rsid w:val="00EF2968"/>
    <w:rsid w:val="00EF2F55"/>
    <w:rsid w:val="00EF6CCC"/>
    <w:rsid w:val="00F05C28"/>
    <w:rsid w:val="00F10884"/>
    <w:rsid w:val="00F22DC4"/>
    <w:rsid w:val="00F243AE"/>
    <w:rsid w:val="00F43FD9"/>
    <w:rsid w:val="00F608EA"/>
    <w:rsid w:val="00F60DF8"/>
    <w:rsid w:val="00F731CF"/>
    <w:rsid w:val="00F77AE0"/>
    <w:rsid w:val="00FA4442"/>
    <w:rsid w:val="00FB29FE"/>
    <w:rsid w:val="00FB35CF"/>
    <w:rsid w:val="00FC03D4"/>
    <w:rsid w:val="00FC54D2"/>
    <w:rsid w:val="00FD0E84"/>
    <w:rsid w:val="00FD755D"/>
    <w:rsid w:val="00FE5130"/>
    <w:rsid w:val="00FE67E8"/>
    <w:rsid w:val="00FF004E"/>
    <w:rsid w:val="00FF0BC0"/>
    <w:rsid w:val="00FF4BF8"/>
    <w:rsid w:val="00FF52D6"/>
    <w:rsid w:val="00FF7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84AFBFE"/>
  <w15:docId w15:val="{ECA08057-8675-438C-B3AA-6DBE655AE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54"/>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54"/>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54"/>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54"/>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54"/>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29600">
      <w:bodyDiv w:val="1"/>
      <w:marLeft w:val="0"/>
      <w:marRight w:val="0"/>
      <w:marTop w:val="0"/>
      <w:marBottom w:val="0"/>
      <w:divBdr>
        <w:top w:val="none" w:sz="0" w:space="0" w:color="auto"/>
        <w:left w:val="none" w:sz="0" w:space="0" w:color="auto"/>
        <w:bottom w:val="none" w:sz="0" w:space="0" w:color="auto"/>
        <w:right w:val="none" w:sz="0" w:space="0" w:color="auto"/>
      </w:divBdr>
    </w:div>
    <w:div w:id="285352029">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1294628473">
      <w:bodyDiv w:val="1"/>
      <w:marLeft w:val="0"/>
      <w:marRight w:val="0"/>
      <w:marTop w:val="0"/>
      <w:marBottom w:val="0"/>
      <w:divBdr>
        <w:top w:val="none" w:sz="0" w:space="0" w:color="auto"/>
        <w:left w:val="none" w:sz="0" w:space="0" w:color="auto"/>
        <w:bottom w:val="none" w:sz="0" w:space="0" w:color="auto"/>
        <w:right w:val="none" w:sz="0" w:space="0" w:color="auto"/>
      </w:divBdr>
    </w:div>
    <w:div w:id="1451388990">
      <w:bodyDiv w:val="1"/>
      <w:marLeft w:val="0"/>
      <w:marRight w:val="0"/>
      <w:marTop w:val="0"/>
      <w:marBottom w:val="0"/>
      <w:divBdr>
        <w:top w:val="none" w:sz="0" w:space="0" w:color="auto"/>
        <w:left w:val="none" w:sz="0" w:space="0" w:color="auto"/>
        <w:bottom w:val="none" w:sz="0" w:space="0" w:color="auto"/>
        <w:right w:val="none" w:sz="0" w:space="0" w:color="auto"/>
      </w:divBdr>
    </w:div>
    <w:div w:id="197722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emf"/><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hyperlink" Target="https://docs.google.com/spreadsheets/d/13pFaM3BTnzQ1B%20NQGoYn4O2n1IeD18V3VTbN9Hv7139U/edit" TargetMode="External"/><Relationship Id="rId17" Type="http://schemas.openxmlformats.org/officeDocument/2006/relationships/image" Target="media/image9.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10" Type="http://schemas.openxmlformats.org/officeDocument/2006/relationships/image" Target="media/image3.emf"/><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2.w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31E5E6-9A94-4477-AD3B-54C53C686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29</Pages>
  <Words>7665</Words>
  <Characters>43697</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51260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Doug Butterworth</dc:creator>
  <cp:lastModifiedBy>Thomas</cp:lastModifiedBy>
  <cp:revision>8</cp:revision>
  <cp:lastPrinted>2016-01-11T22:12:00Z</cp:lastPrinted>
  <dcterms:created xsi:type="dcterms:W3CDTF">2016-11-29T17:26:00Z</dcterms:created>
  <dcterms:modified xsi:type="dcterms:W3CDTF">2016-12-08T18:27:00Z</dcterms:modified>
</cp:coreProperties>
</file>