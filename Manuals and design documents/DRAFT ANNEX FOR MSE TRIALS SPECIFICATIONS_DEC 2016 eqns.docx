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275" w:history="1">
        <w:r w:rsidR="00944842" w:rsidRPr="00A3586B">
          <w:rPr>
            <w:rStyle w:val="Hyperlink"/>
            <w:rFonts w:ascii="Times" w:hAnsi="Times"/>
            <w:noProof/>
          </w:rPr>
          <w:t>I)</w:t>
        </w:r>
        <w:r w:rsidR="00944842" w:rsidRPr="00A3586B">
          <w:rPr>
            <w:rStyle w:val="Hyperlink"/>
            <w:noProof/>
          </w:rPr>
          <w:t xml:space="preserve"> Spatial strata</w:t>
        </w:r>
        <w:r w:rsidR="00944842">
          <w:rPr>
            <w:noProof/>
            <w:webHidden/>
          </w:rPr>
          <w:tab/>
        </w:r>
        <w:r w:rsidR="00944842">
          <w:rPr>
            <w:noProof/>
            <w:webHidden/>
          </w:rPr>
          <w:fldChar w:fldCharType="begin"/>
        </w:r>
        <w:r w:rsidR="00944842">
          <w:rPr>
            <w:noProof/>
            <w:webHidden/>
          </w:rPr>
          <w:instrText xml:space="preserve"> PAGEREF _Toc465365275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F437F8C"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27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_Toc465365276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6B80FC44"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27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_Toc465365277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E5AB7CF"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278" w:history="1">
        <w:r w:rsidR="00944842" w:rsidRPr="00A3586B">
          <w:rPr>
            <w:rStyle w:val="Hyperlink"/>
            <w:rFonts w:ascii="Times" w:hAnsi="Times"/>
            <w:noProof/>
          </w:rPr>
          <w:t>II)</w:t>
        </w:r>
        <w:r w:rsidR="00944842" w:rsidRPr="00A3586B">
          <w:rPr>
            <w:rStyle w:val="Hyperlink"/>
            <w:noProof/>
          </w:rPr>
          <w:t xml:space="preserve"> Temporal strata</w:t>
        </w:r>
        <w:r w:rsidR="00944842">
          <w:rPr>
            <w:noProof/>
            <w:webHidden/>
          </w:rPr>
          <w:tab/>
        </w:r>
        <w:r w:rsidR="00944842">
          <w:rPr>
            <w:noProof/>
            <w:webHidden/>
          </w:rPr>
          <w:fldChar w:fldCharType="begin"/>
        </w:r>
        <w:r w:rsidR="00944842">
          <w:rPr>
            <w:noProof/>
            <w:webHidden/>
          </w:rPr>
          <w:instrText xml:space="preserve"> PAGEREF _Toc465365278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94A6AD3"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279" w:history="1">
        <w:r w:rsidR="00944842" w:rsidRPr="00A3586B">
          <w:rPr>
            <w:rStyle w:val="Hyperlink"/>
            <w:rFonts w:ascii="Times" w:hAnsi="Times"/>
            <w:noProof/>
          </w:rPr>
          <w:t>III)</w:t>
        </w:r>
        <w:r w:rsidR="00944842" w:rsidRPr="00A3586B">
          <w:rPr>
            <w:rStyle w:val="Hyperlink"/>
            <w:noProof/>
          </w:rPr>
          <w:t xml:space="preserve"> Mixing hypotheses</w:t>
        </w:r>
        <w:r w:rsidR="00944842">
          <w:rPr>
            <w:noProof/>
            <w:webHidden/>
          </w:rPr>
          <w:tab/>
        </w:r>
        <w:r w:rsidR="00944842">
          <w:rPr>
            <w:noProof/>
            <w:webHidden/>
          </w:rPr>
          <w:fldChar w:fldCharType="begin"/>
        </w:r>
        <w:r w:rsidR="00944842">
          <w:rPr>
            <w:noProof/>
            <w:webHidden/>
          </w:rPr>
          <w:instrText xml:space="preserve"> PAGEREF _Toc465365279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6F0E657"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28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_Toc465365280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62C1483B"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28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_Toc465365281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BFCFB37" w14:textId="77777777" w:rsidR="00944842" w:rsidRDefault="009D082B">
      <w:pPr>
        <w:pStyle w:val="TOC1"/>
        <w:tabs>
          <w:tab w:val="right" w:leader="dot" w:pos="9016"/>
        </w:tabs>
        <w:rPr>
          <w:rFonts w:asciiTheme="minorHAnsi" w:eastAsiaTheme="minorEastAsia" w:hAnsiTheme="minorHAnsi"/>
          <w:noProof/>
          <w:sz w:val="22"/>
          <w:lang w:val="en-CA" w:eastAsia="en-CA"/>
        </w:rPr>
      </w:pPr>
      <w:hyperlink w:anchor="_Toc465365282" w:history="1">
        <w:r w:rsidR="00944842" w:rsidRPr="00A3586B">
          <w:rPr>
            <w:rStyle w:val="Hyperlink"/>
            <w:rFonts w:ascii="Times" w:hAnsi="Times"/>
            <w:noProof/>
          </w:rPr>
          <w:t>2.</w:t>
        </w:r>
        <w:r w:rsidR="00944842">
          <w:rPr>
            <w:rFonts w:asciiTheme="minorHAnsi" w:eastAsiaTheme="minorEastAsia" w:hAnsiTheme="minorHAnsi"/>
            <w:noProof/>
            <w:sz w:val="22"/>
            <w:lang w:val="en-CA" w:eastAsia="en-CA"/>
          </w:rPr>
          <w:tab/>
        </w:r>
        <w:r w:rsidR="00944842" w:rsidRPr="00A3586B">
          <w:rPr>
            <w:rStyle w:val="Hyperlink"/>
            <w:noProof/>
          </w:rPr>
          <w:t>PAST DATA AVAILABLE</w:t>
        </w:r>
        <w:r w:rsidR="00944842">
          <w:rPr>
            <w:noProof/>
            <w:webHidden/>
          </w:rPr>
          <w:tab/>
        </w:r>
        <w:r w:rsidR="00944842">
          <w:rPr>
            <w:noProof/>
            <w:webHidden/>
          </w:rPr>
          <w:fldChar w:fldCharType="begin"/>
        </w:r>
        <w:r w:rsidR="00944842">
          <w:rPr>
            <w:noProof/>
            <w:webHidden/>
          </w:rPr>
          <w:instrText xml:space="preserve"> PAGEREF _Toc465365282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33E4985"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283" w:history="1">
        <w:r w:rsidR="00944842" w:rsidRPr="00A3586B">
          <w:rPr>
            <w:rStyle w:val="Hyperlink"/>
            <w:rFonts w:ascii="Times" w:hAnsi="Times"/>
            <w:noProof/>
          </w:rPr>
          <w:t>I)</w:t>
        </w:r>
        <w:r w:rsidR="00944842" w:rsidRPr="00A3586B">
          <w:rPr>
            <w:rStyle w:val="Hyperlink"/>
            <w:noProof/>
          </w:rPr>
          <w:t xml:space="preserve"> Raw data</w:t>
        </w:r>
        <w:r w:rsidR="00944842">
          <w:rPr>
            <w:noProof/>
            <w:webHidden/>
          </w:rPr>
          <w:tab/>
        </w:r>
        <w:r w:rsidR="00944842">
          <w:rPr>
            <w:noProof/>
            <w:webHidden/>
          </w:rPr>
          <w:fldChar w:fldCharType="begin"/>
        </w:r>
        <w:r w:rsidR="00944842">
          <w:rPr>
            <w:noProof/>
            <w:webHidden/>
          </w:rPr>
          <w:instrText xml:space="preserve"> PAGEREF _Toc465365283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2797334F"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284" w:history="1">
        <w:r w:rsidR="00944842" w:rsidRPr="00A3586B">
          <w:rPr>
            <w:rStyle w:val="Hyperlink"/>
            <w:rFonts w:ascii="Times" w:hAnsi="Times"/>
            <w:noProof/>
          </w:rPr>
          <w:t>II)</w:t>
        </w:r>
        <w:r w:rsidR="00944842" w:rsidRPr="00A3586B">
          <w:rPr>
            <w:rStyle w:val="Hyperlink"/>
            <w:noProof/>
          </w:rPr>
          <w:t xml:space="preserve"> Analysed data</w:t>
        </w:r>
        <w:r w:rsidR="00944842">
          <w:rPr>
            <w:noProof/>
            <w:webHidden/>
          </w:rPr>
          <w:tab/>
        </w:r>
        <w:r w:rsidR="00944842">
          <w:rPr>
            <w:noProof/>
            <w:webHidden/>
          </w:rPr>
          <w:fldChar w:fldCharType="begin"/>
        </w:r>
        <w:r w:rsidR="00944842">
          <w:rPr>
            <w:noProof/>
            <w:webHidden/>
          </w:rPr>
          <w:instrText xml:space="preserve"> PAGEREF _Toc465365284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6E9815D1"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285" w:history="1">
        <w:r w:rsidR="00944842" w:rsidRPr="00A3586B">
          <w:rPr>
            <w:rStyle w:val="Hyperlink"/>
            <w:rFonts w:ascii="Times" w:hAnsi="Times"/>
            <w:noProof/>
          </w:rPr>
          <w:t>III)</w:t>
        </w:r>
        <w:r w:rsidR="00944842" w:rsidRPr="00A3586B">
          <w:rPr>
            <w:rStyle w:val="Hyperlink"/>
            <w:noProof/>
          </w:rPr>
          <w:t xml:space="preserve"> Assumptions</w:t>
        </w:r>
        <w:r w:rsidR="00944842">
          <w:rPr>
            <w:noProof/>
            <w:webHidden/>
          </w:rPr>
          <w:tab/>
        </w:r>
        <w:r w:rsidR="00944842">
          <w:rPr>
            <w:noProof/>
            <w:webHidden/>
          </w:rPr>
          <w:fldChar w:fldCharType="begin"/>
        </w:r>
        <w:r w:rsidR="00944842">
          <w:rPr>
            <w:noProof/>
            <w:webHidden/>
          </w:rPr>
          <w:instrText xml:space="preserve"> PAGEREF _Toc465365285 \h </w:instrText>
        </w:r>
        <w:r w:rsidR="00944842">
          <w:rPr>
            <w:noProof/>
            <w:webHidden/>
          </w:rPr>
        </w:r>
        <w:r w:rsidR="00944842">
          <w:rPr>
            <w:noProof/>
            <w:webHidden/>
          </w:rPr>
          <w:fldChar w:fldCharType="separate"/>
        </w:r>
        <w:r w:rsidR="00944842">
          <w:rPr>
            <w:noProof/>
            <w:webHidden/>
          </w:rPr>
          <w:t>7</w:t>
        </w:r>
        <w:r w:rsidR="00944842">
          <w:rPr>
            <w:noProof/>
            <w:webHidden/>
          </w:rPr>
          <w:fldChar w:fldCharType="end"/>
        </w:r>
      </w:hyperlink>
    </w:p>
    <w:p w14:paraId="5B89F500" w14:textId="77777777" w:rsidR="00944842" w:rsidRDefault="009D082B">
      <w:pPr>
        <w:pStyle w:val="TOC1"/>
        <w:tabs>
          <w:tab w:val="right" w:leader="dot" w:pos="9016"/>
        </w:tabs>
        <w:rPr>
          <w:rFonts w:asciiTheme="minorHAnsi" w:eastAsiaTheme="minorEastAsia" w:hAnsiTheme="minorHAnsi"/>
          <w:noProof/>
          <w:sz w:val="22"/>
          <w:lang w:val="en-CA" w:eastAsia="en-CA"/>
        </w:rPr>
      </w:pPr>
      <w:hyperlink w:anchor="_Toc465365286" w:history="1">
        <w:r w:rsidR="00944842" w:rsidRPr="00A3586B">
          <w:rPr>
            <w:rStyle w:val="Hyperlink"/>
            <w:rFonts w:ascii="Times" w:hAnsi="Times"/>
            <w:noProof/>
          </w:rPr>
          <w:t>3.</w:t>
        </w:r>
        <w:r w:rsidR="00944842">
          <w:rPr>
            <w:rFonts w:asciiTheme="minorHAnsi" w:eastAsiaTheme="minorEastAsia" w:hAnsiTheme="minorHAnsi"/>
            <w:noProof/>
            <w:sz w:val="22"/>
            <w:lang w:val="en-CA" w:eastAsia="en-CA"/>
          </w:rPr>
          <w:tab/>
        </w:r>
        <w:r w:rsidR="00944842" w:rsidRPr="00A3586B">
          <w:rPr>
            <w:rStyle w:val="Hyperlink"/>
            <w:noProof/>
          </w:rPr>
          <w:t>BASIC DYNAMICS</w:t>
        </w:r>
        <w:r w:rsidR="00944842">
          <w:rPr>
            <w:noProof/>
            <w:webHidden/>
          </w:rPr>
          <w:tab/>
        </w:r>
        <w:r w:rsidR="00944842">
          <w:rPr>
            <w:noProof/>
            <w:webHidden/>
          </w:rPr>
          <w:fldChar w:fldCharType="begin"/>
        </w:r>
        <w:r w:rsidR="00944842">
          <w:rPr>
            <w:noProof/>
            <w:webHidden/>
          </w:rPr>
          <w:instrText xml:space="preserve"> PAGEREF _Toc465365286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688E76D"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287" w:history="1">
        <w:r w:rsidR="00944842" w:rsidRPr="00A3586B">
          <w:rPr>
            <w:rStyle w:val="Hyperlink"/>
            <w:rFonts w:ascii="Times" w:hAnsi="Times"/>
            <w:noProof/>
          </w:rPr>
          <w:t>I)</w:t>
        </w:r>
        <w:r w:rsidR="00944842" w:rsidRPr="00A3586B">
          <w:rPr>
            <w:rStyle w:val="Hyperlink"/>
            <w:noProof/>
          </w:rPr>
          <w:t xml:space="preserve"> Overview</w:t>
        </w:r>
        <w:r w:rsidR="00944842">
          <w:rPr>
            <w:noProof/>
            <w:webHidden/>
          </w:rPr>
          <w:tab/>
        </w:r>
        <w:r w:rsidR="00944842">
          <w:rPr>
            <w:noProof/>
            <w:webHidden/>
          </w:rPr>
          <w:fldChar w:fldCharType="begin"/>
        </w:r>
        <w:r w:rsidR="00944842">
          <w:rPr>
            <w:noProof/>
            <w:webHidden/>
          </w:rPr>
          <w:instrText xml:space="preserve"> PAGEREF _Toc465365287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D23260D"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288" w:history="1">
        <w:r w:rsidR="00944842" w:rsidRPr="00A3586B">
          <w:rPr>
            <w:rStyle w:val="Hyperlink"/>
            <w:rFonts w:ascii="Times" w:hAnsi="Times"/>
            <w:noProof/>
          </w:rPr>
          <w:t>II)</w:t>
        </w:r>
        <w:r w:rsidR="00944842" w:rsidRPr="00A3586B">
          <w:rPr>
            <w:rStyle w:val="Hyperlink"/>
            <w:noProof/>
          </w:rPr>
          <w:t xml:space="preserve"> Equations</w:t>
        </w:r>
        <w:r w:rsidR="00944842">
          <w:rPr>
            <w:noProof/>
            <w:webHidden/>
          </w:rPr>
          <w:tab/>
        </w:r>
        <w:r w:rsidR="00944842">
          <w:rPr>
            <w:noProof/>
            <w:webHidden/>
          </w:rPr>
          <w:fldChar w:fldCharType="begin"/>
        </w:r>
        <w:r w:rsidR="00944842">
          <w:rPr>
            <w:noProof/>
            <w:webHidden/>
          </w:rPr>
          <w:instrText xml:space="preserve"> PAGEREF _Toc465365288 \h </w:instrText>
        </w:r>
        <w:r w:rsidR="00944842">
          <w:rPr>
            <w:noProof/>
            <w:webHidden/>
          </w:rPr>
        </w:r>
        <w:r w:rsidR="00944842">
          <w:rPr>
            <w:noProof/>
            <w:webHidden/>
          </w:rPr>
          <w:fldChar w:fldCharType="separate"/>
        </w:r>
        <w:r w:rsidR="00944842">
          <w:rPr>
            <w:noProof/>
            <w:webHidden/>
          </w:rPr>
          <w:t>10</w:t>
        </w:r>
        <w:r w:rsidR="00944842">
          <w:rPr>
            <w:noProof/>
            <w:webHidden/>
          </w:rPr>
          <w:fldChar w:fldCharType="end"/>
        </w:r>
      </w:hyperlink>
    </w:p>
    <w:p w14:paraId="28779851"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28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_Toc465365289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0F1B1BDE"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29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_Toc465365290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1E08CF38"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291" w:history="1">
        <w:r w:rsidR="00944842" w:rsidRPr="00A3586B">
          <w:rPr>
            <w:rStyle w:val="Hyperlink"/>
            <w:rFonts w:ascii="Times" w:hAnsi="Times"/>
            <w:noProof/>
          </w:rPr>
          <w:t>III)</w:t>
        </w:r>
        <w:r w:rsidR="00944842" w:rsidRPr="00A3586B">
          <w:rPr>
            <w:rStyle w:val="Hyperlink"/>
            <w:noProof/>
          </w:rPr>
          <w:t xml:space="preserve"> Fleet structure and exploitation history</w:t>
        </w:r>
        <w:r w:rsidR="00944842">
          <w:rPr>
            <w:noProof/>
            <w:webHidden/>
          </w:rPr>
          <w:tab/>
        </w:r>
        <w:r w:rsidR="00944842">
          <w:rPr>
            <w:noProof/>
            <w:webHidden/>
          </w:rPr>
          <w:fldChar w:fldCharType="begin"/>
        </w:r>
        <w:r w:rsidR="00944842">
          <w:rPr>
            <w:noProof/>
            <w:webHidden/>
          </w:rPr>
          <w:instrText xml:space="preserve"> PAGEREF _Toc465365291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53025A54"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292"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_Toc465365292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1C503131"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293"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_Toc465365293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4B7BF520" w14:textId="77777777" w:rsidR="00944842" w:rsidRDefault="009D082B">
      <w:pPr>
        <w:pStyle w:val="TOC1"/>
        <w:tabs>
          <w:tab w:val="right" w:leader="dot" w:pos="9016"/>
        </w:tabs>
        <w:rPr>
          <w:rFonts w:asciiTheme="minorHAnsi" w:eastAsiaTheme="minorEastAsia" w:hAnsiTheme="minorHAnsi"/>
          <w:noProof/>
          <w:sz w:val="22"/>
          <w:lang w:val="en-CA" w:eastAsia="en-CA"/>
        </w:rPr>
      </w:pPr>
      <w:hyperlink w:anchor="_Toc465365294" w:history="1">
        <w:r w:rsidR="00944842" w:rsidRPr="00A3586B">
          <w:rPr>
            <w:rStyle w:val="Hyperlink"/>
            <w:rFonts w:ascii="Times" w:hAnsi="Times"/>
            <w:noProof/>
          </w:rPr>
          <w:t>4.</w:t>
        </w:r>
        <w:r w:rsidR="00944842">
          <w:rPr>
            <w:rFonts w:asciiTheme="minorHAnsi" w:eastAsiaTheme="minorEastAsia" w:hAnsiTheme="minorHAnsi"/>
            <w:noProof/>
            <w:sz w:val="22"/>
            <w:lang w:val="en-CA" w:eastAsia="en-CA"/>
          </w:rPr>
          <w:tab/>
        </w:r>
        <w:r w:rsidR="00944842" w:rsidRPr="00A3586B">
          <w:rPr>
            <w:rStyle w:val="Hyperlink"/>
            <w:noProof/>
          </w:rPr>
          <w:t>MANAGEMENT OPTIONS</w:t>
        </w:r>
        <w:r w:rsidR="00944842">
          <w:rPr>
            <w:noProof/>
            <w:webHidden/>
          </w:rPr>
          <w:tab/>
        </w:r>
        <w:r w:rsidR="00944842">
          <w:rPr>
            <w:noProof/>
            <w:webHidden/>
          </w:rPr>
          <w:fldChar w:fldCharType="begin"/>
        </w:r>
        <w:r w:rsidR="00944842">
          <w:rPr>
            <w:noProof/>
            <w:webHidden/>
          </w:rPr>
          <w:instrText xml:space="preserve"> PAGEREF _Toc465365294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6D779BAC"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295" w:history="1">
        <w:r w:rsidR="00944842" w:rsidRPr="00A3586B">
          <w:rPr>
            <w:rStyle w:val="Hyperlink"/>
            <w:rFonts w:ascii="Times" w:hAnsi="Times"/>
            <w:noProof/>
          </w:rPr>
          <w:t>I)</w:t>
        </w:r>
        <w:r w:rsidR="00944842" w:rsidRPr="00A3586B">
          <w:rPr>
            <w:rStyle w:val="Hyperlink"/>
            <w:noProof/>
          </w:rPr>
          <w:t xml:space="preserve"> Spatial strata for which TACs are set</w:t>
        </w:r>
        <w:r w:rsidR="00944842">
          <w:rPr>
            <w:noProof/>
            <w:webHidden/>
          </w:rPr>
          <w:tab/>
        </w:r>
        <w:r w:rsidR="00944842">
          <w:rPr>
            <w:noProof/>
            <w:webHidden/>
          </w:rPr>
          <w:fldChar w:fldCharType="begin"/>
        </w:r>
        <w:r w:rsidR="00944842">
          <w:rPr>
            <w:noProof/>
            <w:webHidden/>
          </w:rPr>
          <w:instrText xml:space="preserve"> PAGEREF _Toc465365295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209C0787"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29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_Toc465365296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1CD98B34"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29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_Toc465365297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60BE1677"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298" w:history="1">
        <w:r w:rsidR="00944842" w:rsidRPr="00A3586B">
          <w:rPr>
            <w:rStyle w:val="Hyperlink"/>
            <w:rFonts w:ascii="Times" w:hAnsi="Times"/>
            <w:noProof/>
          </w:rPr>
          <w:t>II)</w:t>
        </w:r>
        <w:r w:rsidR="00944842" w:rsidRPr="00A3586B">
          <w:rPr>
            <w:rStyle w:val="Hyperlink"/>
            <w:noProof/>
          </w:rPr>
          <w:t xml:space="preserve"> Options for the frequency of setting TACs</w:t>
        </w:r>
        <w:r w:rsidR="00944842">
          <w:rPr>
            <w:noProof/>
            <w:webHidden/>
          </w:rPr>
          <w:tab/>
        </w:r>
        <w:r w:rsidR="00944842">
          <w:rPr>
            <w:noProof/>
            <w:webHidden/>
          </w:rPr>
          <w:fldChar w:fldCharType="begin"/>
        </w:r>
        <w:r w:rsidR="00944842">
          <w:rPr>
            <w:noProof/>
            <w:webHidden/>
          </w:rPr>
          <w:instrText xml:space="preserve"> PAGEREF _Toc465365298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7770C57E"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29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_Toc465365299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C55730D"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0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_Toc465365300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52B925D"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01" w:history="1">
        <w:r w:rsidR="00944842" w:rsidRPr="00A3586B">
          <w:rPr>
            <w:rStyle w:val="Hyperlink"/>
            <w:rFonts w:ascii="Times" w:hAnsi="Times"/>
            <w:noProof/>
          </w:rPr>
          <w:t>III)</w:t>
        </w:r>
        <w:r w:rsidR="00944842" w:rsidRPr="00A3586B">
          <w:rPr>
            <w:rStyle w:val="Hyperlink"/>
            <w:noProof/>
          </w:rPr>
          <w:t xml:space="preserve"> Upper limits on TACs</w:t>
        </w:r>
        <w:r w:rsidR="00944842">
          <w:rPr>
            <w:noProof/>
            <w:webHidden/>
          </w:rPr>
          <w:tab/>
        </w:r>
        <w:r w:rsidR="00944842">
          <w:rPr>
            <w:noProof/>
            <w:webHidden/>
          </w:rPr>
          <w:fldChar w:fldCharType="begin"/>
        </w:r>
        <w:r w:rsidR="00944842">
          <w:rPr>
            <w:noProof/>
            <w:webHidden/>
          </w:rPr>
          <w:instrText xml:space="preserve"> PAGEREF _Toc465365301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39ACF0D"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02" w:history="1">
        <w:r w:rsidR="00944842" w:rsidRPr="00A3586B">
          <w:rPr>
            <w:rStyle w:val="Hyperlink"/>
            <w:rFonts w:ascii="Times" w:hAnsi="Times"/>
            <w:noProof/>
          </w:rPr>
          <w:t>IV)</w:t>
        </w:r>
        <w:r w:rsidR="00944842" w:rsidRPr="00A3586B">
          <w:rPr>
            <w:rStyle w:val="Hyperlink"/>
            <w:noProof/>
          </w:rPr>
          <w:t xml:space="preserve"> Minimum extent of TAC change</w:t>
        </w:r>
        <w:r w:rsidR="00944842">
          <w:rPr>
            <w:noProof/>
            <w:webHidden/>
          </w:rPr>
          <w:tab/>
        </w:r>
        <w:r w:rsidR="00944842">
          <w:rPr>
            <w:noProof/>
            <w:webHidden/>
          </w:rPr>
          <w:fldChar w:fldCharType="begin"/>
        </w:r>
        <w:r w:rsidR="00944842">
          <w:rPr>
            <w:noProof/>
            <w:webHidden/>
          </w:rPr>
          <w:instrText xml:space="preserve"> PAGEREF _Toc465365302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45061AB0"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03"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_Toc465365303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163A9A2C"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04"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_Toc465365304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139415B"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05" w:history="1">
        <w:r w:rsidR="00944842" w:rsidRPr="00A3586B">
          <w:rPr>
            <w:rStyle w:val="Hyperlink"/>
            <w:rFonts w:ascii="Times" w:hAnsi="Times"/>
            <w:noProof/>
          </w:rPr>
          <w:t>V)</w:t>
        </w:r>
        <w:r w:rsidR="00944842" w:rsidRPr="00A3586B">
          <w:rPr>
            <w:rStyle w:val="Hyperlink"/>
            <w:noProof/>
          </w:rPr>
          <w:t xml:space="preserve"> Maximum extent of TAC change</w:t>
        </w:r>
        <w:r w:rsidR="00944842">
          <w:rPr>
            <w:noProof/>
            <w:webHidden/>
          </w:rPr>
          <w:tab/>
        </w:r>
        <w:r w:rsidR="00944842">
          <w:rPr>
            <w:noProof/>
            <w:webHidden/>
          </w:rPr>
          <w:fldChar w:fldCharType="begin"/>
        </w:r>
        <w:r w:rsidR="00944842">
          <w:rPr>
            <w:noProof/>
            <w:webHidden/>
          </w:rPr>
          <w:instrText xml:space="preserve"> PAGEREF _Toc465365305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C8D22D0"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0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_Toc465365306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7D7D6ED5"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0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_Toc465365307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011E986"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08" w:history="1">
        <w:r w:rsidR="00944842" w:rsidRPr="00A3586B">
          <w:rPr>
            <w:rStyle w:val="Hyperlink"/>
            <w:rFonts w:ascii="Times" w:hAnsi="Times"/>
            <w:noProof/>
          </w:rPr>
          <w:t>VI)</w:t>
        </w:r>
        <w:r w:rsidR="00944842" w:rsidRPr="00A3586B">
          <w:rPr>
            <w:rStyle w:val="Hyperlink"/>
            <w:noProof/>
          </w:rPr>
          <w:t xml:space="preserve"> Technical measures</w:t>
        </w:r>
        <w:r w:rsidR="00944842">
          <w:rPr>
            <w:noProof/>
            <w:webHidden/>
          </w:rPr>
          <w:tab/>
        </w:r>
        <w:r w:rsidR="00944842">
          <w:rPr>
            <w:noProof/>
            <w:webHidden/>
          </w:rPr>
          <w:fldChar w:fldCharType="begin"/>
        </w:r>
        <w:r w:rsidR="00944842">
          <w:rPr>
            <w:noProof/>
            <w:webHidden/>
          </w:rPr>
          <w:instrText xml:space="preserve"> PAGEREF _Toc465365308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A38952A" w14:textId="77777777" w:rsidR="00944842" w:rsidRDefault="009D082B">
      <w:pPr>
        <w:pStyle w:val="TOC1"/>
        <w:tabs>
          <w:tab w:val="right" w:leader="dot" w:pos="9016"/>
        </w:tabs>
        <w:rPr>
          <w:rFonts w:asciiTheme="minorHAnsi" w:eastAsiaTheme="minorEastAsia" w:hAnsiTheme="minorHAnsi"/>
          <w:noProof/>
          <w:sz w:val="22"/>
          <w:lang w:val="en-CA" w:eastAsia="en-CA"/>
        </w:rPr>
      </w:pPr>
      <w:hyperlink w:anchor="_Toc465365309" w:history="1">
        <w:r w:rsidR="00944842" w:rsidRPr="00A3586B">
          <w:rPr>
            <w:rStyle w:val="Hyperlink"/>
            <w:rFonts w:ascii="Times" w:hAnsi="Times"/>
            <w:noProof/>
          </w:rPr>
          <w:t>5.</w:t>
        </w:r>
        <w:r w:rsidR="00944842">
          <w:rPr>
            <w:rFonts w:asciiTheme="minorHAnsi" w:eastAsiaTheme="minorEastAsia" w:hAnsiTheme="minorHAnsi"/>
            <w:noProof/>
            <w:sz w:val="22"/>
            <w:lang w:val="en-CA" w:eastAsia="en-CA"/>
          </w:rPr>
          <w:tab/>
        </w:r>
        <w:r w:rsidR="00944842" w:rsidRPr="00A3586B">
          <w:rPr>
            <w:rStyle w:val="Hyperlink"/>
            <w:noProof/>
          </w:rPr>
          <w:t>FUTURE RECRUITMENT AND DISTRIBUTION SCENARIOS</w:t>
        </w:r>
        <w:r w:rsidR="00944842">
          <w:rPr>
            <w:noProof/>
            <w:webHidden/>
          </w:rPr>
          <w:tab/>
        </w:r>
        <w:r w:rsidR="00944842">
          <w:rPr>
            <w:noProof/>
            <w:webHidden/>
          </w:rPr>
          <w:fldChar w:fldCharType="begin"/>
        </w:r>
        <w:r w:rsidR="00944842">
          <w:rPr>
            <w:noProof/>
            <w:webHidden/>
          </w:rPr>
          <w:instrText xml:space="preserve"> PAGEREF _Toc465365309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7BF6425"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10" w:history="1">
        <w:r w:rsidR="00944842" w:rsidRPr="00A3586B">
          <w:rPr>
            <w:rStyle w:val="Hyperlink"/>
            <w:rFonts w:ascii="Times" w:hAnsi="Times"/>
            <w:noProof/>
          </w:rPr>
          <w:t>I)</w:t>
        </w:r>
        <w:r w:rsidR="00944842" w:rsidRPr="00A3586B">
          <w:rPr>
            <w:rStyle w:val="Hyperlink"/>
            <w:noProof/>
          </w:rPr>
          <w:t xml:space="preserve"> West</w:t>
        </w:r>
        <w:r w:rsidR="00944842">
          <w:rPr>
            <w:noProof/>
            <w:webHidden/>
          </w:rPr>
          <w:tab/>
        </w:r>
        <w:r w:rsidR="00944842">
          <w:rPr>
            <w:noProof/>
            <w:webHidden/>
          </w:rPr>
          <w:fldChar w:fldCharType="begin"/>
        </w:r>
        <w:r w:rsidR="00944842">
          <w:rPr>
            <w:noProof/>
            <w:webHidden/>
          </w:rPr>
          <w:instrText xml:space="preserve"> PAGEREF _Toc465365310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1471AAE6"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11" w:history="1">
        <w:r w:rsidR="00944842" w:rsidRPr="00A3586B">
          <w:rPr>
            <w:rStyle w:val="Hyperlink"/>
            <w:rFonts w:ascii="Times" w:hAnsi="Times"/>
            <w:noProof/>
          </w:rPr>
          <w:t>II)</w:t>
        </w:r>
        <w:r w:rsidR="00944842" w:rsidRPr="00A3586B">
          <w:rPr>
            <w:rStyle w:val="Hyperlink"/>
            <w:noProof/>
          </w:rPr>
          <w:t xml:space="preserve"> East + Mediterranean</w:t>
        </w:r>
        <w:r w:rsidR="00944842">
          <w:rPr>
            <w:noProof/>
            <w:webHidden/>
          </w:rPr>
          <w:tab/>
        </w:r>
        <w:r w:rsidR="00944842">
          <w:rPr>
            <w:noProof/>
            <w:webHidden/>
          </w:rPr>
          <w:fldChar w:fldCharType="begin"/>
        </w:r>
        <w:r w:rsidR="00944842">
          <w:rPr>
            <w:noProof/>
            <w:webHidden/>
          </w:rPr>
          <w:instrText xml:space="preserve"> PAGEREF _Toc465365311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67B5E9A8"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12" w:history="1">
        <w:r w:rsidR="00944842" w:rsidRPr="00A3586B">
          <w:rPr>
            <w:rStyle w:val="Hyperlink"/>
            <w:rFonts w:ascii="Times" w:hAnsi="Times"/>
            <w:noProof/>
          </w:rPr>
          <w:t>III)</w:t>
        </w:r>
        <w:r w:rsidR="00944842" w:rsidRPr="00A3586B">
          <w:rPr>
            <w:rStyle w:val="Hyperlink"/>
            <w:noProof/>
          </w:rPr>
          <w:t xml:space="preserve"> Future regime shifts</w:t>
        </w:r>
        <w:r w:rsidR="00944842">
          <w:rPr>
            <w:noProof/>
            <w:webHidden/>
          </w:rPr>
          <w:tab/>
        </w:r>
        <w:r w:rsidR="00944842">
          <w:rPr>
            <w:noProof/>
            <w:webHidden/>
          </w:rPr>
          <w:fldChar w:fldCharType="begin"/>
        </w:r>
        <w:r w:rsidR="00944842">
          <w:rPr>
            <w:noProof/>
            <w:webHidden/>
          </w:rPr>
          <w:instrText xml:space="preserve"> PAGEREF _Toc465365312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8D1C366"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13"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_Toc465365313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3241F314"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14"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_Toc465365314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271703A2"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15"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_Toc465365315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8F32EA0"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1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_Toc465365316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6450829F"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1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_Toc465365317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7FAFE713"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18" w:history="1">
        <w:r w:rsidR="00944842" w:rsidRPr="00A3586B">
          <w:rPr>
            <w:rStyle w:val="Hyperlink"/>
            <w:rFonts w:ascii="Times" w:hAnsi="Times"/>
            <w:noProof/>
          </w:rPr>
          <w:t>V)</w:t>
        </w:r>
        <w:r w:rsidR="00944842" w:rsidRPr="00A3586B">
          <w:rPr>
            <w:rStyle w:val="Hyperlink"/>
            <w:noProof/>
          </w:rPr>
          <w:t xml:space="preserve"> Possible future distributional changes</w:t>
        </w:r>
        <w:r w:rsidR="00944842">
          <w:rPr>
            <w:noProof/>
            <w:webHidden/>
          </w:rPr>
          <w:tab/>
        </w:r>
        <w:r w:rsidR="00944842">
          <w:rPr>
            <w:noProof/>
            <w:webHidden/>
          </w:rPr>
          <w:fldChar w:fldCharType="begin"/>
        </w:r>
        <w:r w:rsidR="00944842">
          <w:rPr>
            <w:noProof/>
            <w:webHidden/>
          </w:rPr>
          <w:instrText xml:space="preserve"> PAGEREF _Toc465365318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1A40B186" w14:textId="77777777" w:rsidR="00944842" w:rsidRDefault="009D082B">
      <w:pPr>
        <w:pStyle w:val="TOC1"/>
        <w:tabs>
          <w:tab w:val="right" w:leader="dot" w:pos="9016"/>
        </w:tabs>
        <w:rPr>
          <w:rFonts w:asciiTheme="minorHAnsi" w:eastAsiaTheme="minorEastAsia" w:hAnsiTheme="minorHAnsi"/>
          <w:noProof/>
          <w:sz w:val="22"/>
          <w:lang w:val="en-CA" w:eastAsia="en-CA"/>
        </w:rPr>
      </w:pPr>
      <w:hyperlink w:anchor="_Toc465365319" w:history="1">
        <w:r w:rsidR="00944842" w:rsidRPr="00A3586B">
          <w:rPr>
            <w:rStyle w:val="Hyperlink"/>
            <w:rFonts w:ascii="Times" w:hAnsi="Times"/>
            <w:noProof/>
          </w:rPr>
          <w:t>6.</w:t>
        </w:r>
        <w:r w:rsidR="00944842">
          <w:rPr>
            <w:rFonts w:asciiTheme="minorHAnsi" w:eastAsiaTheme="minorEastAsia" w:hAnsiTheme="minorHAnsi"/>
            <w:noProof/>
            <w:sz w:val="22"/>
            <w:lang w:val="en-CA" w:eastAsia="en-CA"/>
          </w:rPr>
          <w:tab/>
        </w:r>
        <w:r w:rsidR="00944842" w:rsidRPr="00A3586B">
          <w:rPr>
            <w:rStyle w:val="Hyperlink"/>
            <w:noProof/>
          </w:rPr>
          <w:t>FUTURE CATCHES</w:t>
        </w:r>
        <w:r w:rsidR="00944842">
          <w:rPr>
            <w:noProof/>
            <w:webHidden/>
          </w:rPr>
          <w:tab/>
        </w:r>
        <w:r w:rsidR="00944842">
          <w:rPr>
            <w:noProof/>
            <w:webHidden/>
          </w:rPr>
          <w:fldChar w:fldCharType="begin"/>
        </w:r>
        <w:r w:rsidR="00944842">
          <w:rPr>
            <w:noProof/>
            <w:webHidden/>
          </w:rPr>
          <w:instrText xml:space="preserve"> PAGEREF _Toc465365319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EE731A1"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2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_Toc465365320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4667C00F"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2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_Toc465365321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153FDFBC" w14:textId="77777777" w:rsidR="00944842" w:rsidRDefault="009D082B">
      <w:pPr>
        <w:pStyle w:val="TOC1"/>
        <w:tabs>
          <w:tab w:val="right" w:leader="dot" w:pos="9016"/>
        </w:tabs>
        <w:rPr>
          <w:rFonts w:asciiTheme="minorHAnsi" w:eastAsiaTheme="minorEastAsia" w:hAnsiTheme="minorHAnsi"/>
          <w:noProof/>
          <w:sz w:val="22"/>
          <w:lang w:val="en-CA" w:eastAsia="en-CA"/>
        </w:rPr>
      </w:pPr>
      <w:hyperlink w:anchor="_Toc465365322" w:history="1">
        <w:r w:rsidR="00944842" w:rsidRPr="00A3586B">
          <w:rPr>
            <w:rStyle w:val="Hyperlink"/>
            <w:rFonts w:ascii="Times" w:hAnsi="Times"/>
            <w:noProof/>
          </w:rPr>
          <w:t>7.</w:t>
        </w:r>
        <w:r w:rsidR="00944842">
          <w:rPr>
            <w:rFonts w:asciiTheme="minorHAnsi" w:eastAsiaTheme="minorEastAsia" w:hAnsiTheme="minorHAnsi"/>
            <w:noProof/>
            <w:sz w:val="22"/>
            <w:lang w:val="en-CA" w:eastAsia="en-CA"/>
          </w:rPr>
          <w:tab/>
        </w:r>
        <w:r w:rsidR="00944842" w:rsidRPr="00A3586B">
          <w:rPr>
            <w:rStyle w:val="Hyperlink"/>
            <w:noProof/>
          </w:rPr>
          <w:t>GENERATION OF FUTURE DATA</w:t>
        </w:r>
        <w:r w:rsidR="00944842">
          <w:rPr>
            <w:noProof/>
            <w:webHidden/>
          </w:rPr>
          <w:tab/>
        </w:r>
        <w:r w:rsidR="00944842">
          <w:rPr>
            <w:noProof/>
            <w:webHidden/>
          </w:rPr>
          <w:fldChar w:fldCharType="begin"/>
        </w:r>
        <w:r w:rsidR="00944842">
          <w:rPr>
            <w:noProof/>
            <w:webHidden/>
          </w:rPr>
          <w:instrText xml:space="preserve"> PAGEREF _Toc465365322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E76F26F"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23" w:history="1">
        <w:r w:rsidR="00944842" w:rsidRPr="00A3586B">
          <w:rPr>
            <w:rStyle w:val="Hyperlink"/>
            <w:rFonts w:ascii="Times" w:hAnsi="Times"/>
            <w:noProof/>
          </w:rPr>
          <w:t>I)</w:t>
        </w:r>
        <w:r w:rsidR="00944842" w:rsidRPr="00A3586B">
          <w:rPr>
            <w:rStyle w:val="Hyperlink"/>
            <w:noProof/>
          </w:rPr>
          <w:t xml:space="preserve"> Baseline suggestions</w:t>
        </w:r>
        <w:r w:rsidR="00944842">
          <w:rPr>
            <w:noProof/>
            <w:webHidden/>
          </w:rPr>
          <w:tab/>
        </w:r>
        <w:r w:rsidR="00944842">
          <w:rPr>
            <w:noProof/>
            <w:webHidden/>
          </w:rPr>
          <w:fldChar w:fldCharType="begin"/>
        </w:r>
        <w:r w:rsidR="00944842">
          <w:rPr>
            <w:noProof/>
            <w:webHidden/>
          </w:rPr>
          <w:instrText xml:space="preserve"> PAGEREF _Toc465365323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43F5C93"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24"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_Toc465365324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DCF3B7C"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25"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_Toc465365325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2229D3D9"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26" w:history="1">
        <w:r w:rsidR="00944842" w:rsidRPr="00A3586B">
          <w:rPr>
            <w:rStyle w:val="Hyperlink"/>
            <w:rFonts w:ascii="Times" w:hAnsi="Times"/>
            <w:noProof/>
          </w:rPr>
          <w:t>II)</w:t>
        </w:r>
        <w:r w:rsidR="00944842" w:rsidRPr="00A3586B">
          <w:rPr>
            <w:rStyle w:val="Hyperlink"/>
            <w:noProof/>
          </w:rPr>
          <w:t xml:space="preserve"> Alternative options</w:t>
        </w:r>
        <w:r w:rsidR="00944842">
          <w:rPr>
            <w:noProof/>
            <w:webHidden/>
          </w:rPr>
          <w:tab/>
        </w:r>
        <w:r w:rsidR="00944842">
          <w:rPr>
            <w:noProof/>
            <w:webHidden/>
          </w:rPr>
          <w:fldChar w:fldCharType="begin"/>
        </w:r>
        <w:r w:rsidR="00944842">
          <w:rPr>
            <w:noProof/>
            <w:webHidden/>
          </w:rPr>
          <w:instrText xml:space="preserve"> PAGEREF _Toc465365326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39B0F078"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27" w:history="1">
        <w:r w:rsidR="00944842" w:rsidRPr="00A3586B">
          <w:rPr>
            <w:rStyle w:val="Hyperlink"/>
            <w:rFonts w:ascii="Times" w:hAnsi="Times"/>
            <w:noProof/>
          </w:rPr>
          <w:t>III)</w:t>
        </w:r>
        <w:r w:rsidR="00944842" w:rsidRPr="00A3586B">
          <w:rPr>
            <w:rStyle w:val="Hyperlink"/>
            <w:noProof/>
          </w:rPr>
          <w:t xml:space="preserve"> Relationships with abundance</w:t>
        </w:r>
        <w:r w:rsidR="00944842">
          <w:rPr>
            <w:noProof/>
            <w:webHidden/>
          </w:rPr>
          <w:tab/>
        </w:r>
        <w:r w:rsidR="00944842">
          <w:rPr>
            <w:noProof/>
            <w:webHidden/>
          </w:rPr>
          <w:fldChar w:fldCharType="begin"/>
        </w:r>
        <w:r w:rsidR="00944842">
          <w:rPr>
            <w:noProof/>
            <w:webHidden/>
          </w:rPr>
          <w:instrText xml:space="preserve"> PAGEREF _Toc465365327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405EDC1"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28"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_Toc465365328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027EEDDE"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2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_Toc465365329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A780E93"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3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_Toc465365330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AD40EB2" w14:textId="77777777" w:rsidR="00944842" w:rsidRDefault="009D082B">
      <w:pPr>
        <w:pStyle w:val="TOC5"/>
        <w:tabs>
          <w:tab w:val="right" w:leader="dot" w:pos="9016"/>
        </w:tabs>
        <w:rPr>
          <w:rFonts w:asciiTheme="minorHAnsi" w:eastAsiaTheme="minorEastAsia" w:hAnsiTheme="minorHAnsi"/>
          <w:noProof/>
          <w:sz w:val="22"/>
          <w:lang w:val="en-CA" w:eastAsia="en-CA"/>
        </w:rPr>
      </w:pPr>
      <w:hyperlink w:anchor="_Toc465365331" w:history="1">
        <w:r w:rsidR="00944842" w:rsidRPr="00A3586B">
          <w:rPr>
            <w:rStyle w:val="Hyperlink"/>
            <w:noProof/>
          </w:rPr>
          <w:t>Other aspects</w:t>
        </w:r>
        <w:r w:rsidR="00944842">
          <w:rPr>
            <w:noProof/>
            <w:webHidden/>
          </w:rPr>
          <w:tab/>
        </w:r>
        <w:r w:rsidR="00944842">
          <w:rPr>
            <w:noProof/>
            <w:webHidden/>
          </w:rPr>
          <w:fldChar w:fldCharType="begin"/>
        </w:r>
        <w:r w:rsidR="00944842">
          <w:rPr>
            <w:noProof/>
            <w:webHidden/>
          </w:rPr>
          <w:instrText xml:space="preserve"> PAGEREF _Toc465365331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444A5B8" w14:textId="77777777" w:rsidR="00944842" w:rsidRDefault="009D082B">
      <w:pPr>
        <w:pStyle w:val="TOC1"/>
        <w:tabs>
          <w:tab w:val="right" w:leader="dot" w:pos="9016"/>
        </w:tabs>
        <w:rPr>
          <w:rFonts w:asciiTheme="minorHAnsi" w:eastAsiaTheme="minorEastAsia" w:hAnsiTheme="minorHAnsi"/>
          <w:noProof/>
          <w:sz w:val="22"/>
          <w:lang w:val="en-CA" w:eastAsia="en-CA"/>
        </w:rPr>
      </w:pPr>
      <w:hyperlink w:anchor="_Toc465365332" w:history="1">
        <w:r w:rsidR="00944842" w:rsidRPr="00A3586B">
          <w:rPr>
            <w:rStyle w:val="Hyperlink"/>
            <w:rFonts w:ascii="Times" w:hAnsi="Times"/>
            <w:noProof/>
          </w:rPr>
          <w:t>8.</w:t>
        </w:r>
        <w:r w:rsidR="00944842">
          <w:rPr>
            <w:rFonts w:asciiTheme="minorHAnsi" w:eastAsiaTheme="minorEastAsia" w:hAnsiTheme="minorHAnsi"/>
            <w:noProof/>
            <w:sz w:val="22"/>
            <w:lang w:val="en-CA" w:eastAsia="en-CA"/>
          </w:rPr>
          <w:tab/>
        </w:r>
        <w:r w:rsidR="00944842" w:rsidRPr="00A3586B">
          <w:rPr>
            <w:rStyle w:val="Hyperlink"/>
            <w:noProof/>
          </w:rPr>
          <w:t>PARAMETERS AND CONDITIONING</w:t>
        </w:r>
        <w:r w:rsidR="00944842">
          <w:rPr>
            <w:noProof/>
            <w:webHidden/>
          </w:rPr>
          <w:tab/>
        </w:r>
        <w:r w:rsidR="00944842">
          <w:rPr>
            <w:noProof/>
            <w:webHidden/>
          </w:rPr>
          <w:fldChar w:fldCharType="begin"/>
        </w:r>
        <w:r w:rsidR="00944842">
          <w:rPr>
            <w:noProof/>
            <w:webHidden/>
          </w:rPr>
          <w:instrText xml:space="preserve"> PAGEREF _Toc465365332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189662A1"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33" w:history="1">
        <w:r w:rsidR="00944842" w:rsidRPr="00A3586B">
          <w:rPr>
            <w:rStyle w:val="Hyperlink"/>
            <w:rFonts w:ascii="Times" w:hAnsi="Times"/>
            <w:noProof/>
          </w:rPr>
          <w:t>I)</w:t>
        </w:r>
        <w:r w:rsidR="00944842" w:rsidRPr="00A3586B">
          <w:rPr>
            <w:rStyle w:val="Hyperlink"/>
            <w:noProof/>
          </w:rPr>
          <w:t xml:space="preserve"> Fixed parameters</w:t>
        </w:r>
        <w:r w:rsidR="00944842">
          <w:rPr>
            <w:noProof/>
            <w:webHidden/>
          </w:rPr>
          <w:tab/>
        </w:r>
        <w:r w:rsidR="00944842">
          <w:rPr>
            <w:noProof/>
            <w:webHidden/>
          </w:rPr>
          <w:fldChar w:fldCharType="begin"/>
        </w:r>
        <w:r w:rsidR="00944842">
          <w:rPr>
            <w:noProof/>
            <w:webHidden/>
          </w:rPr>
          <w:instrText xml:space="preserve"> PAGEREF _Toc465365333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5C528BB6"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34" w:history="1">
        <w:r w:rsidR="00944842" w:rsidRPr="00A3586B">
          <w:rPr>
            <w:rStyle w:val="Hyperlink"/>
            <w:rFonts w:ascii="Times" w:hAnsi="Times"/>
            <w:noProof/>
          </w:rPr>
          <w:t>II)</w:t>
        </w:r>
        <w:r w:rsidR="00944842" w:rsidRPr="00A3586B">
          <w:rPr>
            <w:rStyle w:val="Hyperlink"/>
            <w:noProof/>
          </w:rPr>
          <w:t xml:space="preserve"> Estimated parameters</w:t>
        </w:r>
        <w:r w:rsidR="00944842">
          <w:rPr>
            <w:noProof/>
            <w:webHidden/>
          </w:rPr>
          <w:tab/>
        </w:r>
        <w:r w:rsidR="00944842">
          <w:rPr>
            <w:noProof/>
            <w:webHidden/>
          </w:rPr>
          <w:fldChar w:fldCharType="begin"/>
        </w:r>
        <w:r w:rsidR="00944842">
          <w:rPr>
            <w:noProof/>
            <w:webHidden/>
          </w:rPr>
          <w:instrText xml:space="preserve"> PAGEREF _Toc465365334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65C69B0F"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35" w:history="1">
        <w:r w:rsidR="00944842" w:rsidRPr="00A3586B">
          <w:rPr>
            <w:rStyle w:val="Hyperlink"/>
            <w:rFonts w:ascii="Times" w:hAnsi="Times"/>
            <w:noProof/>
          </w:rPr>
          <w:t>III)</w:t>
        </w:r>
        <w:r w:rsidR="00944842" w:rsidRPr="00A3586B">
          <w:rPr>
            <w:rStyle w:val="Hyperlink"/>
            <w:noProof/>
          </w:rPr>
          <w:t xml:space="preserve"> Model predictions to compare with past data and likelihood functions</w:t>
        </w:r>
        <w:r w:rsidR="00944842">
          <w:rPr>
            <w:noProof/>
            <w:webHidden/>
          </w:rPr>
          <w:tab/>
        </w:r>
        <w:r w:rsidR="00944842">
          <w:rPr>
            <w:noProof/>
            <w:webHidden/>
          </w:rPr>
          <w:fldChar w:fldCharType="begin"/>
        </w:r>
        <w:r w:rsidR="00944842">
          <w:rPr>
            <w:noProof/>
            <w:webHidden/>
          </w:rPr>
          <w:instrText xml:space="preserve"> PAGEREF _Toc465365335 \h </w:instrText>
        </w:r>
        <w:r w:rsidR="00944842">
          <w:rPr>
            <w:noProof/>
            <w:webHidden/>
          </w:rPr>
        </w:r>
        <w:r w:rsidR="00944842">
          <w:rPr>
            <w:noProof/>
            <w:webHidden/>
          </w:rPr>
          <w:fldChar w:fldCharType="separate"/>
        </w:r>
        <w:r w:rsidR="00944842">
          <w:rPr>
            <w:noProof/>
            <w:webHidden/>
          </w:rPr>
          <w:t>22</w:t>
        </w:r>
        <w:r w:rsidR="00944842">
          <w:rPr>
            <w:noProof/>
            <w:webHidden/>
          </w:rPr>
          <w:fldChar w:fldCharType="end"/>
        </w:r>
      </w:hyperlink>
    </w:p>
    <w:p w14:paraId="0F377567"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36" w:history="1">
        <w:r w:rsidR="00944842" w:rsidRPr="00A3586B">
          <w:rPr>
            <w:rStyle w:val="Hyperlink"/>
            <w:rFonts w:ascii="Times" w:hAnsi="Times"/>
            <w:noProof/>
          </w:rPr>
          <w:t>IV)</w:t>
        </w:r>
        <w:r w:rsidR="00944842" w:rsidRPr="00A3586B">
          <w:rPr>
            <w:rStyle w:val="Hyperlink"/>
            <w:noProof/>
          </w:rPr>
          <w:t xml:space="preserve"> Characterising uncertainty</w:t>
        </w:r>
        <w:r w:rsidR="00944842">
          <w:rPr>
            <w:noProof/>
            <w:webHidden/>
          </w:rPr>
          <w:tab/>
        </w:r>
        <w:r w:rsidR="00944842">
          <w:rPr>
            <w:noProof/>
            <w:webHidden/>
          </w:rPr>
          <w:fldChar w:fldCharType="begin"/>
        </w:r>
        <w:r w:rsidR="00944842">
          <w:rPr>
            <w:noProof/>
            <w:webHidden/>
          </w:rPr>
          <w:instrText xml:space="preserve"> PAGEREF _Toc465365336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D9FB9EC"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37"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_Toc465365337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3AC73D7"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38"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_Toc465365338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19E4E888" w14:textId="77777777" w:rsidR="00944842" w:rsidRDefault="009D082B">
      <w:pPr>
        <w:pStyle w:val="TOC1"/>
        <w:tabs>
          <w:tab w:val="right" w:leader="dot" w:pos="9016"/>
        </w:tabs>
        <w:rPr>
          <w:rFonts w:asciiTheme="minorHAnsi" w:eastAsiaTheme="minorEastAsia" w:hAnsiTheme="minorHAnsi"/>
          <w:noProof/>
          <w:sz w:val="22"/>
          <w:lang w:val="en-CA" w:eastAsia="en-CA"/>
        </w:rPr>
      </w:pPr>
      <w:hyperlink w:anchor="_Toc465365339" w:history="1">
        <w:r w:rsidR="00944842" w:rsidRPr="00A3586B">
          <w:rPr>
            <w:rStyle w:val="Hyperlink"/>
            <w:rFonts w:ascii="Times" w:hAnsi="Times"/>
            <w:noProof/>
          </w:rPr>
          <w:t>9.</w:t>
        </w:r>
        <w:r w:rsidR="00944842">
          <w:rPr>
            <w:rFonts w:asciiTheme="minorHAnsi" w:eastAsiaTheme="minorEastAsia" w:hAnsiTheme="minorHAnsi"/>
            <w:noProof/>
            <w:sz w:val="22"/>
            <w:lang w:val="en-CA" w:eastAsia="en-CA"/>
          </w:rPr>
          <w:tab/>
        </w:r>
        <w:r w:rsidR="00944842" w:rsidRPr="00A3586B">
          <w:rPr>
            <w:rStyle w:val="Hyperlink"/>
            <w:noProof/>
          </w:rPr>
          <w:t>TRIAL SPECIFICATIONS</w:t>
        </w:r>
        <w:r w:rsidR="00944842">
          <w:rPr>
            <w:noProof/>
            <w:webHidden/>
          </w:rPr>
          <w:tab/>
        </w:r>
        <w:r w:rsidR="00944842">
          <w:rPr>
            <w:noProof/>
            <w:webHidden/>
          </w:rPr>
          <w:fldChar w:fldCharType="begin"/>
        </w:r>
        <w:r w:rsidR="00944842">
          <w:rPr>
            <w:noProof/>
            <w:webHidden/>
          </w:rPr>
          <w:instrText xml:space="preserve"> PAGEREF _Toc465365339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DB972AF" w14:textId="77777777" w:rsidR="00944842" w:rsidRDefault="009D082B">
      <w:pPr>
        <w:pStyle w:val="TOC2"/>
        <w:tabs>
          <w:tab w:val="left" w:pos="720"/>
          <w:tab w:val="right" w:leader="dot" w:pos="9016"/>
        </w:tabs>
        <w:rPr>
          <w:rFonts w:asciiTheme="minorHAnsi" w:eastAsiaTheme="minorEastAsia" w:hAnsiTheme="minorHAnsi"/>
          <w:noProof/>
          <w:lang w:val="en-CA" w:eastAsia="en-CA"/>
        </w:rPr>
      </w:pPr>
      <w:hyperlink w:anchor="_Toc465365340" w:history="1">
        <w:r w:rsidR="00944842" w:rsidRPr="00A3586B">
          <w:rPr>
            <w:rStyle w:val="Hyperlink"/>
            <w:rFonts w:eastAsia="Times New Roman"/>
            <w:noProof/>
          </w:rPr>
          <w:t>A.</w:t>
        </w:r>
        <w:r w:rsidR="00944842">
          <w:rPr>
            <w:rFonts w:asciiTheme="minorHAnsi" w:eastAsiaTheme="minorEastAsia" w:hAnsiTheme="minorHAnsi"/>
            <w:noProof/>
            <w:lang w:val="en-CA" w:eastAsia="en-CA"/>
          </w:rPr>
          <w:tab/>
        </w:r>
        <w:r w:rsidR="00944842" w:rsidRPr="00A3586B">
          <w:rPr>
            <w:rStyle w:val="Hyperlink"/>
            <w:rFonts w:eastAsia="Times New Roman"/>
            <w:noProof/>
          </w:rPr>
          <w:t>Reference set</w:t>
        </w:r>
        <w:r w:rsidR="00944842">
          <w:rPr>
            <w:noProof/>
            <w:webHidden/>
          </w:rPr>
          <w:tab/>
        </w:r>
        <w:r w:rsidR="00944842">
          <w:rPr>
            <w:noProof/>
            <w:webHidden/>
          </w:rPr>
          <w:fldChar w:fldCharType="begin"/>
        </w:r>
        <w:r w:rsidR="00944842">
          <w:rPr>
            <w:noProof/>
            <w:webHidden/>
          </w:rPr>
          <w:instrText xml:space="preserve"> PAGEREF _Toc465365340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4E719624" w14:textId="77777777" w:rsidR="00944842" w:rsidRDefault="009D082B">
      <w:pPr>
        <w:pStyle w:val="TOC2"/>
        <w:tabs>
          <w:tab w:val="left" w:pos="720"/>
          <w:tab w:val="right" w:leader="dot" w:pos="9016"/>
        </w:tabs>
        <w:rPr>
          <w:rFonts w:asciiTheme="minorHAnsi" w:eastAsiaTheme="minorEastAsia" w:hAnsiTheme="minorHAnsi"/>
          <w:noProof/>
          <w:lang w:val="en-CA" w:eastAsia="en-CA"/>
        </w:rPr>
      </w:pPr>
      <w:hyperlink w:anchor="_Toc465365341" w:history="1">
        <w:r w:rsidR="00944842" w:rsidRPr="00A3586B">
          <w:rPr>
            <w:rStyle w:val="Hyperlink"/>
            <w:rFonts w:eastAsia="Times New Roman"/>
            <w:noProof/>
          </w:rPr>
          <w:t>B.</w:t>
        </w:r>
        <w:r w:rsidR="00944842">
          <w:rPr>
            <w:rFonts w:asciiTheme="minorHAnsi" w:eastAsiaTheme="minorEastAsia" w:hAnsiTheme="minorHAnsi"/>
            <w:noProof/>
            <w:lang w:val="en-CA" w:eastAsia="en-CA"/>
          </w:rPr>
          <w:tab/>
        </w:r>
        <w:r w:rsidR="00944842" w:rsidRPr="00A3586B">
          <w:rPr>
            <w:rStyle w:val="Hyperlink"/>
            <w:rFonts w:eastAsia="Times New Roman"/>
            <w:noProof/>
          </w:rPr>
          <w:t>Robustness trials</w:t>
        </w:r>
        <w:r w:rsidR="00944842">
          <w:rPr>
            <w:noProof/>
            <w:webHidden/>
          </w:rPr>
          <w:tab/>
        </w:r>
        <w:r w:rsidR="00944842">
          <w:rPr>
            <w:noProof/>
            <w:webHidden/>
          </w:rPr>
          <w:fldChar w:fldCharType="begin"/>
        </w:r>
        <w:r w:rsidR="00944842">
          <w:rPr>
            <w:noProof/>
            <w:webHidden/>
          </w:rPr>
          <w:instrText xml:space="preserve"> PAGEREF _Toc465365341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699B293" w14:textId="77777777" w:rsidR="00944842" w:rsidRDefault="009D082B">
      <w:pPr>
        <w:pStyle w:val="TOC1"/>
        <w:tabs>
          <w:tab w:val="right" w:leader="dot" w:pos="9016"/>
        </w:tabs>
        <w:rPr>
          <w:rFonts w:asciiTheme="minorHAnsi" w:eastAsiaTheme="minorEastAsia" w:hAnsiTheme="minorHAnsi"/>
          <w:noProof/>
          <w:sz w:val="22"/>
          <w:lang w:val="en-CA" w:eastAsia="en-CA"/>
        </w:rPr>
      </w:pPr>
      <w:hyperlink w:anchor="_Toc465365342" w:history="1">
        <w:r w:rsidR="00944842" w:rsidRPr="00A3586B">
          <w:rPr>
            <w:rStyle w:val="Hyperlink"/>
            <w:rFonts w:ascii="Times" w:hAnsi="Times"/>
            <w:noProof/>
          </w:rPr>
          <w:t>10.</w:t>
        </w:r>
        <w:r w:rsidR="00944842">
          <w:rPr>
            <w:rFonts w:asciiTheme="minorHAnsi" w:eastAsiaTheme="minorEastAsia" w:hAnsiTheme="minorHAnsi"/>
            <w:noProof/>
            <w:sz w:val="22"/>
            <w:lang w:val="en-CA" w:eastAsia="en-CA"/>
          </w:rPr>
          <w:tab/>
        </w:r>
        <w:r w:rsidR="00944842" w:rsidRPr="00A3586B">
          <w:rPr>
            <w:rStyle w:val="Hyperlink"/>
            <w:noProof/>
          </w:rPr>
          <w:t>PERFORMANCE MEASURES/STATISTICS</w:t>
        </w:r>
        <w:r w:rsidR="00944842">
          <w:rPr>
            <w:noProof/>
            <w:webHidden/>
          </w:rPr>
          <w:tab/>
        </w:r>
        <w:r w:rsidR="00944842">
          <w:rPr>
            <w:noProof/>
            <w:webHidden/>
          </w:rPr>
          <w:fldChar w:fldCharType="begin"/>
        </w:r>
        <w:r w:rsidR="00944842">
          <w:rPr>
            <w:noProof/>
            <w:webHidden/>
          </w:rPr>
          <w:instrText xml:space="preserve"> PAGEREF _Toc465365342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164A6E5"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43" w:history="1">
        <w:r w:rsidR="00944842" w:rsidRPr="00A3586B">
          <w:rPr>
            <w:rStyle w:val="Hyperlink"/>
            <w:rFonts w:ascii="Times" w:hAnsi="Times"/>
            <w:noProof/>
          </w:rPr>
          <w:t>I)</w:t>
        </w:r>
        <w:r w:rsidR="00944842" w:rsidRPr="00A3586B">
          <w:rPr>
            <w:rStyle w:val="Hyperlink"/>
            <w:noProof/>
          </w:rPr>
          <w:t xml:space="preserve"> Summary measures/statistics</w:t>
        </w:r>
        <w:r w:rsidR="00944842">
          <w:rPr>
            <w:noProof/>
            <w:webHidden/>
          </w:rPr>
          <w:tab/>
        </w:r>
        <w:r w:rsidR="00944842">
          <w:rPr>
            <w:noProof/>
            <w:webHidden/>
          </w:rPr>
          <w:fldChar w:fldCharType="begin"/>
        </w:r>
        <w:r w:rsidR="00944842">
          <w:rPr>
            <w:noProof/>
            <w:webHidden/>
          </w:rPr>
          <w:instrText xml:space="preserve"> PAGEREF _Toc465365343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D634B7A"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44" w:history="1">
        <w:r w:rsidR="00944842" w:rsidRPr="00A3586B">
          <w:rPr>
            <w:rStyle w:val="Hyperlink"/>
            <w:rFonts w:ascii="Times" w:hAnsi="Times"/>
            <w:noProof/>
          </w:rPr>
          <w:t>II)</w:t>
        </w:r>
        <w:r w:rsidR="00944842" w:rsidRPr="00A3586B">
          <w:rPr>
            <w:rStyle w:val="Hyperlink"/>
            <w:noProof/>
          </w:rPr>
          <w:t xml:space="preserve"> Summary plots</w:t>
        </w:r>
        <w:r w:rsidR="00944842">
          <w:rPr>
            <w:noProof/>
            <w:webHidden/>
          </w:rPr>
          <w:tab/>
        </w:r>
        <w:r w:rsidR="00944842">
          <w:rPr>
            <w:noProof/>
            <w:webHidden/>
          </w:rPr>
          <w:fldChar w:fldCharType="begin"/>
        </w:r>
        <w:r w:rsidR="00944842">
          <w:rPr>
            <w:noProof/>
            <w:webHidden/>
          </w:rPr>
          <w:instrText xml:space="preserve"> PAGEREF _Toc465365344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35534836" w14:textId="77777777" w:rsidR="00944842" w:rsidRDefault="009D082B">
      <w:pPr>
        <w:pStyle w:val="TOC3"/>
        <w:tabs>
          <w:tab w:val="right" w:leader="dot" w:pos="9016"/>
        </w:tabs>
        <w:rPr>
          <w:rFonts w:asciiTheme="minorHAnsi" w:eastAsiaTheme="minorEastAsia" w:hAnsiTheme="minorHAnsi"/>
          <w:noProof/>
          <w:sz w:val="22"/>
          <w:lang w:val="en-CA" w:eastAsia="en-CA"/>
        </w:rPr>
      </w:pPr>
      <w:hyperlink w:anchor="_Toc465365345" w:history="1">
        <w:r w:rsidR="00944842" w:rsidRPr="00A3586B">
          <w:rPr>
            <w:rStyle w:val="Hyperlink"/>
            <w:rFonts w:ascii="Times" w:hAnsi="Times" w:cs="Times New Roman"/>
            <w:noProof/>
          </w:rPr>
          <w:t>III)</w:t>
        </w:r>
        <w:r w:rsidR="00944842" w:rsidRPr="00A3586B">
          <w:rPr>
            <w:rStyle w:val="Hyperlink"/>
            <w:rFonts w:cs="Times New Roman"/>
            <w:noProof/>
          </w:rPr>
          <w:t xml:space="preserve"> Level of reporting</w:t>
        </w:r>
        <w:r w:rsidR="00944842">
          <w:rPr>
            <w:noProof/>
            <w:webHidden/>
          </w:rPr>
          <w:tab/>
        </w:r>
        <w:r w:rsidR="00944842">
          <w:rPr>
            <w:noProof/>
            <w:webHidden/>
          </w:rPr>
          <w:fldChar w:fldCharType="begin"/>
        </w:r>
        <w:r w:rsidR="00944842">
          <w:rPr>
            <w:noProof/>
            <w:webHidden/>
          </w:rPr>
          <w:instrText xml:space="preserve"> PAGEREF _Toc465365345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7060A22"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46" w:history="1">
        <w:r w:rsidR="00944842" w:rsidRPr="00A3586B">
          <w:rPr>
            <w:rStyle w:val="Hyperlink"/>
            <w:rFonts w:cs="Times New Roman"/>
            <w:noProof/>
          </w:rPr>
          <w:t>Baseline</w:t>
        </w:r>
        <w:r w:rsidR="00944842">
          <w:rPr>
            <w:noProof/>
            <w:webHidden/>
          </w:rPr>
          <w:tab/>
        </w:r>
        <w:r w:rsidR="00944842">
          <w:rPr>
            <w:noProof/>
            <w:webHidden/>
          </w:rPr>
          <w:fldChar w:fldCharType="begin"/>
        </w:r>
        <w:r w:rsidR="00944842">
          <w:rPr>
            <w:noProof/>
            <w:webHidden/>
          </w:rPr>
          <w:instrText xml:space="preserve"> PAGEREF _Toc465365346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1DBF99A0" w14:textId="77777777" w:rsidR="00944842" w:rsidRDefault="009D082B">
      <w:pPr>
        <w:pStyle w:val="TOC4"/>
        <w:tabs>
          <w:tab w:val="right" w:leader="dot" w:pos="9016"/>
        </w:tabs>
        <w:rPr>
          <w:rFonts w:asciiTheme="minorHAnsi" w:eastAsiaTheme="minorEastAsia" w:hAnsiTheme="minorHAnsi"/>
          <w:noProof/>
          <w:sz w:val="22"/>
          <w:lang w:val="en-CA" w:eastAsia="en-CA"/>
        </w:rPr>
      </w:pPr>
      <w:hyperlink w:anchor="_Toc46536534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_Toc465365347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65365274"/>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65365275"/>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BE196E1">
            <wp:extent cx="2554552" cy="2517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52495" cy="2515164"/>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65365276"/>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proofErr w:type="gramStart"/>
      <w:r w:rsidR="00944842">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5529513" w14:textId="5C0F4104" w:rsidR="00CC223C" w:rsidRPr="001428DC" w:rsidDel="001428DC" w:rsidRDefault="00987C9A" w:rsidP="0049040E">
      <w:pPr>
        <w:pStyle w:val="Heading4"/>
        <w:ind w:left="0"/>
        <w:jc w:val="both"/>
        <w:rPr>
          <w:del w:id="3" w:author="Thomas" w:date="2016-11-29T09:33:00Z"/>
          <w:color w:val="FF0000"/>
          <w:highlight w:val="yellow"/>
          <w:rPrChange w:id="4" w:author="Thomas" w:date="2016-11-29T09:33:00Z">
            <w:rPr>
              <w:del w:id="5" w:author="Thomas" w:date="2016-11-29T09:33:00Z"/>
              <w:color w:val="FF0000"/>
            </w:rPr>
          </w:rPrChange>
        </w:rPr>
        <w:pPrChange w:id="6" w:author="Thomas" w:date="2016-11-29T09:33:00Z">
          <w:pPr>
            <w:pStyle w:val="Heading4"/>
            <w:ind w:left="0"/>
          </w:pPr>
        </w:pPrChange>
      </w:pPr>
      <w:bookmarkStart w:id="7" w:name="_Toc465365277"/>
      <w:r w:rsidRPr="001428DC">
        <w:rPr>
          <w:highlight w:val="yellow"/>
          <w:rPrChange w:id="8" w:author="Thomas" w:date="2016-11-29T09:33:00Z">
            <w:rPr/>
          </w:rPrChange>
        </w:rPr>
        <w:t>Alternative options</w:t>
      </w:r>
      <w:bookmarkEnd w:id="7"/>
      <w:r w:rsidR="0029590E" w:rsidRPr="001428DC">
        <w:rPr>
          <w:highlight w:val="yellow"/>
          <w:rPrChange w:id="9" w:author="Thomas" w:date="2016-11-29T09:33:00Z">
            <w:rPr/>
          </w:rPrChange>
        </w:rPr>
        <w:t xml:space="preserve">  </w:t>
      </w:r>
      <w:del w:id="10" w:author="Thomas" w:date="2016-11-29T09:33:00Z">
        <w:r w:rsidR="0029590E" w:rsidRPr="001428DC" w:rsidDel="001428DC">
          <w:rPr>
            <w:b/>
            <w:i/>
            <w:color w:val="FF0000"/>
            <w:highlight w:val="yellow"/>
            <w:u w:val="none"/>
            <w:rPrChange w:id="11" w:author="Thomas" w:date="2016-11-29T09:33:00Z">
              <w:rPr>
                <w:b/>
                <w:i/>
                <w:color w:val="FF0000"/>
                <w:u w:val="none"/>
              </w:rPr>
            </w:rPrChange>
          </w:rPr>
          <w:delText>[Needs consideration of whether these alternatives should remain]</w:delText>
        </w:r>
      </w:del>
    </w:p>
    <w:p w14:paraId="5C2DDC82" w14:textId="77777777" w:rsidR="00987C9A" w:rsidRPr="001428DC" w:rsidRDefault="00987C9A" w:rsidP="0049040E">
      <w:pPr>
        <w:pStyle w:val="Heading4"/>
        <w:ind w:left="0"/>
        <w:jc w:val="both"/>
        <w:rPr>
          <w:ins w:id="12" w:author="Thomas" w:date="2016-11-29T09:33:00Z"/>
          <w:rFonts w:cs="Times New Roman"/>
          <w:szCs w:val="24"/>
          <w:highlight w:val="yellow"/>
          <w:rPrChange w:id="13" w:author="Thomas" w:date="2016-11-29T09:33:00Z">
            <w:rPr>
              <w:ins w:id="14" w:author="Thomas" w:date="2016-11-29T09:33:00Z"/>
              <w:rFonts w:cs="Times New Roman"/>
              <w:szCs w:val="24"/>
            </w:rPr>
          </w:rPrChange>
        </w:rPr>
        <w:pPrChange w:id="15" w:author="Thomas" w:date="2016-11-29T09:33:00Z">
          <w:pPr>
            <w:pStyle w:val="ListParagraph"/>
            <w:ind w:left="0"/>
            <w:jc w:val="both"/>
          </w:pPr>
        </w:pPrChange>
      </w:pPr>
    </w:p>
    <w:p w14:paraId="503E2605" w14:textId="36D1041B" w:rsidR="001428DC" w:rsidRPr="001428DC" w:rsidDel="00756B45" w:rsidRDefault="001428DC" w:rsidP="001428DC">
      <w:pPr>
        <w:rPr>
          <w:del w:id="16" w:author="Thomas" w:date="2016-12-07T09:32:00Z"/>
          <w:highlight w:val="yellow"/>
          <w:lang w:eastAsia="en-ZA"/>
          <w:rPrChange w:id="17" w:author="Thomas" w:date="2016-11-29T09:33:00Z">
            <w:rPr>
              <w:del w:id="18" w:author="Thomas" w:date="2016-12-07T09:32:00Z"/>
              <w:rFonts w:ascii="Times New Roman" w:hAnsi="Times New Roman" w:cs="Times New Roman"/>
              <w:sz w:val="24"/>
              <w:szCs w:val="24"/>
            </w:rPr>
          </w:rPrChange>
        </w:rPr>
        <w:pPrChange w:id="19" w:author="Thomas" w:date="2016-11-29T09:33:00Z">
          <w:pPr>
            <w:pStyle w:val="ListParagraph"/>
            <w:ind w:left="0"/>
            <w:jc w:val="both"/>
          </w:pPr>
        </w:pPrChange>
      </w:pPr>
    </w:p>
    <w:p w14:paraId="66714290" w14:textId="43161F4A" w:rsidR="00F731CF" w:rsidRPr="001428DC" w:rsidDel="00756B45" w:rsidRDefault="00F731CF" w:rsidP="00F731CF">
      <w:pPr>
        <w:pStyle w:val="ListParagraph"/>
        <w:ind w:left="0"/>
        <w:jc w:val="both"/>
        <w:rPr>
          <w:del w:id="20" w:author="Thomas" w:date="2016-12-07T09:32:00Z"/>
          <w:rFonts w:ascii="Times New Roman" w:hAnsi="Times New Roman" w:cs="Times New Roman"/>
          <w:sz w:val="24"/>
          <w:szCs w:val="24"/>
          <w:highlight w:val="yellow"/>
          <w:rPrChange w:id="21" w:author="Thomas" w:date="2016-11-29T09:33:00Z">
            <w:rPr>
              <w:del w:id="22" w:author="Thomas" w:date="2016-12-07T09:32:00Z"/>
              <w:rFonts w:ascii="Times New Roman" w:hAnsi="Times New Roman" w:cs="Times New Roman"/>
              <w:sz w:val="24"/>
              <w:szCs w:val="24"/>
            </w:rPr>
          </w:rPrChange>
        </w:rPr>
      </w:pPr>
      <w:del w:id="23" w:author="Thomas" w:date="2016-12-07T09:32:00Z">
        <w:r w:rsidRPr="001428DC" w:rsidDel="00756B45">
          <w:rPr>
            <w:rFonts w:ascii="Times New Roman" w:hAnsi="Times New Roman" w:cs="Times New Roman"/>
            <w:sz w:val="24"/>
            <w:szCs w:val="24"/>
            <w:highlight w:val="yellow"/>
            <w:rPrChange w:id="24" w:author="Thomas" w:date="2016-11-29T09:33:00Z">
              <w:rPr>
                <w:rFonts w:ascii="Times New Roman" w:hAnsi="Times New Roman" w:cs="Times New Roman"/>
                <w:sz w:val="24"/>
                <w:szCs w:val="24"/>
              </w:rPr>
            </w:rPrChange>
          </w:rPr>
          <w:delText>Spatial areas of the ICCAT data preparatory meeting (Anon. 2015, Figure 1.1A)</w:delText>
        </w:r>
      </w:del>
    </w:p>
    <w:p w14:paraId="5FF97608" w14:textId="77777777" w:rsidR="00987C9A" w:rsidRPr="001428DC" w:rsidRDefault="00987C9A" w:rsidP="001B61C4">
      <w:pPr>
        <w:pStyle w:val="ListParagraph"/>
        <w:ind w:left="0"/>
        <w:jc w:val="both"/>
        <w:rPr>
          <w:rFonts w:ascii="Times New Roman" w:hAnsi="Times New Roman" w:cs="Times New Roman"/>
          <w:sz w:val="24"/>
          <w:szCs w:val="24"/>
          <w:highlight w:val="yellow"/>
          <w:rPrChange w:id="25" w:author="Thomas" w:date="2016-11-29T09:33:00Z">
            <w:rPr>
              <w:rFonts w:ascii="Times New Roman" w:hAnsi="Times New Roman" w:cs="Times New Roman"/>
              <w:sz w:val="24"/>
              <w:szCs w:val="24"/>
            </w:rPr>
          </w:rPrChange>
        </w:rPr>
      </w:pPr>
    </w:p>
    <w:p w14:paraId="00320CFE" w14:textId="5B5349EF" w:rsidR="00987C9A" w:rsidRPr="001428DC" w:rsidRDefault="00161309" w:rsidP="001B61C4">
      <w:pPr>
        <w:pStyle w:val="ListParagraph"/>
        <w:ind w:left="0"/>
        <w:jc w:val="both"/>
        <w:rPr>
          <w:rFonts w:ascii="Times New Roman" w:hAnsi="Times New Roman" w:cs="Times New Roman"/>
          <w:sz w:val="24"/>
          <w:szCs w:val="24"/>
          <w:highlight w:val="yellow"/>
          <w:rPrChange w:id="26" w:author="Thomas" w:date="2016-11-29T09:33:00Z">
            <w:rPr>
              <w:rFonts w:ascii="Times New Roman" w:hAnsi="Times New Roman" w:cs="Times New Roman"/>
              <w:sz w:val="24"/>
              <w:szCs w:val="24"/>
            </w:rPr>
          </w:rPrChange>
        </w:rPr>
      </w:pPr>
      <w:r w:rsidRPr="001428DC">
        <w:rPr>
          <w:rFonts w:ascii="Times New Roman" w:hAnsi="Times New Roman" w:cs="Times New Roman"/>
          <w:sz w:val="24"/>
          <w:szCs w:val="24"/>
          <w:highlight w:val="yellow"/>
          <w:rPrChange w:id="27" w:author="Thomas" w:date="2016-11-29T09:33:00Z">
            <w:rPr>
              <w:rFonts w:ascii="Times New Roman" w:hAnsi="Times New Roman" w:cs="Times New Roman"/>
              <w:sz w:val="24"/>
              <w:szCs w:val="24"/>
            </w:rPr>
          </w:rPrChange>
        </w:rPr>
        <w:t xml:space="preserve">The </w:t>
      </w:r>
      <w:r w:rsidR="00987C9A" w:rsidRPr="001428DC">
        <w:rPr>
          <w:rFonts w:ascii="Times New Roman" w:hAnsi="Times New Roman" w:cs="Times New Roman"/>
          <w:sz w:val="24"/>
          <w:szCs w:val="24"/>
          <w:highlight w:val="yellow"/>
          <w:rPrChange w:id="28" w:author="Thomas" w:date="2016-11-29T09:33:00Z">
            <w:rPr>
              <w:rFonts w:ascii="Times New Roman" w:hAnsi="Times New Roman" w:cs="Times New Roman"/>
              <w:sz w:val="24"/>
              <w:szCs w:val="24"/>
            </w:rPr>
          </w:rPrChange>
        </w:rPr>
        <w:t>MAST model (Taylor et al. 2011) areas which are the same Figure 1</w:t>
      </w:r>
      <w:r w:rsidR="007D2E3B" w:rsidRPr="001428DC">
        <w:rPr>
          <w:rFonts w:ascii="Times New Roman" w:hAnsi="Times New Roman" w:cs="Times New Roman"/>
          <w:sz w:val="24"/>
          <w:szCs w:val="24"/>
          <w:highlight w:val="yellow"/>
          <w:rPrChange w:id="29" w:author="Thomas" w:date="2016-11-29T09:33:00Z">
            <w:rPr>
              <w:rFonts w:ascii="Times New Roman" w:hAnsi="Times New Roman" w:cs="Times New Roman"/>
              <w:sz w:val="24"/>
              <w:szCs w:val="24"/>
            </w:rPr>
          </w:rPrChange>
        </w:rPr>
        <w:t>.1</w:t>
      </w:r>
      <w:r w:rsidR="00987C9A" w:rsidRPr="001428DC">
        <w:rPr>
          <w:rFonts w:ascii="Times New Roman" w:hAnsi="Times New Roman" w:cs="Times New Roman"/>
          <w:sz w:val="24"/>
          <w:szCs w:val="24"/>
          <w:highlight w:val="yellow"/>
          <w:rPrChange w:id="30" w:author="Thomas" w:date="2016-11-29T09:33:00Z">
            <w:rPr>
              <w:rFonts w:ascii="Times New Roman" w:hAnsi="Times New Roman" w:cs="Times New Roman"/>
              <w:sz w:val="24"/>
              <w:szCs w:val="24"/>
            </w:rPr>
          </w:rPrChange>
        </w:rPr>
        <w:t xml:space="preserve"> but simplified such that the Central Atlantic is merged with the Western Atlantic.</w:t>
      </w:r>
    </w:p>
    <w:p w14:paraId="1B2917F6" w14:textId="77777777" w:rsidR="00987C9A" w:rsidRPr="001428DC" w:rsidRDefault="00987C9A" w:rsidP="001B61C4">
      <w:pPr>
        <w:pStyle w:val="ListParagraph"/>
        <w:ind w:left="0"/>
        <w:jc w:val="both"/>
        <w:rPr>
          <w:rFonts w:ascii="Times New Roman" w:hAnsi="Times New Roman" w:cs="Times New Roman"/>
          <w:sz w:val="24"/>
          <w:szCs w:val="24"/>
          <w:highlight w:val="yellow"/>
          <w:rPrChange w:id="31" w:author="Thomas" w:date="2016-11-29T09:33:00Z">
            <w:rPr>
              <w:rFonts w:ascii="Times New Roman" w:hAnsi="Times New Roman" w:cs="Times New Roman"/>
              <w:sz w:val="24"/>
              <w:szCs w:val="24"/>
            </w:rPr>
          </w:rPrChange>
        </w:rPr>
      </w:pPr>
    </w:p>
    <w:p w14:paraId="1288E7E0" w14:textId="71828263" w:rsidR="00987C9A" w:rsidDel="00756B45" w:rsidRDefault="00987C9A" w:rsidP="001B61C4">
      <w:pPr>
        <w:pStyle w:val="ListParagraph"/>
        <w:ind w:left="0"/>
        <w:jc w:val="both"/>
        <w:rPr>
          <w:del w:id="32" w:author="Thomas" w:date="2016-12-07T09:32:00Z"/>
          <w:rFonts w:ascii="Times New Roman" w:hAnsi="Times New Roman" w:cs="Times New Roman"/>
          <w:sz w:val="24"/>
          <w:szCs w:val="24"/>
        </w:rPr>
      </w:pPr>
      <w:del w:id="33" w:author="Thomas" w:date="2016-12-07T09:32:00Z">
        <w:r w:rsidRPr="001428DC" w:rsidDel="00756B45">
          <w:rPr>
            <w:rFonts w:ascii="Times New Roman" w:hAnsi="Times New Roman" w:cs="Times New Roman"/>
            <w:sz w:val="24"/>
            <w:szCs w:val="24"/>
            <w:highlight w:val="yellow"/>
            <w:rPrChange w:id="34" w:author="Thomas" w:date="2016-11-29T09:33:00Z">
              <w:rPr>
                <w:rFonts w:ascii="Times New Roman" w:hAnsi="Times New Roman" w:cs="Times New Roman"/>
                <w:sz w:val="24"/>
                <w:szCs w:val="24"/>
              </w:rPr>
            </w:rPrChange>
          </w:rPr>
          <w:delText>Spatial areas proposed by Kimoto et al. (2015) with alternative spatial stratification of the northeast Atlantic (to better characterize Japanese longline fishing activities).</w:delText>
        </w:r>
        <w:r w:rsidDel="00756B45">
          <w:rPr>
            <w:rFonts w:ascii="Times New Roman" w:hAnsi="Times New Roman" w:cs="Times New Roman"/>
            <w:sz w:val="24"/>
            <w:szCs w:val="24"/>
          </w:rPr>
          <w:delText xml:space="preserve"> </w:delText>
        </w:r>
      </w:del>
    </w:p>
    <w:p w14:paraId="29344462" w14:textId="77777777" w:rsidR="00987C9A" w:rsidRDefault="00987C9A" w:rsidP="001B61C4">
      <w:pPr>
        <w:pStyle w:val="ListParagraph"/>
        <w:ind w:left="0"/>
        <w:jc w:val="both"/>
        <w:rPr>
          <w:rFonts w:ascii="Times New Roman" w:hAnsi="Times New Roman" w:cs="Times New Roman"/>
          <w:sz w:val="24"/>
          <w:szCs w:val="24"/>
        </w:rPr>
      </w:pPr>
    </w:p>
    <w:p w14:paraId="55302C6E" w14:textId="77777777" w:rsidR="00E76CB5" w:rsidRDefault="00E76CB5">
      <w:pPr>
        <w:rPr>
          <w:rFonts w:ascii="Times New Roman" w:hAnsi="Times New Roman" w:cs="Times New Roman"/>
          <w:sz w:val="24"/>
          <w:szCs w:val="24"/>
        </w:rPr>
      </w:pPr>
      <w:r>
        <w:rPr>
          <w:rFonts w:ascii="Times New Roman" w:hAnsi="Times New Roman" w:cs="Times New Roman"/>
          <w:sz w:val="24"/>
          <w:szCs w:val="24"/>
        </w:rPr>
        <w:br w:type="page"/>
      </w:r>
    </w:p>
    <w:p w14:paraId="34256715" w14:textId="77777777" w:rsidR="00FB35CF" w:rsidRDefault="00FB35CF" w:rsidP="001B61C4">
      <w:pPr>
        <w:pStyle w:val="ListParagraph"/>
        <w:ind w:left="0"/>
        <w:jc w:val="both"/>
        <w:rPr>
          <w:rFonts w:ascii="Times New Roman" w:hAnsi="Times New Roman" w:cs="Times New Roman"/>
          <w:sz w:val="24"/>
          <w:szCs w:val="24"/>
        </w:rPr>
      </w:pPr>
    </w:p>
    <w:p w14:paraId="19F0526B" w14:textId="6993A4C5" w:rsidR="00CC223C" w:rsidRDefault="00987C9A" w:rsidP="001B61C4">
      <w:pPr>
        <w:pStyle w:val="Heading3"/>
        <w:ind w:left="0"/>
      </w:pPr>
      <w:bookmarkStart w:id="35" w:name="_Toc465365278"/>
      <w:r>
        <w:t>Temporal strata</w:t>
      </w:r>
      <w:bookmarkEnd w:id="35"/>
      <w:r w:rsidR="00D16417">
        <w:t xml:space="preserve">     </w:t>
      </w:r>
      <w:r w:rsidR="00D16417" w:rsidRPr="00BD250A">
        <w:rPr>
          <w:b/>
        </w:rPr>
        <w:t>[Need 6-monthly temporal strata also be considered?]</w:t>
      </w:r>
    </w:p>
    <w:p w14:paraId="339698C8" w14:textId="77777777" w:rsidR="00987C9A" w:rsidRDefault="00987C9A" w:rsidP="001B61C4">
      <w:pPr>
        <w:jc w:val="both"/>
        <w:rPr>
          <w:rFonts w:ascii="Times New Roman" w:hAnsi="Times New Roman" w:cs="Times New Roman"/>
          <w:i/>
          <w:sz w:val="24"/>
          <w:szCs w:val="24"/>
        </w:rPr>
      </w:pPr>
    </w:p>
    <w:p w14:paraId="6261910B" w14:textId="17F9C597" w:rsidR="00C80707" w:rsidRPr="00D16417" w:rsidRDefault="00936DEB" w:rsidP="00BD250A">
      <w:pPr>
        <w:jc w:val="both"/>
        <w:rPr>
          <w:rFonts w:ascii="Times New Roman" w:hAnsi="Times New Roman" w:cs="Times New Roman"/>
          <w:sz w:val="24"/>
          <w:szCs w:val="24"/>
        </w:rPr>
      </w:pPr>
      <w:r>
        <w:rPr>
          <w:rFonts w:ascii="Times New Roman" w:hAnsi="Times New Roman" w:cs="Times New Roman"/>
          <w:sz w:val="24"/>
          <w:szCs w:val="24"/>
        </w:rPr>
        <w:t xml:space="preserve">Since the catch and effort data are available </w:t>
      </w:r>
      <w:r w:rsidR="00D16417">
        <w:rPr>
          <w:rFonts w:ascii="Times New Roman" w:hAnsi="Times New Roman" w:cs="Times New Roman"/>
          <w:sz w:val="24"/>
          <w:szCs w:val="24"/>
        </w:rPr>
        <w:t xml:space="preserve">only </w:t>
      </w:r>
      <w:r>
        <w:rPr>
          <w:rFonts w:ascii="Times New Roman" w:hAnsi="Times New Roman" w:cs="Times New Roman"/>
          <w:sz w:val="24"/>
          <w:szCs w:val="24"/>
        </w:rPr>
        <w:t xml:space="preserve">at a quarterly resolution (Jan-Mar, Apr-Jun, Jul-Sept, </w:t>
      </w:r>
      <w:proofErr w:type="gramStart"/>
      <w:r>
        <w:rPr>
          <w:rFonts w:ascii="Times New Roman" w:hAnsi="Times New Roman" w:cs="Times New Roman"/>
          <w:sz w:val="24"/>
          <w:szCs w:val="24"/>
        </w:rPr>
        <w:t>Oct</w:t>
      </w:r>
      <w:proofErr w:type="gramEnd"/>
      <w:r>
        <w:rPr>
          <w:rFonts w:ascii="Times New Roman" w:hAnsi="Times New Roman" w:cs="Times New Roman"/>
          <w:sz w:val="24"/>
          <w:szCs w:val="24"/>
        </w:rPr>
        <w:t xml:space="preserve">–Dec) this is currently the only sub-year temporal definition under consideration. </w:t>
      </w:r>
    </w:p>
    <w:p w14:paraId="54063FCB" w14:textId="77777777" w:rsidR="00987C9A" w:rsidRPr="00273D1A" w:rsidRDefault="00987C9A" w:rsidP="001B61C4">
      <w:pPr>
        <w:jc w:val="both"/>
        <w:rPr>
          <w:rFonts w:ascii="Times New Roman" w:hAnsi="Times New Roman" w:cs="Times New Roman"/>
          <w:i/>
          <w:sz w:val="24"/>
          <w:szCs w:val="24"/>
        </w:rPr>
      </w:pPr>
    </w:p>
    <w:p w14:paraId="0ECA2D16" w14:textId="1F2EA3A0" w:rsidR="00CC223C" w:rsidRDefault="00987C9A" w:rsidP="001B61C4">
      <w:pPr>
        <w:pStyle w:val="Heading3"/>
        <w:ind w:left="0"/>
      </w:pPr>
      <w:bookmarkStart w:id="36" w:name="_Toc465365279"/>
      <w:r w:rsidRPr="00273D1A">
        <w:t>Mixing hypotheses</w:t>
      </w:r>
      <w:bookmarkEnd w:id="36"/>
      <w:r w:rsidR="00D16417">
        <w:t xml:space="preserve">   </w:t>
      </w:r>
      <w:r w:rsidR="00D16417" w:rsidRPr="00BD250A">
        <w:rPr>
          <w:b/>
        </w:rPr>
        <w:t>[Need to consider simplifying</w:t>
      </w:r>
      <w:r w:rsidR="00D17E2D" w:rsidRPr="00BD250A">
        <w:rPr>
          <w:b/>
        </w:rPr>
        <w:t>, for example towards simpler Mediterranean structure.]</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9D082B" w:rsidRPr="00A71A7A" w:rsidRDefault="009D082B"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9D082B" w:rsidRPr="00A71A7A" w:rsidRDefault="009D082B"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9D082B" w:rsidRPr="00A71A7A" w:rsidRDefault="009D082B"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9D082B" w:rsidRPr="00A71A7A" w:rsidRDefault="009D082B"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7297AEB5" w:rsidR="00987C9A" w:rsidRDefault="00B16E84" w:rsidP="001B61C4">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65185C3E">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9D082B" w:rsidRPr="00A71A7A" w:rsidRDefault="009D082B"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8"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" fillcolor="white [3201]" stroked="f" strokeweight=".5pt">
                <v:path arrowok="t"/>
                <v:textbox>
                  <w:txbxContent>
                    <w:p w14:paraId="3FDCE885" w14:textId="77777777" w:rsidR="009D082B" w:rsidRPr="00A71A7A" w:rsidRDefault="009D082B" w:rsidP="00987C9A">
                      <w:pPr>
                        <w:jc w:val="right"/>
                        <w:rPr>
                          <w:b/>
                          <w:color w:val="0070C0"/>
                          <w:lang w:val="en-CA"/>
                        </w:rPr>
                      </w:pPr>
                      <w:r>
                        <w:rPr>
                          <w:b/>
                          <w:color w:val="0070C0"/>
                          <w:lang w:val="en-CA"/>
                        </w:rPr>
                        <w:t>C</w:t>
                      </w:r>
                    </w:p>
                  </w:txbxContent>
                </v:textbox>
              </v:shape>
            </w:pict>
          </mc:Fallback>
        </mc:AlternateContent>
      </w:r>
      <w:r>
        <w:rPr>
          <w:noProof/>
          <w:lang w:val="en-CA" w:eastAsia="en-CA"/>
        </w:rPr>
        <mc:AlternateContent>
          <mc:Choice Requires="wps">
            <w:drawing>
              <wp:anchor distT="0" distB="0" distL="114300" distR="114300" simplePos="0" relativeHeight="251659264" behindDoc="0" locked="0" layoutInCell="1" allowOverlap="1" wp14:anchorId="0F0F9EED" wp14:editId="46A2FB9C">
                <wp:simplePos x="0" y="0"/>
                <wp:positionH relativeFrom="column">
                  <wp:posOffset>3183255</wp:posOffset>
                </wp:positionH>
                <wp:positionV relativeFrom="paragraph">
                  <wp:posOffset>238760</wp:posOffset>
                </wp:positionV>
                <wp:extent cx="2277110" cy="1464945"/>
                <wp:effectExtent l="0" t="0" r="8890" b="190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64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9D082B" w:rsidRDefault="009D082B"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w:t>
                            </w:r>
                            <w:proofErr w:type="spellStart"/>
                            <w:r w:rsidRPr="00EA538E">
                              <w:rPr>
                                <w:rFonts w:ascii="Times New Roman" w:hAnsi="Times New Roman" w:cs="Times New Roman"/>
                                <w:lang w:val="en-CA"/>
                              </w:rPr>
                              <w:t>Arrizabalaga</w:t>
                            </w:r>
                            <w:proofErr w:type="spellEnd"/>
                            <w:r w:rsidRPr="00EA538E">
                              <w:rPr>
                                <w:rFonts w:ascii="Times New Roman" w:hAnsi="Times New Roman" w:cs="Times New Roman"/>
                                <w:lang w:val="en-CA"/>
                              </w:rPr>
                              <w:t xml:space="preserve"> et al. 2014). </w:t>
                            </w:r>
                          </w:p>
                          <w:p w14:paraId="68F42AA8" w14:textId="77777777" w:rsidR="009D082B" w:rsidRDefault="009D082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9D082B" w:rsidRDefault="009D082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9D082B" w:rsidRPr="00EA538E" w:rsidRDefault="009D082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9" type="#_x0000_t202" style="position:absolute;left:0;text-align:left;margin-left:250.65pt;margin-top:18.8pt;width:179.3pt;height:11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" fillcolor="white [3201]" stroked="f" strokeweight=".5pt">
                <v:path arrowok="t"/>
                <v:textbox>
                  <w:txbxContent>
                    <w:p w14:paraId="286294D3" w14:textId="77777777" w:rsidR="009D082B" w:rsidRDefault="009D082B"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w:t>
                      </w:r>
                      <w:proofErr w:type="spellStart"/>
                      <w:r w:rsidRPr="00EA538E">
                        <w:rPr>
                          <w:rFonts w:ascii="Times New Roman" w:hAnsi="Times New Roman" w:cs="Times New Roman"/>
                          <w:lang w:val="en-CA"/>
                        </w:rPr>
                        <w:t>Arrizabalaga</w:t>
                      </w:r>
                      <w:proofErr w:type="spellEnd"/>
                      <w:r w:rsidRPr="00EA538E">
                        <w:rPr>
                          <w:rFonts w:ascii="Times New Roman" w:hAnsi="Times New Roman" w:cs="Times New Roman"/>
                          <w:lang w:val="en-CA"/>
                        </w:rPr>
                        <w:t xml:space="preserve"> et al. 2014). </w:t>
                      </w:r>
                    </w:p>
                    <w:p w14:paraId="68F42AA8" w14:textId="77777777" w:rsidR="009D082B" w:rsidRDefault="009D082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9D082B" w:rsidRDefault="009D082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9D082B" w:rsidRPr="00EA538E" w:rsidRDefault="009D082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37" w:name="_Toc465365280"/>
      <w:r w:rsidRPr="008E1D5C">
        <w:t>Baseline</w:t>
      </w:r>
      <w:bookmarkEnd w:id="37"/>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77777777" w:rsidR="00CC223C" w:rsidRDefault="00987C9A" w:rsidP="001B61C4">
      <w:pPr>
        <w:pStyle w:val="Heading4"/>
        <w:ind w:left="0"/>
      </w:pPr>
      <w:bookmarkStart w:id="38" w:name="_Toc465365281"/>
      <w:r>
        <w:t>Alternative options</w:t>
      </w:r>
      <w:bookmarkEnd w:id="38"/>
    </w:p>
    <w:p w14:paraId="6589E318" w14:textId="77777777" w:rsidR="00987C9A" w:rsidRDefault="00987C9A" w:rsidP="001B61C4">
      <w:pPr>
        <w:pStyle w:val="ListParagraph"/>
        <w:ind w:left="0"/>
        <w:jc w:val="both"/>
        <w:rPr>
          <w:rFonts w:ascii="Times New Roman" w:hAnsi="Times New Roman" w:cs="Times New Roman"/>
          <w:sz w:val="24"/>
          <w:szCs w:val="24"/>
        </w:rPr>
      </w:pPr>
    </w:p>
    <w:p w14:paraId="75DA0474" w14:textId="4AE05332" w:rsidR="00987C9A" w:rsidRPr="005A046E" w:rsidDel="001428DC" w:rsidRDefault="00987C9A" w:rsidP="001B61C4">
      <w:pPr>
        <w:pStyle w:val="ListParagraph"/>
        <w:ind w:left="0"/>
        <w:jc w:val="both"/>
        <w:rPr>
          <w:del w:id="39" w:author="Thomas" w:date="2016-11-29T09:34:00Z"/>
          <w:rFonts w:ascii="Times New Roman" w:hAnsi="Times New Roman" w:cs="Times New Roman"/>
          <w:b/>
          <w:i/>
          <w:color w:val="FF0000"/>
          <w:sz w:val="24"/>
          <w:szCs w:val="24"/>
        </w:rPr>
      </w:pPr>
      <w:del w:id="40" w:author="Thomas" w:date="2016-11-29T09:34:00Z">
        <w:r w:rsidDel="001428DC">
          <w:rPr>
            <w:rFonts w:ascii="Times New Roman" w:hAnsi="Times New Roman" w:cs="Times New Roman"/>
            <w:sz w:val="24"/>
            <w:szCs w:val="24"/>
          </w:rPr>
          <w:delText xml:space="preserve">A three-stock model with western and eastern Mediterranean stocks. </w:delText>
        </w:r>
        <w:r w:rsidR="006A2A03" w:rsidDel="001428DC">
          <w:rPr>
            <w:rFonts w:ascii="Times New Roman" w:hAnsi="Times New Roman" w:cs="Times New Roman"/>
            <w:sz w:val="24"/>
            <w:szCs w:val="24"/>
          </w:rPr>
          <w:delText xml:space="preserve"> </w:delText>
        </w:r>
        <w:r w:rsidR="006A2A03" w:rsidRPr="005A046E" w:rsidDel="001428DC">
          <w:rPr>
            <w:rFonts w:ascii="Times New Roman" w:hAnsi="Times New Roman" w:cs="Times New Roman"/>
            <w:b/>
            <w:i/>
            <w:color w:val="FF0000"/>
            <w:sz w:val="24"/>
            <w:szCs w:val="24"/>
          </w:rPr>
          <w:delText>[Should this be deleted?]</w:delText>
        </w:r>
      </w:del>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406114">
      <w:pPr>
        <w:pStyle w:val="Heading1"/>
        <w:numPr>
          <w:ilvl w:val="0"/>
          <w:numId w:val="60"/>
        </w:numPr>
        <w:ind w:left="130" w:hanging="130"/>
      </w:pPr>
      <w:bookmarkStart w:id="41" w:name="_Toc465365282"/>
      <w:r w:rsidRPr="005255F2">
        <w:t xml:space="preserve">PAST DATA </w:t>
      </w:r>
      <w:r w:rsidRPr="00EB4092">
        <w:t>AVAILABLE</w:t>
      </w:r>
      <w:bookmarkEnd w:id="41"/>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406114">
      <w:pPr>
        <w:pStyle w:val="Heading3"/>
        <w:numPr>
          <w:ilvl w:val="2"/>
          <w:numId w:val="61"/>
        </w:numPr>
        <w:ind w:left="130" w:hanging="130"/>
      </w:pPr>
      <w:bookmarkStart w:id="42" w:name="_Toc465365283"/>
      <w:r w:rsidRPr="00B24664">
        <w:t>Raw data</w:t>
      </w:r>
      <w:bookmarkEnd w:id="42"/>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xml:space="preserve">, </w:t>
      </w:r>
      <w:proofErr w:type="gramStart"/>
      <w:r>
        <w:rPr>
          <w:rFonts w:ascii="Times New Roman" w:hAnsi="Times New Roman" w:cs="Times New Roman"/>
          <w:sz w:val="24"/>
          <w:szCs w:val="24"/>
        </w:rPr>
        <w:t>GBYP</w:t>
      </w:r>
      <w:proofErr w:type="gramEnd"/>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by uprating Task II catches (that are reported spatially) to the annual Task I catch data. It follows that these South Atlantic catches are combined with north Atlantic catches in the areas </w:t>
      </w:r>
      <w:proofErr w:type="spellStart"/>
      <w:r w:rsidR="0021783C">
        <w:rPr>
          <w:rFonts w:ascii="Times New Roman" w:hAnsi="Times New Roman" w:cs="Times New Roman"/>
          <w:sz w:val="24"/>
          <w:szCs w:val="24"/>
        </w:rPr>
        <w:t>W.Atl</w:t>
      </w:r>
      <w:proofErr w:type="spellEnd"/>
      <w:r w:rsidR="0021783C">
        <w:rPr>
          <w:rFonts w:ascii="Times New Roman" w:hAnsi="Times New Roman" w:cs="Times New Roman"/>
          <w:sz w:val="24"/>
          <w:szCs w:val="24"/>
        </w:rPr>
        <w:t xml:space="preserve"> and </w:t>
      </w:r>
      <w:proofErr w:type="spellStart"/>
      <w:r w:rsidR="0021783C">
        <w:rPr>
          <w:rFonts w:ascii="Times New Roman" w:hAnsi="Times New Roman" w:cs="Times New Roman"/>
          <w:sz w:val="24"/>
          <w:szCs w:val="24"/>
        </w:rPr>
        <w:t>E.Atl</w:t>
      </w:r>
      <w:proofErr w:type="spellEnd"/>
      <w:r w:rsidR="0021783C">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43" w:name="_Toc465365284"/>
      <w:r>
        <w:t>Analysed data</w:t>
      </w:r>
      <w:bookmarkEnd w:id="43"/>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42A8ABF1"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In the absence of a trip-level and fleet specific regional abundance index, </w:t>
      </w:r>
      <w:r w:rsidR="00FF004E">
        <w:rPr>
          <w:rFonts w:ascii="Times New Roman" w:hAnsi="Times New Roman" w:cs="Times New Roman"/>
          <w:sz w:val="24"/>
          <w:szCs w:val="24"/>
        </w:rPr>
        <w:t xml:space="preserve">two </w:t>
      </w:r>
      <w:r>
        <w:rPr>
          <w:rFonts w:ascii="Times New Roman" w:hAnsi="Times New Roman" w:cs="Times New Roman"/>
          <w:sz w:val="24"/>
          <w:szCs w:val="24"/>
        </w:rPr>
        <w:t>preliminary standardized CPUE ind</w:t>
      </w:r>
      <w:r w:rsidR="00FF004E">
        <w:rPr>
          <w:rFonts w:ascii="Times New Roman" w:hAnsi="Times New Roman" w:cs="Times New Roman"/>
          <w:sz w:val="24"/>
          <w:szCs w:val="24"/>
        </w:rPr>
        <w:t>ices</w:t>
      </w:r>
      <w:r>
        <w:rPr>
          <w:rFonts w:ascii="Times New Roman" w:hAnsi="Times New Roman" w:cs="Times New Roman"/>
          <w:sz w:val="24"/>
          <w:szCs w:val="24"/>
        </w:rPr>
        <w:t xml:space="preserve"> w</w:t>
      </w:r>
      <w:r w:rsidR="00FF004E">
        <w:rPr>
          <w:rFonts w:ascii="Times New Roman" w:hAnsi="Times New Roman" w:cs="Times New Roman"/>
          <w:sz w:val="24"/>
          <w:szCs w:val="24"/>
        </w:rPr>
        <w:t>ere</w:t>
      </w:r>
      <w:r>
        <w:rPr>
          <w:rFonts w:ascii="Times New Roman" w:hAnsi="Times New Roman" w:cs="Times New Roman"/>
          <w:sz w:val="24"/>
          <w:szCs w:val="24"/>
        </w:rPr>
        <w:t xml:space="preserve"> derived from the following linear model:</w:t>
      </w:r>
    </w:p>
    <w:p w14:paraId="3714B392" w14:textId="77777777" w:rsidR="00B24664" w:rsidRDefault="00B24664" w:rsidP="001B61C4">
      <w:pPr>
        <w:jc w:val="both"/>
        <w:rPr>
          <w:rFonts w:ascii="Times New Roman" w:hAnsi="Times New Roman" w:cs="Times New Roman"/>
          <w:sz w:val="24"/>
          <w:szCs w:val="24"/>
        </w:rPr>
      </w:pPr>
    </w:p>
    <w:p w14:paraId="3039C1E1" w14:textId="77777777" w:rsidR="00B24664" w:rsidRPr="005F576D" w:rsidRDefault="009D082B"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w:t>
      </w:r>
      <w:proofErr w:type="spellStart"/>
      <w:r>
        <w:rPr>
          <w:rFonts w:ascii="Times New Roman" w:hAnsi="Times New Roman" w:cs="Times New Roman"/>
          <w:sz w:val="24"/>
          <w:szCs w:val="24"/>
        </w:rPr>
        <w:t>subyears</w:t>
      </w:r>
      <w:proofErr w:type="spellEnd"/>
      <w:r>
        <w:rPr>
          <w:rFonts w:ascii="Times New Roman" w:hAnsi="Times New Roman" w:cs="Times New Roman"/>
          <w:sz w:val="24"/>
          <w:szCs w:val="24"/>
        </w:rPr>
        <w:t xml:space="preserve"> and fleets, respectively. </w:t>
      </w:r>
    </w:p>
    <w:p w14:paraId="31BA45B1" w14:textId="77777777" w:rsidR="00FF004E" w:rsidRDefault="00FF004E" w:rsidP="001B61C4">
      <w:pPr>
        <w:jc w:val="both"/>
        <w:rPr>
          <w:rFonts w:ascii="Times New Roman" w:hAnsi="Times New Roman" w:cs="Times New Roman"/>
          <w:sz w:val="24"/>
          <w:szCs w:val="24"/>
        </w:rPr>
      </w:pPr>
    </w:p>
    <w:p w14:paraId="5210617B" w14:textId="0F6EDB4F" w:rsidR="00FF004E" w:rsidRPr="005A046E" w:rsidRDefault="00FF004E" w:rsidP="006A2A03">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lastRenderedPageBreak/>
        <w:t>Table 2.2. The fleets used to derive the preli</w:t>
      </w:r>
      <w:r w:rsidR="008E2327">
        <w:rPr>
          <w:rFonts w:ascii="Times New Roman" w:hAnsi="Times New Roman" w:cs="Times New Roman"/>
          <w:sz w:val="24"/>
          <w:szCs w:val="24"/>
        </w:rPr>
        <w:t>mi</w:t>
      </w:r>
      <w:r>
        <w:rPr>
          <w:rFonts w:ascii="Times New Roman" w:hAnsi="Times New Roman" w:cs="Times New Roman"/>
          <w:sz w:val="24"/>
          <w:szCs w:val="24"/>
        </w:rPr>
        <w:t xml:space="preserve">nary ‘master indices’. </w:t>
      </w:r>
      <w:r w:rsidR="006A2A03">
        <w:rPr>
          <w:rFonts w:ascii="Times New Roman" w:hAnsi="Times New Roman" w:cs="Times New Roman"/>
          <w:sz w:val="24"/>
          <w:szCs w:val="24"/>
        </w:rPr>
        <w:t xml:space="preserve">  </w:t>
      </w:r>
      <w:r w:rsidR="006A2A03" w:rsidRPr="005A046E">
        <w:rPr>
          <w:rFonts w:ascii="Times New Roman" w:hAnsi="Times New Roman" w:cs="Times New Roman"/>
          <w:b/>
          <w:i/>
          <w:color w:val="FF0000"/>
          <w:sz w:val="24"/>
          <w:szCs w:val="24"/>
        </w:rPr>
        <w:t>[These are new and need to be reviewed and accepted.]</w:t>
      </w:r>
    </w:p>
    <w:p w14:paraId="59787EC7" w14:textId="25483F1A" w:rsidR="00FF004E" w:rsidRDefault="008F33F7" w:rsidP="006A2A03">
      <w:pPr>
        <w:keepNext/>
        <w:keepLines/>
        <w:jc w:val="both"/>
        <w:rPr>
          <w:rFonts w:ascii="Times New Roman" w:hAnsi="Times New Roman" w:cs="Times New Roman"/>
          <w:sz w:val="24"/>
          <w:szCs w:val="24"/>
        </w:rPr>
      </w:pPr>
      <w:r w:rsidRPr="008F33F7">
        <w:rPr>
          <w:rFonts w:ascii="Times New Roman" w:hAnsi="Times New Roman" w:cs="Times New Roman"/>
          <w:sz w:val="24"/>
          <w:szCs w:val="24"/>
        </w:rPr>
        <w:t xml:space="preserve"> </w:t>
      </w:r>
      <w:r w:rsidRPr="008F33F7">
        <w:rPr>
          <w:noProof/>
          <w:lang w:val="en-CA" w:eastAsia="en-CA"/>
        </w:rPr>
        <w:drawing>
          <wp:inline distT="0" distB="0" distL="0" distR="0" wp14:anchorId="4E8F10EB" wp14:editId="3FEEC8AE">
            <wp:extent cx="2397211" cy="163718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7256" cy="1637217"/>
                    </a:xfrm>
                    <a:prstGeom prst="rect">
                      <a:avLst/>
                    </a:prstGeom>
                    <a:noFill/>
                    <a:ln>
                      <a:noFill/>
                    </a:ln>
                  </pic:spPr>
                </pic:pic>
              </a:graphicData>
            </a:graphic>
          </wp:inline>
        </w:drawing>
      </w:r>
    </w:p>
    <w:p w14:paraId="7EA482FD" w14:textId="77777777" w:rsidR="00FF004E" w:rsidRDefault="00FF004E" w:rsidP="001B61C4">
      <w:pPr>
        <w:jc w:val="both"/>
        <w:rPr>
          <w:rFonts w:ascii="Times New Roman" w:hAnsi="Times New Roman" w:cs="Times New Roman"/>
          <w:sz w:val="24"/>
          <w:szCs w:val="24"/>
        </w:rPr>
      </w:pPr>
    </w:p>
    <w:p w14:paraId="011D1E65"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w:t>
      </w:r>
      <w:proofErr w:type="spellStart"/>
      <w:r>
        <w:rPr>
          <w:rFonts w:ascii="Times New Roman" w:hAnsi="Times New Roman" w:cs="Times New Roman"/>
          <w:sz w:val="24"/>
          <w:szCs w:val="24"/>
        </w:rPr>
        <w:t>subyears</w:t>
      </w:r>
      <w:proofErr w:type="spellEnd"/>
      <w:r>
        <w:rPr>
          <w:rFonts w:ascii="Times New Roman" w:hAnsi="Times New Roman" w:cs="Times New Roman"/>
          <w:sz w:val="24"/>
          <w:szCs w:val="24"/>
        </w:rPr>
        <w:t xml:space="preserve"> and areas including the Gulf of St Laurence and the Gulf of Mexico (Figure </w:t>
      </w:r>
      <w:r w:rsidR="007D2E3B">
        <w:rPr>
          <w:rFonts w:ascii="Times New Roman" w:hAnsi="Times New Roman" w:cs="Times New Roman"/>
          <w:sz w:val="24"/>
          <w:szCs w:val="24"/>
        </w:rPr>
        <w:t>2.1</w:t>
      </w:r>
      <w:r>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proofErr w:type="spellStart"/>
      <w:r w:rsidR="00574565">
        <w:rPr>
          <w:rFonts w:ascii="Times New Roman" w:hAnsi="Times New Roman" w:cs="Times New Roman"/>
          <w:sz w:val="24"/>
          <w:szCs w:val="24"/>
        </w:rPr>
        <w:t>Lamkin</w:t>
      </w:r>
      <w:proofErr w:type="spellEnd"/>
      <w:r w:rsidR="00574565">
        <w:rPr>
          <w:rFonts w:ascii="Times New Roman" w:hAnsi="Times New Roman" w:cs="Times New Roman"/>
          <w:sz w:val="24"/>
          <w:szCs w:val="24"/>
        </w:rPr>
        <w:t xml:space="preserve"> et al.</w:t>
      </w:r>
      <w:r>
        <w:rPr>
          <w:rFonts w:ascii="Times New Roman" w:hAnsi="Times New Roman" w:cs="Times New Roman"/>
          <w:sz w:val="24"/>
          <w:szCs w:val="24"/>
        </w:rPr>
        <w:t>,</w:t>
      </w:r>
      <w:r w:rsidR="00574565">
        <w:rPr>
          <w:rFonts w:ascii="Times New Roman" w:hAnsi="Times New Roman" w:cs="Times New Roman"/>
          <w:sz w:val="24"/>
          <w:szCs w:val="24"/>
        </w:rPr>
        <w:t xml:space="preserve"> 2014)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r>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of </w:t>
      </w:r>
      <w:r>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(2001-</w:t>
      </w:r>
      <w:r w:rsidR="00CC223C">
        <w:rPr>
          <w:rFonts w:ascii="Times New Roman" w:hAnsi="Times New Roman" w:cs="Times New Roman"/>
          <w:sz w:val="24"/>
          <w:szCs w:val="24"/>
        </w:rPr>
        <w:t>2005 and 2012-2013</w:t>
      </w:r>
      <w:r w:rsidR="00574565">
        <w:rPr>
          <w:rFonts w:ascii="Times New Roman" w:hAnsi="Times New Roman" w:cs="Times New Roman"/>
          <w:sz w:val="24"/>
          <w:szCs w:val="24"/>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p>
    <w:p w14:paraId="25E45725"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406114">
      <w:pPr>
        <w:pStyle w:val="ListParagraph"/>
        <w:numPr>
          <w:ilvl w:val="0"/>
          <w:numId w:val="45"/>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w:t>
      </w:r>
      <w:proofErr w:type="gramStart"/>
      <w:r w:rsidRPr="00574565">
        <w:rPr>
          <w:rFonts w:ascii="Times New Roman" w:hAnsi="Times New Roman" w:cs="Times New Roman"/>
          <w:sz w:val="24"/>
          <w:szCs w:val="24"/>
        </w:rPr>
        <w:t>most</w:t>
      </w:r>
      <w:proofErr w:type="gramEnd"/>
      <w:r w:rsidRPr="00574565">
        <w:rPr>
          <w:rFonts w:ascii="Times New Roman" w:hAnsi="Times New Roman" w:cs="Times New Roman"/>
          <w:sz w:val="24"/>
          <w:szCs w:val="24"/>
        </w:rPr>
        <w:t xml:space="preserve">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w:t>
      </w:r>
      <w:proofErr w:type="spellStart"/>
      <w:r>
        <w:rPr>
          <w:rFonts w:ascii="Times New Roman" w:hAnsi="Times New Roman" w:cs="Times New Roman"/>
          <w:sz w:val="24"/>
          <w:szCs w:val="24"/>
        </w:rPr>
        <w:t>subyear</w:t>
      </w:r>
      <w:proofErr w:type="spellEnd"/>
      <w:r>
        <w:rPr>
          <w:rFonts w:ascii="Times New Roman" w:hAnsi="Times New Roman" w:cs="Times New Roman"/>
          <w:sz w:val="24"/>
          <w:szCs w:val="24"/>
        </w:rPr>
        <w:t xml:space="preserve">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w:t>
      </w:r>
      <w:proofErr w:type="spellStart"/>
      <w:r w:rsidR="00A93B41">
        <w:rPr>
          <w:rFonts w:ascii="Times New Roman" w:hAnsi="Times New Roman" w:cs="Times New Roman"/>
          <w:sz w:val="24"/>
          <w:szCs w:val="24"/>
        </w:rPr>
        <w:t>subyear</w:t>
      </w:r>
      <w:proofErr w:type="spellEnd"/>
      <w:r w:rsidR="00A93B41">
        <w:rPr>
          <w:rFonts w:ascii="Times New Roman" w:hAnsi="Times New Roman" w:cs="Times New Roman"/>
          <w:sz w:val="24"/>
          <w:szCs w:val="24"/>
        </w:rPr>
        <w:t xml:space="preserve">-area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44" w:name="_Toc465365285"/>
      <w:r>
        <w:lastRenderedPageBreak/>
        <w:t>Assumptions</w:t>
      </w:r>
      <w:bookmarkEnd w:id="44"/>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05D82670" w14:textId="77777777" w:rsidR="00987C9A" w:rsidRDefault="00987C9A" w:rsidP="001B61C4">
      <w:pPr>
        <w:tabs>
          <w:tab w:val="left" w:pos="426"/>
        </w:tabs>
        <w:jc w:val="both"/>
        <w:rPr>
          <w:rFonts w:ascii="Times New Roman" w:hAnsi="Times New Roman" w:cs="Times New Roman"/>
          <w:b/>
          <w:sz w:val="24"/>
          <w:szCs w:val="24"/>
        </w:rPr>
      </w:pPr>
    </w:p>
    <w:p w14:paraId="19DB4F5A" w14:textId="6690E847" w:rsidR="009D089A" w:rsidRPr="00970C3B" w:rsidDel="00034901" w:rsidRDefault="00987C9A" w:rsidP="009D089A">
      <w:pPr>
        <w:pStyle w:val="CommentText"/>
        <w:rPr>
          <w:del w:id="45" w:author="Thomas" w:date="2016-11-29T09:58:00Z"/>
          <w:rFonts w:ascii="Times New Roman" w:hAnsi="Times New Roman" w:cs="Times New Roman"/>
          <w:b/>
          <w:i/>
          <w:color w:val="FF0000"/>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An overview of the data that may be used to inform operating models for Atlantic bluefin tuna. Cells shaded green reflect those sources for which data are being made available (‘Collab’), their availability to the process (Tom Carruthers, TC, the Core modelling group CMG, 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3" w:history="1">
        <w:r w:rsidR="001B2B5E" w:rsidRPr="001B2B5E">
          <w:rPr>
            <w:rStyle w:val="Hyperlink"/>
            <w:rFonts w:ascii="Times New Roman" w:hAnsi="Times New Roman" w:cs="Times New Roman"/>
            <w:sz w:val="24"/>
            <w:szCs w:val="24"/>
          </w:rPr>
          <w:t>https://docs.google.com/spreadsheets/d/13pFaM3BTnzQ1BNQGoYn4O2n1IeD18V3VTbN9Hv7139U/edit#gid=1352276725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del w:id="46" w:author="Thomas" w:date="2016-11-29T09:56:00Z">
        <w:r w:rsidR="00A23DD4" w:rsidRPr="00970C3B" w:rsidDel="00034901">
          <w:rPr>
            <w:rFonts w:ascii="Times New Roman" w:hAnsi="Times New Roman" w:cs="Times New Roman"/>
            <w:b/>
            <w:i/>
            <w:color w:val="FF0000"/>
            <w:sz w:val="24"/>
            <w:szCs w:val="24"/>
          </w:rPr>
          <w:delText>[Below has been updated since the last meeting; but there remains no acknowledgement</w:delText>
        </w:r>
        <w:r w:rsidR="009D089A" w:rsidRPr="00970C3B" w:rsidDel="00034901">
          <w:rPr>
            <w:rFonts w:ascii="Times New Roman" w:hAnsi="Times New Roman" w:cs="Times New Roman"/>
            <w:b/>
            <w:i/>
            <w:color w:val="FF0000"/>
            <w:sz w:val="24"/>
            <w:szCs w:val="24"/>
          </w:rPr>
          <w:delText xml:space="preserve"> that SOO and electronic tagging data can be assigned to age class  using size data or covariate otoliths etc. ]</w:delText>
        </w:r>
      </w:del>
    </w:p>
    <w:p w14:paraId="5A487E26" w14:textId="27D24772" w:rsidR="00034901" w:rsidRPr="00970C3B" w:rsidRDefault="00034901" w:rsidP="00034901">
      <w:pPr>
        <w:pStyle w:val="CommentText"/>
        <w:rPr>
          <w:rFonts w:ascii="Times New Roman" w:hAnsi="Times New Roman" w:cs="Times New Roman"/>
          <w:color w:val="FF0000"/>
          <w:sz w:val="24"/>
          <w:szCs w:val="24"/>
        </w:rPr>
        <w:pPrChange w:id="47" w:author="Thomas" w:date="2016-11-29T09:58:00Z">
          <w:pPr>
            <w:keepNext/>
            <w:keepLines/>
            <w:spacing w:after="120"/>
            <w:jc w:val="both"/>
          </w:pPr>
        </w:pPrChange>
      </w:pPr>
      <w:ins w:id="48" w:author="Thomas" w:date="2016-11-29T09:58:00Z">
        <w:r>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5671" cy="5247675"/>
                      </a:xfrm>
                      <a:prstGeom prst="rect">
                        <a:avLst/>
                      </a:prstGeom>
                    </pic:spPr>
                  </pic:pic>
                </a:graphicData>
              </a:graphic>
            </wp:inline>
          </w:drawing>
        </w:r>
      </w:ins>
    </w:p>
    <w:p w14:paraId="5A9037F2" w14:textId="602BE7DF" w:rsidR="00987C9A" w:rsidDel="00034901" w:rsidRDefault="00987C9A" w:rsidP="001B61C4">
      <w:pPr>
        <w:keepNext/>
        <w:keepLines/>
        <w:jc w:val="both"/>
        <w:rPr>
          <w:del w:id="49" w:author="Thomas" w:date="2016-11-29T09:58:00Z"/>
          <w:rFonts w:ascii="Times New Roman" w:hAnsi="Times New Roman" w:cs="Times New Roman"/>
          <w:sz w:val="24"/>
          <w:szCs w:val="24"/>
        </w:rPr>
      </w:pPr>
    </w:p>
    <w:p w14:paraId="69BF1FF2" w14:textId="64605379" w:rsidR="00987C9A" w:rsidRDefault="001B2B5E" w:rsidP="001B61C4">
      <w:pPr>
        <w:jc w:val="both"/>
        <w:rPr>
          <w:rFonts w:ascii="Times New Roman" w:hAnsi="Times New Roman" w:cs="Times New Roman"/>
          <w:sz w:val="24"/>
          <w:szCs w:val="24"/>
        </w:rPr>
      </w:pPr>
      <w:del w:id="50" w:author="Thomas" w:date="2016-11-29T09:56:00Z">
        <w:r w:rsidDel="00034901">
          <w:rPr>
            <w:noProof/>
            <w:lang w:val="en-CA" w:eastAsia="en-CA"/>
          </w:rPr>
          <w:drawing>
            <wp:inline distT="0" distB="0" distL="0" distR="0" wp14:anchorId="1157EDD8" wp14:editId="5E6F2A83">
              <wp:extent cx="5731510" cy="47097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09795"/>
                      </a:xfrm>
                      <a:prstGeom prst="rect">
                        <a:avLst/>
                      </a:prstGeom>
                    </pic:spPr>
                  </pic:pic>
                </a:graphicData>
              </a:graphic>
            </wp:inline>
          </w:drawing>
        </w:r>
      </w:del>
    </w:p>
    <w:p w14:paraId="098C2EEB" w14:textId="77777777" w:rsidR="00987C9A" w:rsidRDefault="00987C9A" w:rsidP="001B61C4">
      <w:pPr>
        <w:keepNext/>
        <w:keepLines/>
        <w:spacing w:after="120"/>
        <w:jc w:val="both"/>
        <w:rPr>
          <w:ins w:id="51" w:author="Thomas" w:date="2016-11-29T10:00:00Z"/>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C40E038" w14:textId="01F85187" w:rsidR="00034901" w:rsidRDefault="00034901" w:rsidP="001B61C4">
      <w:pPr>
        <w:keepNext/>
        <w:keepLines/>
        <w:spacing w:after="120"/>
        <w:jc w:val="both"/>
        <w:rPr>
          <w:rFonts w:ascii="Times New Roman" w:hAnsi="Times New Roman" w:cs="Times New Roman"/>
          <w:sz w:val="24"/>
          <w:szCs w:val="24"/>
        </w:rPr>
      </w:pPr>
      <w:ins w:id="52" w:author="Thomas" w:date="2016-11-29T10:00:00Z">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035"/>
                      </a:xfrm>
                      <a:prstGeom prst="rect">
                        <a:avLst/>
                      </a:prstGeom>
                    </pic:spPr>
                  </pic:pic>
                </a:graphicData>
              </a:graphic>
            </wp:inline>
          </w:drawing>
        </w:r>
      </w:ins>
    </w:p>
    <w:p w14:paraId="61F092D5" w14:textId="3D75D388" w:rsidR="00987C9A" w:rsidRDefault="00034901" w:rsidP="001B61C4">
      <w:pPr>
        <w:keepNext/>
        <w:keepLines/>
        <w:jc w:val="both"/>
        <w:rPr>
          <w:rFonts w:ascii="Times New Roman" w:hAnsi="Times New Roman" w:cs="Times New Roman"/>
          <w:sz w:val="24"/>
          <w:szCs w:val="24"/>
        </w:rPr>
      </w:pPr>
      <w:ins w:id="53" w:author="Thomas" w:date="2016-11-29T09:58:00Z">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ins>
      <w:del w:id="54" w:author="Thomas" w:date="2016-11-29T09:56:00Z">
        <w:r w:rsidR="001B2B5E" w:rsidDel="00034901">
          <w:rPr>
            <w:noProof/>
            <w:lang w:val="en-CA" w:eastAsia="en-CA"/>
          </w:rPr>
          <w:drawing>
            <wp:inline distT="0" distB="0" distL="0" distR="0" wp14:anchorId="4BCA5AB5" wp14:editId="585015C8">
              <wp:extent cx="5731510" cy="70707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070725"/>
                      </a:xfrm>
                      <a:prstGeom prst="rect">
                        <a:avLst/>
                      </a:prstGeom>
                    </pic:spPr>
                  </pic:pic>
                </a:graphicData>
              </a:graphic>
            </wp:inline>
          </w:drawing>
        </w:r>
      </w:del>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39A66703" w:rsidR="00987C9A" w:rsidRDefault="00A81115" w:rsidP="001B61C4">
      <w:pPr>
        <w:jc w:val="both"/>
        <w:rPr>
          <w:rFonts w:ascii="Times New Roman" w:hAnsi="Times New Roman" w:cs="Times New Roman"/>
          <w:sz w:val="24"/>
          <w:szCs w:val="24"/>
        </w:rPr>
      </w:pPr>
      <w:r>
        <w:rPr>
          <w:noProof/>
          <w:lang w:val="en-CA" w:eastAsia="en-CA"/>
        </w:rPr>
        <w:lastRenderedPageBreak/>
        <w:drawing>
          <wp:inline distT="0" distB="0" distL="0" distR="0" wp14:anchorId="3FCABEF9" wp14:editId="5271555D">
            <wp:extent cx="5731510" cy="367955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679556"/>
                    </a:xfrm>
                    <a:prstGeom prst="rect">
                      <a:avLst/>
                    </a:prstGeom>
                  </pic:spPr>
                </pic:pic>
              </a:graphicData>
            </a:graphic>
          </wp:inline>
        </w:drawing>
      </w:r>
    </w:p>
    <w:p w14:paraId="6EA19CDA" w14:textId="40B0A171"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 xml:space="preserve">The two preliminary ‘master indices’.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 xml:space="preserve">.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52A3EE53"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r w:rsidR="009D089A" w:rsidRPr="00970C3B">
        <w:rPr>
          <w:rFonts w:ascii="Times New Roman" w:hAnsi="Times New Roman" w:cs="Times New Roman"/>
          <w:b/>
          <w:i/>
          <w:color w:val="FF0000"/>
          <w:sz w:val="24"/>
          <w:szCs w:val="24"/>
        </w:rPr>
        <w:t>[Updated since last meeting to show the transition of electronic tags of known stock of origin.]</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55" w:name="_Toc465365286"/>
      <w:r w:rsidRPr="00465C7D">
        <w:t xml:space="preserve">BASIC </w:t>
      </w:r>
      <w:r w:rsidRPr="00EB4092">
        <w:t>DYNAMI</w:t>
      </w:r>
      <w:r w:rsidR="00303ADC">
        <w:t>CS</w:t>
      </w:r>
      <w:bookmarkEnd w:id="55"/>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56" w:name="_Toc465365287"/>
      <w:r w:rsidRPr="00987C9A">
        <w:t>Overview</w:t>
      </w:r>
      <w:bookmarkEnd w:id="56"/>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w:t>
      </w:r>
      <w:proofErr w:type="spellStart"/>
      <w:r w:rsidRPr="00987C9A">
        <w:rPr>
          <w:rFonts w:ascii="Times New Roman" w:eastAsiaTheme="minorEastAsia" w:hAnsi="Times New Roman" w:cs="Times New Roman"/>
          <w:sz w:val="24"/>
          <w:szCs w:val="24"/>
          <w:lang w:val="en-CA"/>
        </w:rPr>
        <w:t>Deriso</w:t>
      </w:r>
      <w:proofErr w:type="spellEnd"/>
      <w:r w:rsidRPr="00987C9A">
        <w:rPr>
          <w:rFonts w:ascii="Times New Roman" w:eastAsiaTheme="minorEastAsia" w:hAnsi="Times New Roman" w:cs="Times New Roman"/>
          <w:sz w:val="24"/>
          <w:szCs w:val="24"/>
          <w:lang w:val="en-CA"/>
        </w:rPr>
        <w:t xml:space="preserve"> 1999, Chapter 8) which is common to stock assessment models such as Stock Synthesis 3 (</w:t>
      </w:r>
      <w:proofErr w:type="spellStart"/>
      <w:r w:rsidRPr="00987C9A">
        <w:rPr>
          <w:rFonts w:ascii="Times New Roman" w:eastAsiaTheme="minorEastAsia" w:hAnsi="Times New Roman" w:cs="Times New Roman"/>
          <w:sz w:val="24"/>
          <w:szCs w:val="24"/>
          <w:lang w:val="en-CA"/>
        </w:rPr>
        <w:t>Methot</w:t>
      </w:r>
      <w:proofErr w:type="spellEnd"/>
      <w:r w:rsidRPr="00987C9A">
        <w:rPr>
          <w:rFonts w:ascii="Times New Roman" w:eastAsiaTheme="minorEastAsia" w:hAnsi="Times New Roman" w:cs="Times New Roman"/>
          <w:sz w:val="24"/>
          <w:szCs w:val="24"/>
          <w:lang w:val="en-CA"/>
        </w:rPr>
        <w:t xml:space="preserve"> and Wetzel 2013), CASAL (Bull et al. 2012), </w:t>
      </w:r>
      <w:proofErr w:type="spellStart"/>
      <w:r w:rsidRPr="00987C9A">
        <w:rPr>
          <w:rFonts w:ascii="Times New Roman" w:eastAsiaTheme="minorEastAsia" w:hAnsi="Times New Roman" w:cs="Times New Roman"/>
          <w:sz w:val="24"/>
          <w:szCs w:val="24"/>
          <w:lang w:val="en-CA"/>
        </w:rPr>
        <w:t>Multifan</w:t>
      </w:r>
      <w:proofErr w:type="spellEnd"/>
      <w:r w:rsidRPr="00987C9A">
        <w:rPr>
          <w:rFonts w:ascii="Times New Roman" w:eastAsiaTheme="minorEastAsia" w:hAnsi="Times New Roman" w:cs="Times New Roman"/>
          <w:sz w:val="24"/>
          <w:szCs w:val="24"/>
          <w:lang w:val="en-CA"/>
        </w:rPr>
        <w:t xml:space="preserve">-CL (Fournier et al. 1998) and </w:t>
      </w:r>
      <w:proofErr w:type="spellStart"/>
      <w:r w:rsidRPr="00987C9A">
        <w:rPr>
          <w:rFonts w:ascii="Times New Roman" w:eastAsiaTheme="minorEastAsia" w:hAnsi="Times New Roman" w:cs="Times New Roman"/>
          <w:sz w:val="24"/>
          <w:szCs w:val="24"/>
          <w:lang w:val="en-CA"/>
        </w:rPr>
        <w:t>iSCAM</w:t>
      </w:r>
      <w:proofErr w:type="spellEnd"/>
      <w:r w:rsidRPr="00987C9A">
        <w:rPr>
          <w:rFonts w:ascii="Times New Roman" w:eastAsiaTheme="minorEastAsia" w:hAnsi="Times New Roman" w:cs="Times New Roman"/>
          <w:sz w:val="24"/>
          <w:szCs w:val="24"/>
          <w:lang w:val="en-CA"/>
        </w:rPr>
        <w:t xml:space="preserve">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1C675A0"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w:t>
      </w:r>
      <w:del w:id="57" w:author="Thomas" w:date="2016-12-07T09:33:00Z">
        <w:r w:rsidRPr="00987C9A" w:rsidDel="005232BA">
          <w:rPr>
            <w:rFonts w:ascii="Times New Roman" w:eastAsiaTheme="minorEastAsia" w:hAnsi="Times New Roman" w:cs="Times New Roman"/>
            <w:sz w:val="24"/>
            <w:szCs w:val="24"/>
            <w:lang w:val="en-CA"/>
          </w:rPr>
          <w:delText xml:space="preserve">subyear </w:delText>
        </w:r>
      </w:del>
      <w:proofErr w:type="spellStart"/>
      <w:ins w:id="58" w:author="Thomas" w:date="2016-12-07T09:33:00Z">
        <w:r w:rsidR="005232BA">
          <w:rPr>
            <w:rFonts w:ascii="Times New Roman" w:eastAsiaTheme="minorEastAsia" w:hAnsi="Times New Roman" w:cs="Times New Roman"/>
            <w:sz w:val="24"/>
            <w:szCs w:val="24"/>
            <w:lang w:val="en-CA"/>
          </w:rPr>
          <w:t>subyear</w:t>
        </w:r>
        <w:proofErr w:type="spellEnd"/>
        <w:r w:rsidR="005232BA" w:rsidRPr="00987C9A">
          <w:rPr>
            <w:rFonts w:ascii="Times New Roman" w:eastAsiaTheme="minorEastAsia" w:hAnsi="Times New Roman" w:cs="Times New Roman"/>
            <w:sz w:val="24"/>
            <w:szCs w:val="24"/>
            <w:lang w:val="en-CA"/>
          </w:rPr>
          <w:t xml:space="preserve"> </w:t>
        </w:r>
      </w:ins>
      <w:r w:rsidRPr="00987C9A">
        <w:rPr>
          <w:rFonts w:ascii="Times New Roman" w:eastAsiaTheme="minorEastAsia" w:hAnsi="Times New Roman" w:cs="Times New Roman"/>
          <w:sz w:val="24"/>
          <w:szCs w:val="24"/>
          <w:lang w:val="en-CA"/>
        </w:rPr>
        <w:t xml:space="preserve">temporal structure in which ageing and recruitment occur in a particular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In this version of the model, spawning occurs for all stocks in a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ms</w:t>
      </w:r>
      <w:proofErr w:type="spellEnd"/>
      <w:r w:rsidRPr="00987C9A">
        <w:rPr>
          <w:rFonts w:ascii="Times New Roman" w:eastAsiaTheme="minorEastAsia" w:hAnsi="Times New Roman" w:cs="Times New Roman"/>
          <w:sz w:val="24"/>
          <w:szCs w:val="24"/>
          <w:lang w:val="en-CA"/>
        </w:rPr>
        <w:t xml:space="preserve">, after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59" w:name="_Toc465365288"/>
      <w:r w:rsidRPr="00987C9A">
        <w:rPr>
          <w:rFonts w:eastAsiaTheme="minorEastAsia"/>
        </w:rPr>
        <w:t>Equations</w:t>
      </w:r>
      <w:bookmarkEnd w:id="59"/>
    </w:p>
    <w:p w14:paraId="4A6FA6E1" w14:textId="77777777" w:rsidR="007E218D" w:rsidRDefault="007E218D" w:rsidP="00406114">
      <w:pPr>
        <w:rPr>
          <w:rFonts w:ascii="Times New Roman" w:eastAsiaTheme="minorEastAsia" w:hAnsi="Times New Roman" w:cs="Times New Roman"/>
          <w:sz w:val="24"/>
          <w:szCs w:val="24"/>
          <w:lang w:val="en-CA"/>
        </w:rPr>
      </w:pPr>
    </w:p>
    <w:p w14:paraId="3861F156"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Numbers of individuals </w:t>
      </w:r>
      <w:r w:rsidRPr="00987C9A">
        <w:rPr>
          <w:rFonts w:ascii="Times New Roman" w:eastAsiaTheme="minorEastAsia" w:hAnsi="Times New Roman" w:cs="Times New Roman"/>
          <w:i/>
          <w:sz w:val="24"/>
          <w:szCs w:val="24"/>
          <w:lang w:val="en-CA"/>
        </w:rPr>
        <w:t>N</w:t>
      </w:r>
      <w:r w:rsidRPr="00987C9A">
        <w:rPr>
          <w:rFonts w:ascii="Times New Roman" w:eastAsiaTheme="minorEastAsia" w:hAnsi="Times New Roman" w:cs="Times New Roman"/>
          <w:sz w:val="24"/>
          <w:szCs w:val="24"/>
          <w:lang w:val="en-CA"/>
        </w:rPr>
        <w:t xml:space="preserve">, for stock </w:t>
      </w:r>
      <w:r w:rsidRPr="00987C9A">
        <w:rPr>
          <w:rFonts w:ascii="Times New Roman" w:eastAsiaTheme="minorEastAsia" w:hAnsi="Times New Roman" w:cs="Times New Roman"/>
          <w:i/>
          <w:sz w:val="24"/>
          <w:szCs w:val="24"/>
          <w:lang w:val="en-CA"/>
        </w:rPr>
        <w:t>s</w:t>
      </w:r>
      <w:r w:rsidRPr="00987C9A">
        <w:rPr>
          <w:rFonts w:ascii="Times New Roman" w:eastAsiaTheme="minorEastAsia" w:hAnsi="Times New Roman" w:cs="Times New Roman"/>
          <w:sz w:val="24"/>
          <w:szCs w:val="24"/>
          <w:lang w:val="en-CA"/>
        </w:rPr>
        <w:t xml:space="preserve">, in a model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in the first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=1, age class </w:t>
      </w:r>
      <w:r w:rsidRPr="00987C9A">
        <w:rPr>
          <w:rFonts w:ascii="Times New Roman" w:eastAsiaTheme="minorEastAsia" w:hAnsi="Times New Roman" w:cs="Times New Roman"/>
          <w:i/>
          <w:sz w:val="24"/>
          <w:szCs w:val="24"/>
          <w:lang w:val="en-CA"/>
        </w:rPr>
        <w:t>a</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987C9A">
        <w:rPr>
          <w:rFonts w:ascii="Times New Roman" w:eastAsiaTheme="minorEastAsia" w:hAnsi="Times New Roman" w:cs="Times New Roman"/>
          <w:sz w:val="24"/>
          <w:szCs w:val="24"/>
          <w:lang w:val="en-CA"/>
        </w:rPr>
        <w:t xml:space="preserve">, in the previous year, final subyear </w:t>
      </w:r>
      <w:r w:rsidRPr="00987C9A">
        <w:rPr>
          <w:rFonts w:ascii="Times New Roman" w:eastAsiaTheme="minorEastAsia" w:hAnsi="Times New Roman" w:cs="Times New Roman"/>
          <w:i/>
          <w:sz w:val="24"/>
          <w:szCs w:val="24"/>
          <w:lang w:val="en-CA"/>
        </w:rPr>
        <w:t>n</w:t>
      </w:r>
      <w:r w:rsidRPr="00987C9A">
        <w:rPr>
          <w:rFonts w:ascii="Times New Roman" w:eastAsiaTheme="minorEastAsia" w:hAnsi="Times New Roman" w:cs="Times New Roman"/>
          <w:i/>
          <w:sz w:val="24"/>
          <w:szCs w:val="24"/>
          <w:vertAlign w:val="subscript"/>
          <w:lang w:val="en-CA"/>
        </w:rPr>
        <w:t>m</w:t>
      </w:r>
      <w:r w:rsidRPr="00987C9A">
        <w:rPr>
          <w:rFonts w:ascii="Times New Roman" w:eastAsiaTheme="minorEastAsia" w:hAnsi="Times New Roman" w:cs="Times New Roman"/>
          <w:sz w:val="24"/>
          <w:szCs w:val="24"/>
          <w:lang w:val="en-CA"/>
        </w:rPr>
        <w:t xml:space="preserve">, of the same age class subject to combined natural and fishing mortality rate </w:t>
      </w:r>
      <w:r w:rsidRPr="00987C9A">
        <w:rPr>
          <w:rFonts w:ascii="Times New Roman" w:eastAsiaTheme="minorEastAsia" w:hAnsi="Times New Roman" w:cs="Times New Roman"/>
          <w:i/>
          <w:sz w:val="24"/>
          <w:szCs w:val="24"/>
          <w:lang w:val="en-CA"/>
        </w:rPr>
        <w:t>Z</w:t>
      </w:r>
      <w:r w:rsidRPr="00987C9A">
        <w:rPr>
          <w:rFonts w:ascii="Times New Roman" w:eastAsiaTheme="minorEastAsia" w:hAnsi="Times New Roman" w:cs="Times New Roman"/>
          <w:sz w:val="24"/>
          <w:szCs w:val="24"/>
          <w:lang w:val="en-CA"/>
        </w:rPr>
        <w:t>:</w:t>
      </w:r>
    </w:p>
    <w:p w14:paraId="207443CA" w14:textId="77777777" w:rsidR="00987C9A" w:rsidRPr="00987C9A" w:rsidRDefault="00987C9A" w:rsidP="001B61C4">
      <w:pPr>
        <w:jc w:val="both"/>
        <w:rPr>
          <w:rFonts w:ascii="Times New Roman" w:eastAsiaTheme="minorEastAsia" w:hAnsi="Times New Roman" w:cs="Times New Roman"/>
          <w:sz w:val="24"/>
          <w:szCs w:val="24"/>
          <w:lang w:val="en-CA"/>
        </w:rPr>
      </w:pPr>
    </w:p>
    <w:p w14:paraId="2759642A" w14:textId="77777777" w:rsidR="007E218D" w:rsidRDefault="009D082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(3.1)</w:t>
      </w:r>
    </w:p>
    <w:p w14:paraId="2B64798C" w14:textId="77777777" w:rsidR="007E218D" w:rsidRDefault="007E218D" w:rsidP="00406114">
      <w:pPr>
        <w:jc w:val="both"/>
        <w:rPr>
          <w:rFonts w:ascii="Times New Roman" w:eastAsiaTheme="minorEastAsia" w:hAnsi="Times New Roman" w:cs="Times New Roman"/>
          <w:sz w:val="24"/>
          <w:szCs w:val="24"/>
          <w:lang w:val="en-CA"/>
        </w:rPr>
      </w:pPr>
    </w:p>
    <w:p w14:paraId="4897C4FA"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total mortality rate is calculated from annual natural mortality rate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divided by the fraction of the year represented by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i/>
          <w:sz w:val="24"/>
          <w:szCs w:val="24"/>
          <w:vertAlign w:val="subscript"/>
          <w:lang w:val="en-CA"/>
        </w:rPr>
        <w:t>m</w:t>
      </w:r>
      <w:r w:rsidRPr="00987C9A">
        <w:rPr>
          <w:rFonts w:ascii="Times New Roman" w:eastAsiaTheme="minorEastAsia" w:hAnsi="Times New Roman" w:cs="Times New Roman"/>
          <w:sz w:val="24"/>
          <w:szCs w:val="24"/>
          <w:lang w:val="en-CA"/>
        </w:rPr>
        <w:t xml:space="preserve">, and fishing mortality rate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summed over all fleets </w:t>
      </w:r>
      <w:r w:rsidRPr="00987C9A">
        <w:rPr>
          <w:rFonts w:ascii="Times New Roman" w:eastAsiaTheme="minorEastAsia" w:hAnsi="Times New Roman" w:cs="Times New Roman"/>
          <w:i/>
          <w:sz w:val="24"/>
          <w:szCs w:val="24"/>
          <w:lang w:val="en-CA"/>
        </w:rPr>
        <w:t>f</w:t>
      </w:r>
      <w:r w:rsidR="007A35AD">
        <w:rPr>
          <w:rFonts w:ascii="Times New Roman" w:eastAsiaTheme="minorEastAsia" w:hAnsi="Times New Roman" w:cs="Times New Roman"/>
          <w:sz w:val="24"/>
          <w:szCs w:val="24"/>
          <w:lang w:val="en-CA"/>
        </w:rPr>
        <w:t>:</w:t>
      </w:r>
    </w:p>
    <w:p w14:paraId="016C91DA" w14:textId="77777777" w:rsidR="007E218D" w:rsidRDefault="007E218D" w:rsidP="00406114">
      <w:pPr>
        <w:jc w:val="both"/>
        <w:rPr>
          <w:rFonts w:ascii="Times New Roman" w:eastAsiaTheme="minorEastAsia" w:hAnsi="Times New Roman" w:cs="Times New Roman"/>
          <w:sz w:val="24"/>
          <w:szCs w:val="24"/>
          <w:lang w:val="en-CA"/>
        </w:rPr>
      </w:pPr>
    </w:p>
    <w:p w14:paraId="3D24024E" w14:textId="58BA9A05" w:rsidR="007E218D" w:rsidRDefault="009D082B"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ins w:id="60" w:author="Thomas" w:date="2016-12-07T13:16:00Z">
                <w:rPr>
                  <w:rFonts w:ascii="Cambria Math" w:eastAsiaTheme="minorEastAsia" w:hAnsi="Cambria Math" w:cs="Times New Roman"/>
                  <w:bCs/>
                  <w:i/>
                  <w:sz w:val="24"/>
                  <w:szCs w:val="24"/>
                  <w:lang w:val="en-CA"/>
                </w:rPr>
              </w:ins>
            </m:ctrlPr>
          </m:sSubPr>
          <m:e>
            <m:sSub>
              <m:sSubPr>
                <m:ctrlPr>
                  <w:ins w:id="61" w:author="Thomas" w:date="2016-12-07T13:16:00Z">
                    <w:rPr>
                      <w:rFonts w:ascii="Cambria Math" w:eastAsiaTheme="minorEastAsia" w:hAnsi="Cambria Math" w:cs="Times New Roman"/>
                      <w:bCs/>
                      <w:i/>
                      <w:sz w:val="24"/>
                      <w:szCs w:val="24"/>
                      <w:lang w:val="en-CA"/>
                    </w:rPr>
                  </w:ins>
                </m:ctrlPr>
              </m:sSubPr>
              <m:e>
                <m:r>
                  <w:ins w:id="62" w:author="Thomas" w:date="2016-12-07T13:16:00Z">
                    <w:rPr>
                      <w:rFonts w:ascii="Cambria Math" w:eastAsiaTheme="minorEastAsia" w:hAnsi="Cambria Math" w:cs="Times New Roman"/>
                      <w:sz w:val="24"/>
                      <w:szCs w:val="24"/>
                      <w:lang w:val="en-CA"/>
                    </w:rPr>
                    <m:t>t</m:t>
                  </w:ins>
                </m:r>
              </m:e>
              <m:sub>
                <m:r>
                  <w:ins w:id="63" w:author="Thomas" w:date="2016-12-07T13:16:00Z">
                    <w:rPr>
                      <w:rFonts w:ascii="Cambria Math" w:eastAsiaTheme="minorEastAsia" w:hAnsi="Cambria Math" w:cs="Times New Roman"/>
                      <w:sz w:val="24"/>
                      <w:szCs w:val="24"/>
                      <w:lang w:val="en-CA"/>
                    </w:rPr>
                    <m:t>m</m:t>
                  </w:ins>
                </m:r>
              </m:sub>
            </m:sSub>
            <m:r>
              <w:ins w:id="64" w:author="Thomas" w:date="2016-12-07T13:16:00Z">
                <w:rPr>
                  <w:rFonts w:ascii="Cambria Math" w:eastAsiaTheme="minorEastAsia" w:hAnsi="Cambria Math" w:cs="Times New Roman"/>
                  <w:sz w:val="24"/>
                  <w:szCs w:val="24"/>
                  <w:lang w:val="en-CA"/>
                </w:rPr>
                <m:t xml:space="preserve"> M</m:t>
              </w:ins>
            </m:r>
          </m:e>
          <m:sub>
            <m:r>
              <w:ins w:id="65" w:author="Thomas" w:date="2016-12-07T13:16:00Z">
                <w:rPr>
                  <w:rFonts w:ascii="Cambria Math" w:eastAsiaTheme="minorEastAsia" w:hAnsi="Cambria Math" w:cs="Times New Roman"/>
                  <w:sz w:val="24"/>
                  <w:szCs w:val="24"/>
                  <w:lang w:val="en-CA"/>
                </w:rPr>
                <m:t>s,a</m:t>
              </w:ins>
            </m:r>
          </m:sub>
        </m:sSub>
        <m:f>
          <m:fPr>
            <m:ctrlPr>
              <w:del w:id="66" w:author="Thomas" w:date="2016-12-07T13:16:00Z">
                <w:rPr>
                  <w:rFonts w:ascii="Cambria Math" w:eastAsiaTheme="minorEastAsia" w:hAnsi="Cambria Math" w:cs="Times New Roman"/>
                  <w:bCs/>
                  <w:i/>
                  <w:sz w:val="24"/>
                  <w:szCs w:val="24"/>
                  <w:lang w:val="en-CA"/>
                </w:rPr>
              </w:del>
            </m:ctrlPr>
          </m:fPr>
          <m:num>
            <m:sSub>
              <m:sSubPr>
                <m:ctrlPr>
                  <w:del w:id="67" w:author="Thomas" w:date="2016-12-07T13:16:00Z">
                    <w:rPr>
                      <w:rFonts w:ascii="Cambria Math" w:eastAsiaTheme="minorEastAsia" w:hAnsi="Cambria Math" w:cs="Times New Roman"/>
                      <w:bCs/>
                      <w:i/>
                      <w:sz w:val="24"/>
                      <w:szCs w:val="24"/>
                      <w:lang w:val="en-CA"/>
                    </w:rPr>
                  </w:del>
                </m:ctrlPr>
              </m:sSubPr>
              <m:e>
                <m:r>
                  <w:del w:id="68" w:author="Thomas" w:date="2016-12-07T13:16:00Z">
                    <w:rPr>
                      <w:rFonts w:ascii="Cambria Math" w:eastAsiaTheme="minorEastAsia" w:hAnsi="Cambria Math" w:cs="Times New Roman"/>
                      <w:sz w:val="24"/>
                      <w:szCs w:val="24"/>
                      <w:lang w:val="en-CA"/>
                    </w:rPr>
                    <m:t>M</m:t>
                  </w:del>
                </m:r>
              </m:e>
              <m:sub>
                <m:r>
                  <w:del w:id="69" w:author="Thomas" w:date="2016-12-07T13:16:00Z">
                    <w:rPr>
                      <w:rFonts w:ascii="Cambria Math" w:eastAsiaTheme="minorEastAsia" w:hAnsi="Cambria Math" w:cs="Times New Roman"/>
                      <w:sz w:val="24"/>
                      <w:szCs w:val="24"/>
                      <w:lang w:val="en-CA"/>
                    </w:rPr>
                    <m:t>s,a</m:t>
                  </w:del>
                </m:r>
              </m:sub>
            </m:sSub>
          </m:num>
          <m:den>
            <m:sSub>
              <m:sSubPr>
                <m:ctrlPr>
                  <w:del w:id="70" w:author="Thomas" w:date="2016-12-07T13:16:00Z">
                    <w:rPr>
                      <w:rFonts w:ascii="Cambria Math" w:eastAsiaTheme="minorEastAsia" w:hAnsi="Cambria Math" w:cs="Times New Roman"/>
                      <w:bCs/>
                      <w:i/>
                      <w:sz w:val="24"/>
                      <w:szCs w:val="24"/>
                      <w:lang w:val="en-CA"/>
                    </w:rPr>
                  </w:del>
                </m:ctrlPr>
              </m:sSubPr>
              <m:e>
                <m:r>
                  <w:del w:id="71" w:author="Thomas" w:date="2016-12-07T13:16:00Z">
                    <w:rPr>
                      <w:rFonts w:ascii="Cambria Math" w:eastAsiaTheme="minorEastAsia" w:hAnsi="Cambria Math" w:cs="Times New Roman"/>
                      <w:sz w:val="24"/>
                      <w:szCs w:val="24"/>
                      <w:lang w:val="en-CA"/>
                    </w:rPr>
                    <m:t>t</m:t>
                  </w:del>
                </m:r>
              </m:e>
              <m:sub>
                <m:r>
                  <w:del w:id="72" w:author="Thomas" w:date="2016-12-07T13:16:00Z">
                    <w:rPr>
                      <w:rFonts w:ascii="Cambria Math" w:eastAsiaTheme="minorEastAsia" w:hAnsi="Cambria Math" w:cs="Times New Roman"/>
                      <w:sz w:val="24"/>
                      <w:szCs w:val="24"/>
                      <w:lang w:val="en-CA"/>
                    </w:rPr>
                    <m:t>m</m:t>
                  </w:del>
                </m:r>
              </m:sub>
            </m:sSub>
          </m:den>
        </m:f>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987C9A">
        <w:rPr>
          <w:rFonts w:ascii="Times New Roman" w:eastAsiaTheme="minorEastAsia" w:hAnsi="Times New Roman" w:cs="Times New Roman"/>
          <w:bCs/>
          <w:sz w:val="24"/>
          <w:szCs w:val="24"/>
          <w:lang w:val="en-CA"/>
        </w:rPr>
        <w:t xml:space="preserve"> </w:t>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del w:id="73" w:author="Thomas" w:date="2016-12-07T13:39:00Z">
        <w:r w:rsidR="00987C9A" w:rsidDel="00F6298B">
          <w:rPr>
            <w:rFonts w:ascii="Times New Roman" w:eastAsiaTheme="minorEastAsia" w:hAnsi="Times New Roman" w:cs="Times New Roman"/>
            <w:bCs/>
            <w:sz w:val="24"/>
            <w:szCs w:val="24"/>
            <w:lang w:val="en-CA"/>
          </w:rPr>
          <w:tab/>
        </w:r>
      </w:del>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FF004E">
        <w:rPr>
          <w:rFonts w:ascii="Times New Roman" w:eastAsiaTheme="minorEastAsia" w:hAnsi="Times New Roman" w:cs="Times New Roman"/>
          <w:bCs/>
          <w:sz w:val="24"/>
          <w:szCs w:val="24"/>
          <w:lang w:val="en-CA"/>
        </w:rPr>
        <w:tab/>
      </w:r>
      <w:ins w:id="74" w:author="Thomas" w:date="2016-12-07T12:43:00Z">
        <w:r w:rsidR="00675A5D">
          <w:rPr>
            <w:rFonts w:ascii="Times New Roman" w:eastAsiaTheme="minorEastAsia" w:hAnsi="Times New Roman" w:cs="Times New Roman"/>
            <w:bCs/>
            <w:sz w:val="24"/>
            <w:szCs w:val="24"/>
            <w:lang w:val="en-CA"/>
          </w:rPr>
          <w:t xml:space="preserve"> </w:t>
        </w:r>
      </w:ins>
      <w:r w:rsidR="00987C9A">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2</w:t>
      </w:r>
      <w:r w:rsidR="00987C9A">
        <w:rPr>
          <w:rFonts w:ascii="Times New Roman" w:eastAsiaTheme="minorEastAsia" w:hAnsi="Times New Roman" w:cs="Times New Roman"/>
          <w:bCs/>
          <w:sz w:val="24"/>
          <w:szCs w:val="24"/>
          <w:lang w:val="en-CA"/>
        </w:rPr>
        <w:t>)</w:t>
      </w:r>
    </w:p>
    <w:p w14:paraId="29794753"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987C9A">
        <w:rPr>
          <w:rFonts w:ascii="Times New Roman" w:eastAsiaTheme="minorEastAsia" w:hAnsi="Times New Roman" w:cs="Times New Roman"/>
          <w:i/>
          <w:sz w:val="24"/>
          <w:szCs w:val="24"/>
          <w:lang w:val="en-CA"/>
        </w:rPr>
        <w:t>FL</w:t>
      </w:r>
      <w:r w:rsidRPr="00987C9A">
        <w:rPr>
          <w:rFonts w:ascii="Times New Roman" w:eastAsiaTheme="minorEastAsia" w:hAnsi="Times New Roman" w:cs="Times New Roman"/>
          <w:sz w:val="24"/>
          <w:szCs w:val="24"/>
          <w:lang w:val="en-CA"/>
        </w:rPr>
        <w:t xml:space="preserve"> and the conditional probability of fish being in length class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given age </w:t>
      </w:r>
      <w:r w:rsidRPr="00987C9A">
        <w:rPr>
          <w:rFonts w:ascii="Times New Roman" w:eastAsiaTheme="minorEastAsia" w:hAnsi="Times New Roman" w:cs="Times New Roman"/>
          <w:i/>
          <w:sz w:val="24"/>
          <w:szCs w:val="24"/>
          <w:lang w:val="en-CA"/>
        </w:rPr>
        <w:t>a</w:t>
      </w:r>
      <w:r w:rsidRPr="00987C9A">
        <w:rPr>
          <w:rFonts w:ascii="Times New Roman" w:eastAsiaTheme="minorEastAsia" w:hAnsi="Times New Roman" w:cs="Times New Roman"/>
          <w:sz w:val="24"/>
          <w:szCs w:val="24"/>
          <w:lang w:val="en-CA"/>
        </w:rPr>
        <w:t xml:space="preserve"> (an inverse age-length key, LAK).:</w:t>
      </w:r>
    </w:p>
    <w:p w14:paraId="2CB20A0E" w14:textId="77777777" w:rsidR="007E218D" w:rsidRDefault="007E218D" w:rsidP="00406114">
      <w:pPr>
        <w:jc w:val="both"/>
        <w:rPr>
          <w:rFonts w:ascii="Times New Roman" w:eastAsiaTheme="minorEastAsia" w:hAnsi="Times New Roman" w:cs="Times New Roman"/>
          <w:sz w:val="24"/>
          <w:szCs w:val="24"/>
          <w:lang w:val="en-CA"/>
        </w:rPr>
      </w:pPr>
    </w:p>
    <w:p w14:paraId="453878D4" w14:textId="2D87D9BF" w:rsidR="007E218D" w:rsidRDefault="009D082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ins w:id="75" w:author="Thomas" w:date="2016-12-07T12:43:00Z">
        <w:r w:rsidR="00675A5D">
          <w:rPr>
            <w:rFonts w:ascii="Times New Roman" w:eastAsiaTheme="minorEastAsia" w:hAnsi="Times New Roman" w:cs="Times New Roman"/>
            <w:sz w:val="24"/>
            <w:szCs w:val="24"/>
            <w:lang w:val="en-CA"/>
          </w:rPr>
          <w:t xml:space="preserve"> </w:t>
        </w:r>
      </w:ins>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3</w:t>
      </w:r>
      <w:r w:rsidR="00987C9A">
        <w:rPr>
          <w:rFonts w:ascii="Times New Roman" w:eastAsiaTheme="minorEastAsia" w:hAnsi="Times New Roman" w:cs="Times New Roman"/>
          <w:sz w:val="24"/>
          <w:szCs w:val="24"/>
          <w:lang w:val="en-CA"/>
        </w:rPr>
        <w:t>)</w:t>
      </w:r>
    </w:p>
    <w:p w14:paraId="22802A45" w14:textId="77777777" w:rsidR="007E218D" w:rsidRDefault="007E218D" w:rsidP="00406114">
      <w:pPr>
        <w:jc w:val="both"/>
        <w:rPr>
          <w:rFonts w:ascii="Times New Roman" w:eastAsiaTheme="minorEastAsia" w:hAnsi="Times New Roman" w:cs="Times New Roman"/>
          <w:sz w:val="24"/>
          <w:szCs w:val="24"/>
          <w:lang w:val="en-CA"/>
        </w:rPr>
      </w:pPr>
    </w:p>
    <w:p w14:paraId="29E256F5"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fishing mortality rate at length is calculated from an index of fishing mortality rate </w:t>
      </w:r>
      <w:r w:rsidRPr="00987C9A">
        <w:rPr>
          <w:rFonts w:ascii="Times New Roman" w:eastAsiaTheme="minorEastAsia" w:hAnsi="Times New Roman" w:cs="Times New Roman"/>
          <w:i/>
          <w:sz w:val="24"/>
          <w:szCs w:val="24"/>
          <w:lang w:val="en-CA"/>
        </w:rPr>
        <w:t>I</w:t>
      </w:r>
      <w:r w:rsidRPr="00987C9A">
        <w:rPr>
          <w:rFonts w:ascii="Times New Roman" w:eastAsiaTheme="minorEastAsia" w:hAnsi="Times New Roman" w:cs="Times New Roman"/>
          <w:sz w:val="24"/>
          <w:szCs w:val="24"/>
          <w:lang w:val="en-CA"/>
        </w:rPr>
        <w:t xml:space="preserve">, an estimated catchability coefficient </w:t>
      </w:r>
      <w:r w:rsidRPr="00987C9A">
        <w:rPr>
          <w:rFonts w:ascii="Times New Roman" w:eastAsiaTheme="minorEastAsia" w:hAnsi="Times New Roman" w:cs="Times New Roman"/>
          <w:i/>
          <w:sz w:val="24"/>
          <w:szCs w:val="24"/>
          <w:lang w:val="en-CA"/>
        </w:rPr>
        <w:t>q</w:t>
      </w:r>
      <w:r w:rsidRPr="00987C9A">
        <w:rPr>
          <w:rFonts w:ascii="Times New Roman" w:eastAsiaTheme="minorEastAsia" w:hAnsi="Times New Roman" w:cs="Times New Roman"/>
          <w:sz w:val="24"/>
          <w:szCs w:val="24"/>
          <w:lang w:val="en-CA"/>
        </w:rPr>
        <w:t xml:space="preserve"> and a length selectivity ogive </w:t>
      </w:r>
      <w:r w:rsidRPr="00987C9A">
        <w:rPr>
          <w:rFonts w:ascii="Times New Roman" w:eastAsiaTheme="minorEastAsia" w:hAnsi="Times New Roman" w:cs="Times New Roman"/>
          <w:i/>
          <w:sz w:val="24"/>
          <w:szCs w:val="24"/>
          <w:lang w:val="en-CA"/>
        </w:rPr>
        <w:t>s</w:t>
      </w:r>
      <w:r w:rsidRPr="00987C9A">
        <w:rPr>
          <w:rFonts w:ascii="Times New Roman" w:eastAsiaTheme="minorEastAsia" w:hAnsi="Times New Roman" w:cs="Times New Roman"/>
          <w:sz w:val="24"/>
          <w:szCs w:val="24"/>
          <w:lang w:val="en-CA"/>
        </w:rPr>
        <w:t>, by fleet:</w:t>
      </w:r>
    </w:p>
    <w:p w14:paraId="6B2ED030" w14:textId="77777777" w:rsidR="007E218D" w:rsidRDefault="007E218D" w:rsidP="00406114">
      <w:pPr>
        <w:jc w:val="both"/>
        <w:rPr>
          <w:rFonts w:ascii="Times New Roman" w:eastAsiaTheme="minorEastAsia" w:hAnsi="Times New Roman" w:cs="Times New Roman"/>
          <w:sz w:val="24"/>
          <w:szCs w:val="24"/>
          <w:lang w:val="en-CA"/>
        </w:rPr>
      </w:pPr>
    </w:p>
    <w:p w14:paraId="7DF5C3CF" w14:textId="54FA9DE2" w:rsidR="007E218D" w:rsidRDefault="009D082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ins w:id="76" w:author="Thomas" w:date="2016-12-07T12:43:00Z">
        <w:r w:rsidR="00675A5D">
          <w:rPr>
            <w:rFonts w:ascii="Times New Roman" w:eastAsiaTheme="minorEastAsia" w:hAnsi="Times New Roman" w:cs="Times New Roman"/>
            <w:sz w:val="24"/>
            <w:szCs w:val="24"/>
            <w:lang w:val="en-CA"/>
          </w:rPr>
          <w:t xml:space="preserve"> </w:t>
        </w:r>
      </w:ins>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4</w:t>
      </w:r>
      <w:r w:rsidR="00987C9A">
        <w:rPr>
          <w:rFonts w:ascii="Times New Roman" w:eastAsiaTheme="minorEastAsia" w:hAnsi="Times New Roman" w:cs="Times New Roman"/>
          <w:sz w:val="24"/>
          <w:szCs w:val="24"/>
          <w:lang w:val="en-CA"/>
        </w:rPr>
        <w:t>)</w:t>
      </w:r>
    </w:p>
    <w:p w14:paraId="5865DE80" w14:textId="77777777" w:rsidR="007E218D" w:rsidRDefault="007E218D" w:rsidP="00406114">
      <w:pPr>
        <w:jc w:val="both"/>
        <w:rPr>
          <w:rFonts w:ascii="Times New Roman" w:eastAsiaTheme="minorEastAsia" w:hAnsi="Times New Roman" w:cs="Times New Roman"/>
          <w:sz w:val="24"/>
          <w:szCs w:val="24"/>
          <w:lang w:val="en-CA"/>
        </w:rPr>
      </w:pPr>
    </w:p>
    <w:p w14:paraId="5715A98B"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Selectivity is calculated by the Thompson (1994) ogive and an estimate of mean length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of an age class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w:t>
      </w:r>
    </w:p>
    <w:p w14:paraId="7516198D"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    </w:t>
      </w:r>
    </w:p>
    <w:p w14:paraId="6BDF312D" w14:textId="45DE7069" w:rsidR="007E218D" w:rsidRDefault="009D082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987C9A">
        <w:rPr>
          <w:rFonts w:ascii="Times New Roman" w:eastAsiaTheme="minorEastAsia" w:hAnsi="Times New Roman" w:cs="Times New Roman"/>
          <w:sz w:val="24"/>
          <w:szCs w:val="24"/>
          <w:lang w:val="en-CA"/>
        </w:rPr>
        <w:t xml:space="preserve">  </w:t>
      </w:r>
      <w:r w:rsidR="00BB059A">
        <w:rPr>
          <w:rFonts w:ascii="Times New Roman" w:eastAsiaTheme="minorEastAsia" w:hAnsi="Times New Roman" w:cs="Times New Roman"/>
          <w:sz w:val="24"/>
          <w:szCs w:val="24"/>
          <w:lang w:val="en-CA"/>
        </w:rPr>
        <w:tab/>
      </w:r>
      <w:ins w:id="77" w:author="Thomas" w:date="2016-12-07T12:43:00Z">
        <w:r w:rsidR="00675A5D">
          <w:rPr>
            <w:rFonts w:ascii="Times New Roman" w:eastAsiaTheme="minorEastAsia" w:hAnsi="Times New Roman" w:cs="Times New Roman"/>
            <w:sz w:val="24"/>
            <w:szCs w:val="24"/>
            <w:lang w:val="en-CA"/>
          </w:rPr>
          <w:t xml:space="preserve"> </w:t>
        </w:r>
      </w:ins>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5</w:t>
      </w:r>
      <w:r w:rsidR="00987C9A">
        <w:rPr>
          <w:rFonts w:ascii="Times New Roman" w:eastAsiaTheme="minorEastAsia" w:hAnsi="Times New Roman" w:cs="Times New Roman"/>
          <w:sz w:val="24"/>
          <w:szCs w:val="24"/>
          <w:lang w:val="en-CA"/>
        </w:rPr>
        <w:t>)</w:t>
      </w:r>
    </w:p>
    <w:p w14:paraId="6C6E8E65" w14:textId="77777777" w:rsidR="007E218D" w:rsidRDefault="007E218D" w:rsidP="00406114">
      <w:pPr>
        <w:jc w:val="both"/>
        <w:rPr>
          <w:rFonts w:ascii="Times New Roman" w:eastAsiaTheme="minorEastAsia" w:hAnsi="Times New Roman" w:cs="Times New Roman"/>
          <w:sz w:val="24"/>
          <w:szCs w:val="24"/>
          <w:lang w:val="en-CA"/>
        </w:rPr>
      </w:pPr>
    </w:p>
    <w:p w14:paraId="6859AD0E" w14:textId="6C730BC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the spawning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ms</w:t>
      </w:r>
      <w:proofErr w:type="spellEnd"/>
      <w:r w:rsidRPr="00987C9A">
        <w:rPr>
          <w:rFonts w:ascii="Times New Roman" w:eastAsiaTheme="minorEastAsia" w:hAnsi="Times New Roman" w:cs="Times New Roman"/>
          <w:sz w:val="24"/>
          <w:szCs w:val="24"/>
          <w:lang w:val="en-CA"/>
        </w:rPr>
        <w:t xml:space="preserve">, </w:t>
      </w:r>
      <w:r w:rsidR="007A35AD">
        <w:rPr>
          <w:rFonts w:ascii="Times New Roman" w:eastAsiaTheme="minorEastAsia" w:hAnsi="Times New Roman" w:cs="Times New Roman"/>
          <w:sz w:val="24"/>
          <w:szCs w:val="24"/>
          <w:lang w:val="en-CA"/>
        </w:rPr>
        <w:t>ages advance by one</w:t>
      </w:r>
      <w:r w:rsidRPr="00987C9A">
        <w:rPr>
          <w:rFonts w:ascii="Times New Roman" w:eastAsiaTheme="minorEastAsia" w:hAnsi="Times New Roman" w:cs="Times New Roman"/>
          <w:sz w:val="24"/>
          <w:szCs w:val="24"/>
          <w:lang w:val="en-CA"/>
        </w:rPr>
        <w:t xml:space="preserve"> and recruitment occur</w:t>
      </w:r>
      <w:r w:rsidR="007A35AD">
        <w:rPr>
          <w:rFonts w:ascii="Times New Roman" w:eastAsiaTheme="minorEastAsia" w:hAnsi="Times New Roman" w:cs="Times New Roman"/>
          <w:sz w:val="24"/>
          <w:szCs w:val="24"/>
          <w:lang w:val="en-CA"/>
        </w:rPr>
        <w:t>s</w:t>
      </w:r>
      <w:r w:rsidR="00191B7C">
        <w:rPr>
          <w:rFonts w:ascii="Times New Roman" w:eastAsiaTheme="minorEastAsia" w:hAnsi="Times New Roman" w:cs="Times New Roman"/>
          <w:sz w:val="24"/>
          <w:szCs w:val="24"/>
          <w:lang w:val="en-CA"/>
        </w:rPr>
        <w:t xml:space="preserve">. The model includes a plus group which is the final age class </w:t>
      </w:r>
      <w:proofErr w:type="spellStart"/>
      <w:proofErr w:type="gramStart"/>
      <w:r w:rsidR="00191B7C" w:rsidRPr="00BD0C59">
        <w:rPr>
          <w:rFonts w:ascii="Times New Roman" w:eastAsiaTheme="minorEastAsia" w:hAnsi="Times New Roman" w:cs="Times New Roman"/>
          <w:i/>
          <w:sz w:val="24"/>
          <w:szCs w:val="24"/>
          <w:lang w:val="en-CA"/>
        </w:rPr>
        <w:t>n</w:t>
      </w:r>
      <w:r w:rsidR="00191B7C" w:rsidRPr="00BD0C59">
        <w:rPr>
          <w:rFonts w:ascii="Times New Roman" w:eastAsiaTheme="minorEastAsia" w:hAnsi="Times New Roman" w:cs="Times New Roman"/>
          <w:i/>
          <w:sz w:val="24"/>
          <w:szCs w:val="24"/>
          <w:vertAlign w:val="subscript"/>
          <w:lang w:val="en-CA"/>
        </w:rPr>
        <w:t>a</w:t>
      </w:r>
      <w:proofErr w:type="spellEnd"/>
      <w:proofErr w:type="gramEnd"/>
      <w:r w:rsidRPr="00987C9A">
        <w:rPr>
          <w:rFonts w:ascii="Times New Roman" w:eastAsiaTheme="minorEastAsia" w:hAnsi="Times New Roman" w:cs="Times New Roman"/>
          <w:sz w:val="24"/>
          <w:szCs w:val="24"/>
          <w:lang w:val="en-CA"/>
        </w:rPr>
        <w:t>:</w:t>
      </w:r>
    </w:p>
    <w:p w14:paraId="5350CF5F" w14:textId="77777777" w:rsidR="007E218D" w:rsidRDefault="007E218D" w:rsidP="00406114">
      <w:pPr>
        <w:jc w:val="both"/>
        <w:rPr>
          <w:rFonts w:ascii="Times New Roman" w:eastAsiaTheme="minorEastAsia" w:hAnsi="Times New Roman" w:cs="Times New Roman"/>
          <w:sz w:val="24"/>
          <w:szCs w:val="24"/>
          <w:lang w:val="en-CA"/>
        </w:rPr>
      </w:pPr>
    </w:p>
    <w:p w14:paraId="5E304ED2" w14:textId="5A2E862E" w:rsidR="007E218D" w:rsidDel="00675A5D" w:rsidRDefault="009D082B" w:rsidP="00406114">
      <w:pPr>
        <w:spacing w:after="200"/>
        <w:jc w:val="both"/>
        <w:rPr>
          <w:del w:id="78" w:author="Thomas" w:date="2016-12-07T12:43:00Z"/>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296D59">
        <w:rPr>
          <w:rFonts w:ascii="Times New Roman" w:eastAsiaTheme="minorEastAsia" w:hAnsi="Times New Roman" w:cs="Times New Roman"/>
          <w:bCs/>
          <w:sz w:val="24"/>
          <w:szCs w:val="24"/>
          <w:lang w:val="en-CA"/>
        </w:rPr>
        <w:t xml:space="preserve"> </w:t>
      </w:r>
      <w:r w:rsidR="00296D59">
        <w:rPr>
          <w:rFonts w:ascii="Times New Roman" w:eastAsiaTheme="minorEastAsia" w:hAnsi="Times New Roman" w:cs="Times New Roman"/>
          <w:bCs/>
          <w:sz w:val="24"/>
          <w:szCs w:val="24"/>
          <w:lang w:val="en-CA"/>
        </w:rPr>
        <w:tab/>
      </w:r>
      <w:ins w:id="79" w:author="Thomas" w:date="2016-12-07T12:43:00Z">
        <w:r w:rsidR="00675A5D">
          <w:rPr>
            <w:rFonts w:ascii="Times New Roman" w:eastAsiaTheme="minorEastAsia" w:hAnsi="Times New Roman" w:cs="Times New Roman"/>
            <w:bCs/>
            <w:sz w:val="24"/>
            <w:szCs w:val="24"/>
            <w:lang w:val="en-CA"/>
          </w:rPr>
          <w:t xml:space="preserve">  </w:t>
        </w:r>
      </w:ins>
      <w:r w:rsidR="00296D59">
        <w:rPr>
          <w:rFonts w:ascii="Times New Roman" w:eastAsiaTheme="minorEastAsia" w:hAnsi="Times New Roman" w:cs="Times New Roman"/>
          <w:bCs/>
          <w:sz w:val="24"/>
          <w:szCs w:val="24"/>
          <w:lang w:val="en-CA"/>
        </w:rPr>
        <w:t>(3.6</w:t>
      </w:r>
      <w:r w:rsidR="00987C9A">
        <w:rPr>
          <w:rFonts w:ascii="Times New Roman" w:eastAsiaTheme="minorEastAsia" w:hAnsi="Times New Roman" w:cs="Times New Roman"/>
          <w:bCs/>
          <w:sz w:val="24"/>
          <w:szCs w:val="24"/>
          <w:lang w:val="en-CA"/>
        </w:rPr>
        <w:t>)</w:t>
      </w:r>
    </w:p>
    <w:p w14:paraId="209DA0CC" w14:textId="77777777" w:rsidR="00675A5D" w:rsidRDefault="00675A5D" w:rsidP="00675A5D">
      <w:pPr>
        <w:spacing w:after="200"/>
        <w:jc w:val="both"/>
        <w:rPr>
          <w:ins w:id="80" w:author="Thomas" w:date="2016-12-07T12:43:00Z"/>
          <w:rFonts w:ascii="Times New Roman" w:eastAsiaTheme="minorEastAsia" w:hAnsi="Times New Roman" w:cs="Times New Roman"/>
          <w:sz w:val="24"/>
          <w:szCs w:val="24"/>
          <w:lang w:val="en-CA"/>
        </w:rPr>
        <w:pPrChange w:id="81" w:author="Thomas" w:date="2016-12-07T12:43:00Z">
          <w:pPr>
            <w:jc w:val="both"/>
          </w:pPr>
        </w:pPrChange>
      </w:pPr>
    </w:p>
    <w:p w14:paraId="7E4CA9EC" w14:textId="11E8D274" w:rsidR="007E218D" w:rsidRDefault="00987C9A" w:rsidP="00675A5D">
      <w:pPr>
        <w:spacing w:after="200"/>
        <w:jc w:val="both"/>
        <w:rPr>
          <w:ins w:id="82" w:author="Thomas" w:date="2016-12-07T09:34:00Z"/>
          <w:rFonts w:ascii="Times New Roman" w:eastAsiaTheme="minorEastAsia" w:hAnsi="Times New Roman" w:cs="Times New Roman"/>
          <w:sz w:val="24"/>
          <w:szCs w:val="24"/>
          <w:lang w:val="en-CA"/>
        </w:rPr>
        <w:pPrChange w:id="83" w:author="Thomas" w:date="2016-12-07T12:43:00Z">
          <w:pPr>
            <w:jc w:val="both"/>
          </w:pPr>
        </w:pPrChange>
      </w:pPr>
      <w:r w:rsidRPr="00987C9A">
        <w:rPr>
          <w:rFonts w:ascii="Times New Roman" w:eastAsiaTheme="minorEastAsia" w:hAnsi="Times New Roman" w:cs="Times New Roman"/>
          <w:sz w:val="24"/>
          <w:szCs w:val="24"/>
          <w:lang w:val="en-CA"/>
        </w:rPr>
        <w:t xml:space="preserve">Recruitment is </w:t>
      </w:r>
      <w:ins w:id="84" w:author="Thomas" w:date="2016-12-07T10:27:00Z">
        <w:r w:rsidR="00487376">
          <w:rPr>
            <w:rFonts w:ascii="Times New Roman" w:eastAsiaTheme="minorEastAsia" w:hAnsi="Times New Roman" w:cs="Times New Roman"/>
            <w:sz w:val="24"/>
            <w:szCs w:val="24"/>
            <w:lang w:val="en-CA"/>
          </w:rPr>
          <w:t xml:space="preserve">derived from a mean recruitment estimate for each stock over the whole time period </w:t>
        </w:r>
      </w:ins>
      <m:oMath>
        <m:acc>
          <m:accPr>
            <m:chr m:val="̅"/>
            <m:ctrlPr>
              <w:ins w:id="85" w:author="Thomas" w:date="2016-12-07T10:28:00Z">
                <w:rPr>
                  <w:rFonts w:ascii="Cambria Math" w:eastAsiaTheme="minorEastAsia" w:hAnsi="Cambria Math" w:cs="Times New Roman"/>
                  <w:i/>
                  <w:sz w:val="24"/>
                  <w:szCs w:val="24"/>
                  <w:lang w:val="en-CA"/>
                </w:rPr>
              </w:ins>
            </m:ctrlPr>
          </m:accPr>
          <m:e>
            <m:r>
              <w:ins w:id="86" w:author="Thomas" w:date="2016-12-07T10:28:00Z">
                <w:rPr>
                  <w:rFonts w:ascii="Cambria Math" w:eastAsiaTheme="minorEastAsia" w:hAnsi="Cambria Math" w:cs="Times New Roman"/>
                  <w:sz w:val="24"/>
                  <w:szCs w:val="24"/>
                  <w:lang w:val="en-CA"/>
                </w:rPr>
                <m:t>R</m:t>
              </w:ins>
            </m:r>
          </m:e>
        </m:acc>
      </m:oMath>
      <w:ins w:id="87" w:author="Thomas" w:date="2016-12-07T11:44:00Z">
        <w:r w:rsidR="00840F01">
          <w:rPr>
            <w:rFonts w:ascii="Times New Roman" w:eastAsiaTheme="minorEastAsia" w:hAnsi="Times New Roman" w:cs="Times New Roman"/>
            <w:sz w:val="24"/>
            <w:szCs w:val="24"/>
            <w:lang w:val="en-CA"/>
          </w:rPr>
          <w:t xml:space="preserve"> which is assume to occur in user</w:t>
        </w:r>
      </w:ins>
      <w:del w:id="88" w:author="Thomas" w:date="2016-12-07T11:44:00Z">
        <w:r w:rsidRPr="00987C9A" w:rsidDel="00840F01">
          <w:rPr>
            <w:rFonts w:ascii="Times New Roman" w:eastAsiaTheme="minorEastAsia" w:hAnsi="Times New Roman" w:cs="Times New Roman"/>
            <w:sz w:val="24"/>
            <w:szCs w:val="24"/>
            <w:lang w:val="en-CA"/>
          </w:rPr>
          <w:delText xml:space="preserve">assumed to occur in </w:delText>
        </w:r>
        <w:r w:rsidR="007A35AD" w:rsidDel="00840F01">
          <w:rPr>
            <w:rFonts w:ascii="Times New Roman" w:eastAsiaTheme="minorEastAsia" w:hAnsi="Times New Roman" w:cs="Times New Roman"/>
            <w:sz w:val="24"/>
            <w:szCs w:val="24"/>
            <w:lang w:val="en-CA"/>
          </w:rPr>
          <w:delText xml:space="preserve">a </w:delText>
        </w:r>
        <w:r w:rsidRPr="00987C9A" w:rsidDel="00840F01">
          <w:rPr>
            <w:rFonts w:ascii="Times New Roman" w:eastAsiaTheme="minorEastAsia" w:hAnsi="Times New Roman" w:cs="Times New Roman"/>
            <w:sz w:val="24"/>
            <w:szCs w:val="24"/>
            <w:lang w:val="en-CA"/>
          </w:rPr>
          <w:delText>user</w:delText>
        </w:r>
      </w:del>
      <w:r w:rsidRPr="00987C9A">
        <w:rPr>
          <w:rFonts w:ascii="Times New Roman" w:eastAsiaTheme="minorEastAsia" w:hAnsi="Times New Roman" w:cs="Times New Roman"/>
          <w:sz w:val="24"/>
          <w:szCs w:val="24"/>
          <w:lang w:val="en-CA"/>
        </w:rPr>
        <w:t>-specified spawning area</w:t>
      </w:r>
      <w:ins w:id="89" w:author="Thomas" w:date="2016-12-07T11:45:00Z">
        <w:r w:rsidR="00840F01">
          <w:rPr>
            <w:rFonts w:ascii="Times New Roman" w:eastAsiaTheme="minorEastAsia" w:hAnsi="Times New Roman" w:cs="Times New Roman"/>
            <w:sz w:val="24"/>
            <w:szCs w:val="24"/>
            <w:lang w:val="en-CA"/>
          </w:rPr>
          <w:t>s</w:t>
        </w:r>
      </w:ins>
      <w:r w:rsidRPr="00987C9A">
        <w:rPr>
          <w:rFonts w:ascii="Times New Roman" w:eastAsiaTheme="minorEastAsia" w:hAnsi="Times New Roman" w:cs="Times New Roman"/>
          <w:sz w:val="24"/>
          <w:szCs w:val="24"/>
          <w:lang w:val="en-CA"/>
        </w:rPr>
        <w:t xml:space="preserve"> </w:t>
      </w:r>
      <w:del w:id="90" w:author="Thomas" w:date="2016-12-07T11:45:00Z">
        <w:r w:rsidRPr="00987C9A" w:rsidDel="00840F01">
          <w:rPr>
            <w:rFonts w:ascii="Times New Roman" w:eastAsiaTheme="minorEastAsia" w:hAnsi="Times New Roman" w:cs="Times New Roman"/>
            <w:sz w:val="24"/>
            <w:szCs w:val="24"/>
            <w:lang w:val="en-CA"/>
          </w:rPr>
          <w:delText xml:space="preserve">for each stock </w:delText>
        </w:r>
      </w:del>
      <w:proofErr w:type="spellStart"/>
      <w:r w:rsidRPr="00987C9A">
        <w:rPr>
          <w:rFonts w:ascii="Times New Roman" w:eastAsiaTheme="minorEastAsia" w:hAnsi="Times New Roman" w:cs="Times New Roman"/>
          <w:i/>
          <w:sz w:val="24"/>
          <w:szCs w:val="24"/>
          <w:lang w:val="en-CA"/>
        </w:rPr>
        <w:t>rs</w:t>
      </w:r>
      <w:proofErr w:type="spellEnd"/>
      <w:r w:rsidRPr="00987C9A">
        <w:rPr>
          <w:rFonts w:ascii="Times New Roman" w:eastAsiaTheme="minorEastAsia" w:hAnsi="Times New Roman" w:cs="Times New Roman"/>
          <w:sz w:val="24"/>
          <w:szCs w:val="24"/>
          <w:lang w:val="en-CA"/>
        </w:rPr>
        <w:t xml:space="preserve">. </w:t>
      </w:r>
      <w:moveFromRangeStart w:id="91" w:author="Thomas" w:date="2016-12-07T11:45:00Z" w:name="move468874486"/>
      <w:moveFrom w:id="92" w:author="Thomas" w:date="2016-12-07T11:45:00Z">
        <w:r w:rsidRPr="00987C9A" w:rsidDel="00840F01">
          <w:rPr>
            <w:rFonts w:ascii="Times New Roman" w:eastAsiaTheme="minorEastAsia" w:hAnsi="Times New Roman" w:cs="Times New Roman"/>
            <w:sz w:val="24"/>
            <w:szCs w:val="24"/>
            <w:lang w:val="en-CA"/>
          </w:rPr>
          <w:t xml:space="preserve">Recruitment is assumed to follow a Beverton-Holt </w:t>
        </w:r>
        <w:r w:rsidR="007A35AD" w:rsidDel="00840F01">
          <w:rPr>
            <w:rFonts w:ascii="Times New Roman" w:eastAsiaTheme="minorEastAsia" w:hAnsi="Times New Roman" w:cs="Times New Roman"/>
            <w:sz w:val="24"/>
            <w:szCs w:val="24"/>
            <w:lang w:val="en-CA"/>
          </w:rPr>
          <w:t xml:space="preserve">form </w:t>
        </w:r>
        <w:r w:rsidR="00A93B41" w:rsidDel="00840F01">
          <w:rPr>
            <w:rFonts w:ascii="Times New Roman" w:eastAsiaTheme="minorEastAsia" w:hAnsi="Times New Roman" w:cs="Times New Roman"/>
            <w:sz w:val="24"/>
            <w:szCs w:val="24"/>
            <w:lang w:val="en-CA"/>
          </w:rPr>
          <w:t xml:space="preserve">(or </w:t>
        </w:r>
        <w:r w:rsidR="007A35AD" w:rsidDel="00840F01">
          <w:rPr>
            <w:rFonts w:ascii="Times New Roman" w:eastAsiaTheme="minorEastAsia" w:hAnsi="Times New Roman" w:cs="Times New Roman"/>
            <w:sz w:val="24"/>
            <w:szCs w:val="24"/>
            <w:lang w:val="en-CA"/>
          </w:rPr>
          <w:t xml:space="preserve">as an </w:t>
        </w:r>
        <w:r w:rsidR="00A93B41" w:rsidDel="00840F01">
          <w:rPr>
            <w:rFonts w:ascii="Times New Roman" w:eastAsiaTheme="minorEastAsia" w:hAnsi="Times New Roman" w:cs="Times New Roman"/>
            <w:sz w:val="24"/>
            <w:szCs w:val="24"/>
            <w:lang w:val="en-CA"/>
          </w:rPr>
          <w:t xml:space="preserve">alternative </w:t>
        </w:r>
        <w:r w:rsidR="001D1844" w:rsidDel="00840F01">
          <w:rPr>
            <w:rFonts w:ascii="Times New Roman" w:eastAsiaTheme="minorEastAsia" w:hAnsi="Times New Roman" w:cs="Times New Roman"/>
            <w:sz w:val="24"/>
            <w:szCs w:val="24"/>
            <w:lang w:val="en-CA"/>
          </w:rPr>
          <w:t>for the w</w:t>
        </w:r>
        <w:r w:rsidR="00A93B41" w:rsidDel="00840F01">
          <w:rPr>
            <w:rFonts w:ascii="Times New Roman" w:eastAsiaTheme="minorEastAsia" w:hAnsi="Times New Roman" w:cs="Times New Roman"/>
            <w:sz w:val="24"/>
            <w:szCs w:val="24"/>
            <w:lang w:val="en-CA"/>
          </w:rPr>
          <w:t>est</w:t>
        </w:r>
        <w:r w:rsidR="001D1844" w:rsidDel="00840F01">
          <w:rPr>
            <w:rFonts w:ascii="Times New Roman" w:eastAsiaTheme="minorEastAsia" w:hAnsi="Times New Roman" w:cs="Times New Roman"/>
            <w:sz w:val="24"/>
            <w:szCs w:val="24"/>
            <w:lang w:val="en-CA"/>
          </w:rPr>
          <w:t>ern stock,</w:t>
        </w:r>
        <w:r w:rsidR="00A93B41" w:rsidDel="00840F01">
          <w:rPr>
            <w:rFonts w:ascii="Times New Roman" w:eastAsiaTheme="minorEastAsia" w:hAnsi="Times New Roman" w:cs="Times New Roman"/>
            <w:sz w:val="24"/>
            <w:szCs w:val="24"/>
            <w:lang w:val="en-CA"/>
          </w:rPr>
          <w:t xml:space="preserve"> a ‘hockey stick’</w:t>
        </w:r>
        <w:r w:rsidR="007A35AD" w:rsidDel="00840F01">
          <w:rPr>
            <w:rFonts w:ascii="Times New Roman" w:eastAsiaTheme="minorEastAsia" w:hAnsi="Times New Roman" w:cs="Times New Roman"/>
            <w:sz w:val="24"/>
            <w:szCs w:val="24"/>
            <w:lang w:val="en-CA"/>
          </w:rPr>
          <w:t xml:space="preserve"> form, with consequent straightforward adjustments to the formulae following</w:t>
        </w:r>
        <w:r w:rsidR="00A93B41" w:rsidDel="00840F01">
          <w:rPr>
            <w:rFonts w:ascii="Times New Roman" w:eastAsiaTheme="minorEastAsia" w:hAnsi="Times New Roman" w:cs="Times New Roman"/>
            <w:sz w:val="24"/>
            <w:szCs w:val="24"/>
            <w:lang w:val="en-CA"/>
          </w:rPr>
          <w:t xml:space="preserve">) </w:t>
        </w:r>
        <w:r w:rsidR="00956B68" w:rsidDel="00840F01">
          <w:rPr>
            <w:rFonts w:ascii="Times New Roman" w:eastAsiaTheme="minorEastAsia" w:hAnsi="Times New Roman" w:cs="Times New Roman"/>
            <w:sz w:val="24"/>
            <w:szCs w:val="24"/>
            <w:lang w:val="en-CA"/>
          </w:rPr>
          <w:t>in terms</w:t>
        </w:r>
        <w:r w:rsidRPr="00987C9A" w:rsidDel="00840F01">
          <w:rPr>
            <w:rFonts w:ascii="Times New Roman" w:eastAsiaTheme="minorEastAsia" w:hAnsi="Times New Roman" w:cs="Times New Roman"/>
            <w:sz w:val="24"/>
            <w:szCs w:val="24"/>
            <w:lang w:val="en-CA"/>
          </w:rPr>
          <w:t xml:space="preserve"> of spawning stock biomass </w:t>
        </w:r>
        <w:r w:rsidRPr="00987C9A" w:rsidDel="00840F01">
          <w:rPr>
            <w:rFonts w:ascii="Times New Roman" w:eastAsiaTheme="minorEastAsia" w:hAnsi="Times New Roman" w:cs="Times New Roman"/>
            <w:i/>
            <w:sz w:val="24"/>
            <w:szCs w:val="24"/>
            <w:lang w:val="en-CA"/>
          </w:rPr>
          <w:t>SSB</w:t>
        </w:r>
        <w:r w:rsidRPr="00987C9A" w:rsidDel="00840F01">
          <w:rPr>
            <w:rFonts w:ascii="Times New Roman" w:eastAsiaTheme="minorEastAsia" w:hAnsi="Times New Roman" w:cs="Times New Roman"/>
            <w:sz w:val="24"/>
            <w:szCs w:val="24"/>
            <w:lang w:val="en-CA"/>
          </w:rPr>
          <w:t xml:space="preserve"> in the defined spawning areas </w:t>
        </w:r>
        <w:r w:rsidRPr="00987C9A" w:rsidDel="00840F01">
          <w:rPr>
            <w:rFonts w:ascii="Times New Roman" w:eastAsiaTheme="minorEastAsia" w:hAnsi="Times New Roman" w:cs="Times New Roman"/>
            <w:i/>
            <w:sz w:val="24"/>
            <w:szCs w:val="24"/>
            <w:lang w:val="en-CA"/>
          </w:rPr>
          <w:t>rs</w:t>
        </w:r>
        <w:r w:rsidRPr="00987C9A" w:rsidDel="00840F01">
          <w:rPr>
            <w:rFonts w:ascii="Times New Roman" w:eastAsiaTheme="minorEastAsia" w:hAnsi="Times New Roman" w:cs="Times New Roman"/>
            <w:sz w:val="24"/>
            <w:szCs w:val="24"/>
            <w:lang w:val="en-CA"/>
          </w:rPr>
          <w:t xml:space="preserve"> relative to unfished spawning stock biomass </w:t>
        </w:r>
        <w:r w:rsidRPr="00987C9A" w:rsidDel="00840F01">
          <w:rPr>
            <w:rFonts w:ascii="Times New Roman" w:eastAsiaTheme="minorEastAsia" w:hAnsi="Times New Roman" w:cs="Times New Roman"/>
            <w:i/>
            <w:sz w:val="24"/>
            <w:szCs w:val="24"/>
            <w:lang w:val="en-CA"/>
          </w:rPr>
          <w:t>SSB0</w:t>
        </w:r>
        <w:r w:rsidRPr="00987C9A" w:rsidDel="00840F01">
          <w:rPr>
            <w:rFonts w:ascii="Times New Roman" w:eastAsiaTheme="minorEastAsia" w:hAnsi="Times New Roman" w:cs="Times New Roman"/>
            <w:sz w:val="24"/>
            <w:szCs w:val="24"/>
            <w:lang w:val="en-CA"/>
          </w:rPr>
          <w:t xml:space="preserve"> and is subject to annual recruitment deviations </w:t>
        </w:r>
        <w:r w:rsidRPr="00987C9A" w:rsidDel="00840F01">
          <w:rPr>
            <w:rFonts w:ascii="Times New Roman" w:eastAsiaTheme="minorEastAsia" w:hAnsi="Times New Roman" w:cs="Times New Roman"/>
            <w:i/>
            <w:sz w:val="24"/>
            <w:szCs w:val="24"/>
            <w:lang w:val="en-CA"/>
          </w:rPr>
          <w:t>R</w:t>
        </w:r>
        <w:r w:rsidRPr="00987C9A" w:rsidDel="00840F01">
          <w:rPr>
            <w:rFonts w:ascii="Times New Roman" w:eastAsiaTheme="minorEastAsia" w:hAnsi="Times New Roman" w:cs="Times New Roman"/>
            <w:sz w:val="24"/>
            <w:szCs w:val="24"/>
            <w:lang w:val="en-CA"/>
          </w:rPr>
          <w:t>, for each stock</w:t>
        </w:r>
        <w:r w:rsidR="00956B68" w:rsidDel="00840F01">
          <w:rPr>
            <w:rFonts w:ascii="Times New Roman" w:eastAsiaTheme="minorEastAsia" w:hAnsi="Times New Roman" w:cs="Times New Roman"/>
            <w:sz w:val="24"/>
            <w:szCs w:val="24"/>
            <w:lang w:val="en-CA"/>
          </w:rPr>
          <w:t>:</w:t>
        </w:r>
        <w:r w:rsidRPr="00987C9A" w:rsidDel="00840F01">
          <w:rPr>
            <w:rFonts w:ascii="Times New Roman" w:eastAsiaTheme="minorEastAsia" w:hAnsi="Times New Roman" w:cs="Times New Roman"/>
            <w:sz w:val="24"/>
            <w:szCs w:val="24"/>
            <w:lang w:val="en-CA"/>
          </w:rPr>
          <w:t xml:space="preserve"> </w:t>
        </w:r>
      </w:moveFrom>
      <w:moveFromRangeEnd w:id="91"/>
    </w:p>
    <w:p w14:paraId="059B3307" w14:textId="18963207" w:rsidR="005232BA" w:rsidDel="00675A5D" w:rsidRDefault="005232BA" w:rsidP="00406114">
      <w:pPr>
        <w:jc w:val="both"/>
        <w:rPr>
          <w:del w:id="93" w:author="Thomas" w:date="2016-12-07T12:42:00Z"/>
          <w:rFonts w:ascii="Times New Roman" w:eastAsiaTheme="minorEastAsia" w:hAnsi="Times New Roman" w:cs="Times New Roman"/>
          <w:sz w:val="24"/>
          <w:szCs w:val="24"/>
          <w:lang w:val="en-CA"/>
        </w:rPr>
      </w:pPr>
    </w:p>
    <w:p w14:paraId="5E1FC88E" w14:textId="77777777" w:rsidR="007E218D" w:rsidRDefault="007E218D" w:rsidP="00406114">
      <w:pPr>
        <w:jc w:val="both"/>
        <w:rPr>
          <w:rFonts w:ascii="Times New Roman" w:eastAsiaTheme="minorEastAsia" w:hAnsi="Times New Roman" w:cs="Times New Roman"/>
          <w:sz w:val="24"/>
          <w:szCs w:val="24"/>
          <w:lang w:val="en-CA"/>
        </w:rPr>
      </w:pPr>
    </w:p>
    <w:p w14:paraId="045DD950" w14:textId="018B3847" w:rsidR="007E218D" w:rsidRDefault="009D082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ins w:id="94" w:author="Thomas" w:date="2016-12-07T10:22:00Z">
                <w:rPr>
                  <w:rFonts w:ascii="Cambria Math" w:eastAsiaTheme="minorEastAsia" w:hAnsi="Cambria Math" w:cs="Times New Roman"/>
                  <w:sz w:val="24"/>
                  <w:szCs w:val="24"/>
                  <w:lang w:val="en-CA"/>
                </w:rPr>
              </w:ins>
            </m:ctrlPr>
          </m:sSubPr>
          <m:e>
            <m:acc>
              <m:accPr>
                <m:chr m:val="̅"/>
                <m:ctrlPr>
                  <w:ins w:id="95" w:author="Thomas" w:date="2016-12-07T10:23:00Z">
                    <w:rPr>
                      <w:rFonts w:ascii="Cambria Math" w:eastAsiaTheme="minorEastAsia" w:hAnsi="Cambria Math" w:cs="Times New Roman"/>
                      <w:i/>
                      <w:sz w:val="24"/>
                      <w:szCs w:val="24"/>
                      <w:lang w:val="en-CA"/>
                    </w:rPr>
                  </w:ins>
                </m:ctrlPr>
              </m:accPr>
              <m:e>
                <m:r>
                  <w:ins w:id="96" w:author="Thomas" w:date="2016-12-07T10:23:00Z">
                    <w:rPr>
                      <w:rFonts w:ascii="Cambria Math" w:eastAsiaTheme="minorEastAsia" w:hAnsi="Cambria Math" w:cs="Times New Roman"/>
                      <w:sz w:val="24"/>
                      <w:szCs w:val="24"/>
                      <w:lang w:val="en-CA"/>
                    </w:rPr>
                    <m:t>R</m:t>
                  </w:ins>
                </m:r>
              </m:e>
            </m:acc>
          </m:e>
          <m:sub>
            <m:r>
              <w:ins w:id="97" w:author="Thomas" w:date="2016-12-07T10:22:00Z">
                <w:rPr>
                  <w:rFonts w:ascii="Cambria Math" w:eastAsiaTheme="minorEastAsia" w:hAnsi="Cambria Math" w:cs="Times New Roman"/>
                  <w:sz w:val="24"/>
                  <w:szCs w:val="24"/>
                  <w:lang w:val="en-CA"/>
                </w:rPr>
                <m:t>s</m:t>
              </w:ins>
            </m:r>
          </m:sub>
        </m:sSub>
        <m:r>
          <w:ins w:id="98" w:author="Thomas" w:date="2016-12-07T10:26:00Z">
            <m:rPr>
              <m:sty m:val="p"/>
            </m:rPr>
            <w:rPr>
              <w:rFonts w:ascii="Cambria Math" w:eastAsiaTheme="minorEastAsia" w:hAnsi="Cambria Math" w:cs="Times New Roman"/>
              <w:sz w:val="24"/>
              <w:szCs w:val="24"/>
              <w:lang w:val="en-CA"/>
            </w:rPr>
            <m:t xml:space="preserve"> </m:t>
          </w:ins>
        </m:r>
        <m:r>
          <w:ins w:id="99" w:author="Thomas" w:date="2016-12-07T10:26:00Z">
            <m:rPr>
              <m:sty m:val="p"/>
            </m:rPr>
            <w:rPr>
              <w:rFonts w:ascii="Cambria Math" w:eastAsiaTheme="minorEastAsia" w:hAnsi="Cambria Math" w:cs="Times New Roman"/>
              <w:sz w:val="24"/>
              <w:szCs w:val="24"/>
              <w:lang w:val="en-CA"/>
            </w:rPr>
            <m:t>exp⁡</m:t>
          </w:ins>
        </m:r>
        <m:d>
          <m:dPr>
            <m:ctrlPr>
              <w:ins w:id="100" w:author="Thomas" w:date="2016-12-07T10:26:00Z">
                <w:rPr>
                  <w:rFonts w:ascii="Cambria Math" w:eastAsiaTheme="minorEastAsia" w:hAnsi="Cambria Math" w:cs="Times New Roman"/>
                  <w:i/>
                  <w:sz w:val="24"/>
                  <w:szCs w:val="24"/>
                  <w:lang w:val="en-CA"/>
                </w:rPr>
              </w:ins>
            </m:ctrlPr>
          </m:dPr>
          <m:e>
            <m:sPre>
              <m:sPrePr>
                <m:ctrlPr>
                  <w:ins w:id="101" w:author="Thomas" w:date="2016-12-07T10:26:00Z">
                    <w:rPr>
                      <w:rFonts w:ascii="Cambria Math" w:eastAsiaTheme="minorEastAsia" w:hAnsi="Cambria Math" w:cs="Times New Roman"/>
                      <w:i/>
                      <w:sz w:val="24"/>
                      <w:szCs w:val="24"/>
                      <w:lang w:val="en-CA"/>
                    </w:rPr>
                  </w:ins>
                </m:ctrlPr>
              </m:sPrePr>
              <m:sub>
                <m:r>
                  <w:ins w:id="102" w:author="Thomas" w:date="2016-12-07T10:26:00Z">
                    <w:rPr>
                      <w:rFonts w:ascii="Cambria Math" w:eastAsiaTheme="minorEastAsia" w:hAnsi="Cambria Math" w:cs="Times New Roman"/>
                      <w:sz w:val="24"/>
                      <w:szCs w:val="24"/>
                      <w:lang w:val="en-CA"/>
                    </w:rPr>
                    <m:t>R</m:t>
                  </w:ins>
                </m:r>
              </m:sub>
              <m:sup/>
              <m:e>
                <m:sSub>
                  <m:sSubPr>
                    <m:ctrlPr>
                      <w:ins w:id="103" w:author="Thomas" w:date="2016-12-07T10:26:00Z">
                        <w:rPr>
                          <w:rFonts w:ascii="Cambria Math" w:eastAsiaTheme="minorEastAsia" w:hAnsi="Cambria Math" w:cs="Times New Roman"/>
                          <w:i/>
                          <w:sz w:val="24"/>
                          <w:szCs w:val="24"/>
                          <w:lang w:val="en-CA"/>
                        </w:rPr>
                      </w:ins>
                    </m:ctrlPr>
                  </m:sSubPr>
                  <m:e>
                    <m:r>
                      <w:ins w:id="104" w:author="Thomas" w:date="2016-12-07T10:26:00Z">
                        <w:rPr>
                          <w:rFonts w:ascii="Cambria Math" w:eastAsiaTheme="minorEastAsia" w:hAnsi="Cambria Math" w:cs="Times New Roman"/>
                          <w:sz w:val="24"/>
                          <w:szCs w:val="24"/>
                          <w:lang w:val="en-CA"/>
                        </w:rPr>
                        <m:t>ε</m:t>
                      </w:ins>
                    </m:r>
                  </m:e>
                  <m:sub>
                    <m:r>
                      <w:ins w:id="105" w:author="Thomas" w:date="2016-12-07T10:26:00Z">
                        <w:rPr>
                          <w:rFonts w:ascii="Cambria Math" w:eastAsiaTheme="minorEastAsia" w:hAnsi="Cambria Math" w:cs="Times New Roman"/>
                          <w:sz w:val="24"/>
                          <w:szCs w:val="24"/>
                          <w:lang w:val="en-CA"/>
                        </w:rPr>
                        <m:t>y</m:t>
                      </w:ins>
                    </m:r>
                  </m:sub>
                </m:sSub>
                <m:r>
                  <w:ins w:id="106" w:author="Thomas" w:date="2016-12-07T10:26:00Z">
                    <w:rPr>
                      <w:rFonts w:ascii="Cambria Math" w:eastAsiaTheme="minorEastAsia" w:hAnsi="Cambria Math" w:cs="Times New Roman"/>
                      <w:sz w:val="24"/>
                      <w:szCs w:val="24"/>
                      <w:lang w:val="en-CA"/>
                    </w:rPr>
                    <m:t>-</m:t>
                  </w:ins>
                </m:r>
              </m:e>
            </m:sPre>
            <m:sPre>
              <m:sPrePr>
                <m:ctrlPr>
                  <w:ins w:id="107" w:author="Thomas" w:date="2016-12-07T10:26:00Z">
                    <w:rPr>
                      <w:rFonts w:ascii="Cambria Math" w:eastAsiaTheme="minorEastAsia" w:hAnsi="Cambria Math" w:cs="Times New Roman"/>
                      <w:i/>
                      <w:sz w:val="24"/>
                      <w:szCs w:val="24"/>
                      <w:lang w:val="en-CA"/>
                    </w:rPr>
                  </w:ins>
                </m:ctrlPr>
              </m:sPrePr>
              <m:sub>
                <m:r>
                  <w:ins w:id="108" w:author="Thomas" w:date="2016-12-07T10:26:00Z">
                    <w:rPr>
                      <w:rFonts w:ascii="Cambria Math" w:eastAsiaTheme="minorEastAsia" w:hAnsi="Cambria Math" w:cs="Times New Roman"/>
                      <w:sz w:val="24"/>
                      <w:szCs w:val="24"/>
                      <w:lang w:val="en-CA"/>
                    </w:rPr>
                    <m:t>R</m:t>
                  </w:ins>
                </m:r>
              </m:sub>
              <m:sup/>
              <m:e>
                <m:sSup>
                  <m:sSupPr>
                    <m:ctrlPr>
                      <w:ins w:id="109" w:author="Thomas" w:date="2016-12-07T10:26:00Z">
                        <w:rPr>
                          <w:rFonts w:ascii="Cambria Math" w:eastAsiaTheme="minorEastAsia" w:hAnsi="Cambria Math" w:cs="Times New Roman"/>
                          <w:i/>
                          <w:sz w:val="24"/>
                          <w:szCs w:val="24"/>
                          <w:lang w:val="en-CA"/>
                        </w:rPr>
                      </w:ins>
                    </m:ctrlPr>
                  </m:sSupPr>
                  <m:e>
                    <m:r>
                      <w:ins w:id="110" w:author="Thomas" w:date="2016-12-07T10:26:00Z">
                        <w:rPr>
                          <w:rFonts w:ascii="Cambria Math" w:eastAsiaTheme="minorEastAsia" w:hAnsi="Cambria Math" w:cs="Times New Roman"/>
                          <w:sz w:val="24"/>
                          <w:szCs w:val="24"/>
                          <w:lang w:val="en-CA"/>
                        </w:rPr>
                        <m:t>σ</m:t>
                      </w:ins>
                    </m:r>
                  </m:e>
                  <m:sup>
                    <m:r>
                      <w:ins w:id="111" w:author="Thomas" w:date="2016-12-07T10:26:00Z">
                        <w:rPr>
                          <w:rFonts w:ascii="Cambria Math" w:eastAsiaTheme="minorEastAsia" w:hAnsi="Cambria Math" w:cs="Times New Roman"/>
                          <w:sz w:val="24"/>
                          <w:szCs w:val="24"/>
                          <w:lang w:val="en-CA"/>
                        </w:rPr>
                        <m:t>2</m:t>
                      </w:ins>
                    </m:r>
                  </m:sup>
                </m:sSup>
              </m:e>
            </m:sPre>
            <m:r>
              <w:ins w:id="112" w:author="Thomas" w:date="2016-12-07T10:26:00Z">
                <w:rPr>
                  <w:rFonts w:ascii="Cambria Math" w:eastAsiaTheme="minorEastAsia" w:hAnsi="Cambria Math" w:cs="Times New Roman"/>
                  <w:sz w:val="24"/>
                  <w:szCs w:val="24"/>
                  <w:lang w:val="en-CA"/>
                </w:rPr>
                <m:t>/2</m:t>
              </w:ins>
            </m:r>
          </m:e>
        </m:d>
        <m:sSub>
          <m:sSubPr>
            <m:ctrlPr>
              <w:del w:id="113" w:author="Thomas" w:date="2016-12-07T10:26:00Z">
                <w:rPr>
                  <w:rFonts w:ascii="Cambria Math" w:eastAsiaTheme="minorEastAsia" w:hAnsi="Cambria Math" w:cs="Times New Roman"/>
                  <w:sz w:val="24"/>
                  <w:szCs w:val="24"/>
                  <w:lang w:val="en-CA"/>
                </w:rPr>
              </w:del>
            </m:ctrlPr>
          </m:sSubPr>
          <m:e>
            <m:r>
              <w:del w:id="114" w:author="Thomas" w:date="2016-12-07T10:26:00Z">
                <m:rPr>
                  <m:sty m:val="p"/>
                </m:rPr>
                <w:rPr>
                  <w:rFonts w:ascii="Cambria Math" w:eastAsiaTheme="minorEastAsia" w:hAnsi="Cambria Math" w:cs="Times New Roman"/>
                  <w:sz w:val="24"/>
                  <w:szCs w:val="24"/>
                  <w:lang w:val="en-CA"/>
                </w:rPr>
                <m:t>exp⁡</m:t>
              </w:del>
            </m:r>
            <m:r>
              <w:del w:id="115" w:author="Thomas" w:date="2016-12-07T10:26:00Z">
                <w:rPr>
                  <w:rFonts w:ascii="Cambria Math" w:eastAsiaTheme="minorEastAsia" w:hAnsi="Cambria Math" w:cs="Times New Roman"/>
                  <w:sz w:val="24"/>
                  <w:szCs w:val="24"/>
                  <w:lang w:val="en-CA"/>
                </w:rPr>
                <m:t>R</m:t>
              </w:del>
            </m:r>
          </m:e>
          <m:sub>
            <m:r>
              <w:del w:id="116" w:author="Thomas" w:date="2016-12-07T10:26:00Z">
                <w:rPr>
                  <w:rFonts w:ascii="Cambria Math" w:eastAsiaTheme="minorEastAsia" w:hAnsi="Cambria Math" w:cs="Times New Roman"/>
                  <w:sz w:val="24"/>
                  <w:szCs w:val="24"/>
                  <w:lang w:val="en-CA"/>
                </w:rPr>
                <m:t>s</m:t>
              </w:del>
            </m:r>
            <m:r>
              <w:del w:id="117" w:author="Thomas" w:date="2016-12-07T10:26:00Z">
                <m:rPr>
                  <m:sty m:val="p"/>
                </m:rPr>
                <w:rPr>
                  <w:rFonts w:ascii="Cambria Math" w:eastAsiaTheme="minorEastAsia" w:hAnsi="Cambria Math" w:cs="Times New Roman"/>
                  <w:sz w:val="24"/>
                  <w:szCs w:val="24"/>
                  <w:lang w:val="en-CA"/>
                </w:rPr>
                <m:t>,</m:t>
              </w:del>
            </m:r>
            <m:r>
              <w:del w:id="118" w:author="Thomas" w:date="2016-12-07T10:26:00Z">
                <w:rPr>
                  <w:rFonts w:ascii="Cambria Math" w:eastAsiaTheme="minorEastAsia" w:hAnsi="Cambria Math" w:cs="Times New Roman"/>
                  <w:sz w:val="24"/>
                  <w:szCs w:val="24"/>
                  <w:lang w:val="en-CA"/>
                </w:rPr>
                <m:t>y</m:t>
              </w:del>
            </m:r>
          </m:sub>
        </m:sSub>
        <m:r>
          <w:del w:id="119" w:author="Thomas" w:date="2016-12-07T10:26:00Z">
            <m:rPr>
              <m:sty m:val="p"/>
            </m:rPr>
            <w:rPr>
              <w:rFonts w:ascii="Cambria Math" w:eastAsiaTheme="minorEastAsia" w:hAnsi="Cambria Math" w:cs="Times New Roman"/>
              <w:sz w:val="24"/>
              <w:szCs w:val="24"/>
              <w:lang w:val="en-CA"/>
            </w:rPr>
            <m:t>∙</m:t>
          </w:del>
        </m:r>
        <m:f>
          <m:fPr>
            <m:ctrlPr>
              <w:del w:id="120" w:author="Thomas" w:date="2016-12-07T10:26:00Z">
                <w:rPr>
                  <w:rFonts w:ascii="Cambria Math" w:eastAsiaTheme="minorEastAsia" w:hAnsi="Cambria Math" w:cs="Times New Roman"/>
                  <w:sz w:val="24"/>
                  <w:szCs w:val="24"/>
                  <w:lang w:val="en-CA"/>
                </w:rPr>
              </w:del>
            </m:ctrlPr>
          </m:fPr>
          <m:num>
            <m:r>
              <w:del w:id="121" w:author="Thomas" w:date="2016-12-07T10:26:00Z">
                <m:rPr>
                  <m:sty m:val="p"/>
                </m:rPr>
                <w:rPr>
                  <w:rFonts w:ascii="Cambria Math" w:eastAsiaTheme="minorEastAsia" w:hAnsi="Cambria Math" w:cs="Times New Roman"/>
                  <w:sz w:val="24"/>
                  <w:szCs w:val="24"/>
                  <w:lang w:val="en-CA"/>
                </w:rPr>
                <m:t>0.8∙</m:t>
              </w:del>
            </m:r>
            <m:sSub>
              <m:sSubPr>
                <m:ctrlPr>
                  <w:del w:id="122" w:author="Thomas" w:date="2016-12-07T10:26:00Z">
                    <w:rPr>
                      <w:rFonts w:ascii="Cambria Math" w:eastAsiaTheme="minorEastAsia" w:hAnsi="Cambria Math" w:cs="Times New Roman"/>
                      <w:sz w:val="24"/>
                      <w:szCs w:val="24"/>
                      <w:lang w:val="en-CA"/>
                    </w:rPr>
                  </w:del>
                </m:ctrlPr>
              </m:sSubPr>
              <m:e>
                <m:r>
                  <w:del w:id="123" w:author="Thomas" w:date="2016-12-07T10:26:00Z">
                    <w:rPr>
                      <w:rFonts w:ascii="Cambria Math" w:eastAsiaTheme="minorEastAsia" w:hAnsi="Cambria Math" w:cs="Times New Roman"/>
                      <w:sz w:val="24"/>
                      <w:szCs w:val="24"/>
                      <w:lang w:val="en-CA"/>
                    </w:rPr>
                    <m:t>R</m:t>
                  </w:del>
                </m:r>
                <m:r>
                  <w:del w:id="124" w:author="Thomas" w:date="2016-12-07T10:26:00Z">
                    <m:rPr>
                      <m:sty m:val="p"/>
                    </m:rPr>
                    <w:rPr>
                      <w:rFonts w:ascii="Cambria Math" w:eastAsiaTheme="minorEastAsia" w:hAnsi="Cambria Math" w:cs="Times New Roman"/>
                      <w:sz w:val="24"/>
                      <w:szCs w:val="24"/>
                      <w:lang w:val="en-CA"/>
                    </w:rPr>
                    <m:t>0</m:t>
                  </w:del>
                </m:r>
              </m:e>
              <m:sub>
                <m:r>
                  <w:del w:id="125" w:author="Thomas" w:date="2016-12-07T10:26:00Z">
                    <w:rPr>
                      <w:rFonts w:ascii="Cambria Math" w:eastAsiaTheme="minorEastAsia" w:hAnsi="Cambria Math" w:cs="Times New Roman"/>
                      <w:sz w:val="24"/>
                      <w:szCs w:val="24"/>
                      <w:lang w:val="en-CA"/>
                    </w:rPr>
                    <m:t>s</m:t>
                  </w:del>
                </m:r>
              </m:sub>
            </m:sSub>
            <m:r>
              <w:del w:id="126" w:author="Thomas" w:date="2016-12-07T10:26:00Z">
                <m:rPr>
                  <m:sty m:val="p"/>
                </m:rPr>
                <w:rPr>
                  <w:rFonts w:ascii="Cambria Math" w:eastAsiaTheme="minorEastAsia" w:hAnsi="Cambria Math" w:cs="Times New Roman"/>
                  <w:sz w:val="24"/>
                  <w:szCs w:val="24"/>
                  <w:lang w:val="en-CA"/>
                </w:rPr>
                <m:t>∙</m:t>
              </w:del>
            </m:r>
            <m:sSub>
              <m:sSubPr>
                <m:ctrlPr>
                  <w:del w:id="127" w:author="Thomas" w:date="2016-12-07T10:26:00Z">
                    <w:rPr>
                      <w:rFonts w:ascii="Cambria Math" w:eastAsiaTheme="minorEastAsia" w:hAnsi="Cambria Math" w:cs="Times New Roman"/>
                      <w:sz w:val="24"/>
                      <w:szCs w:val="24"/>
                      <w:lang w:val="en-CA"/>
                    </w:rPr>
                  </w:del>
                </m:ctrlPr>
              </m:sSubPr>
              <m:e>
                <m:r>
                  <w:del w:id="128" w:author="Thomas" w:date="2016-12-07T10:26:00Z">
                    <w:rPr>
                      <w:rFonts w:ascii="Cambria Math" w:eastAsiaTheme="minorEastAsia" w:hAnsi="Cambria Math" w:cs="Times New Roman"/>
                      <w:sz w:val="24"/>
                      <w:szCs w:val="24"/>
                      <w:lang w:val="en-CA"/>
                    </w:rPr>
                    <m:t>h</m:t>
                  </w:del>
                </m:r>
              </m:e>
              <m:sub>
                <m:r>
                  <w:del w:id="129" w:author="Thomas" w:date="2016-12-07T10:26:00Z">
                    <w:rPr>
                      <w:rFonts w:ascii="Cambria Math" w:eastAsiaTheme="minorEastAsia" w:hAnsi="Cambria Math" w:cs="Times New Roman"/>
                      <w:sz w:val="24"/>
                      <w:szCs w:val="24"/>
                      <w:lang w:val="en-CA"/>
                    </w:rPr>
                    <m:t>s</m:t>
                  </w:del>
                </m:r>
              </m:sub>
            </m:sSub>
            <m:r>
              <w:del w:id="130" w:author="Thomas" w:date="2016-12-07T10:26:00Z">
                <m:rPr>
                  <m:sty m:val="p"/>
                </m:rPr>
                <w:rPr>
                  <w:rFonts w:ascii="Cambria Math" w:eastAsiaTheme="minorEastAsia" w:hAnsi="Cambria Math" w:cs="Times New Roman"/>
                  <w:sz w:val="24"/>
                  <w:szCs w:val="24"/>
                  <w:lang w:val="en-CA"/>
                </w:rPr>
                <m:t>∙</m:t>
              </w:del>
            </m:r>
            <m:sSub>
              <m:sSubPr>
                <m:ctrlPr>
                  <w:del w:id="131" w:author="Thomas" w:date="2016-12-07T10:26:00Z">
                    <w:rPr>
                      <w:rFonts w:ascii="Cambria Math" w:eastAsiaTheme="minorEastAsia" w:hAnsi="Cambria Math" w:cs="Times New Roman"/>
                      <w:sz w:val="24"/>
                      <w:szCs w:val="24"/>
                      <w:lang w:val="en-CA"/>
                    </w:rPr>
                  </w:del>
                </m:ctrlPr>
              </m:sSubPr>
              <m:e>
                <m:r>
                  <w:del w:id="132" w:author="Thomas" w:date="2016-12-07T10:26:00Z">
                    <w:rPr>
                      <w:rFonts w:ascii="Cambria Math" w:eastAsiaTheme="minorEastAsia" w:hAnsi="Cambria Math" w:cs="Times New Roman"/>
                      <w:sz w:val="24"/>
                      <w:szCs w:val="24"/>
                      <w:lang w:val="en-CA"/>
                    </w:rPr>
                    <m:t>SSB</m:t>
                  </w:del>
                </m:r>
              </m:e>
              <m:sub>
                <m:r>
                  <w:del w:id="133" w:author="Thomas" w:date="2016-12-07T10:26:00Z">
                    <w:rPr>
                      <w:rFonts w:ascii="Cambria Math" w:eastAsiaTheme="minorEastAsia" w:hAnsi="Cambria Math" w:cs="Times New Roman"/>
                      <w:sz w:val="24"/>
                      <w:szCs w:val="24"/>
                      <w:lang w:val="en-CA"/>
                    </w:rPr>
                    <m:t>s</m:t>
                  </w:del>
                </m:r>
                <m:r>
                  <w:del w:id="134" w:author="Thomas" w:date="2016-12-07T10:26:00Z">
                    <m:rPr>
                      <m:sty m:val="p"/>
                    </m:rPr>
                    <w:rPr>
                      <w:rFonts w:ascii="Cambria Math" w:eastAsiaTheme="minorEastAsia" w:hAnsi="Cambria Math" w:cs="Times New Roman"/>
                      <w:sz w:val="24"/>
                      <w:szCs w:val="24"/>
                      <w:lang w:val="en-CA"/>
                    </w:rPr>
                    <m:t>,</m:t>
                  </w:del>
                </m:r>
                <m:r>
                  <w:del w:id="135" w:author="Thomas" w:date="2016-12-07T10:26:00Z">
                    <w:rPr>
                      <w:rFonts w:ascii="Cambria Math" w:eastAsiaTheme="minorEastAsia" w:hAnsi="Cambria Math" w:cs="Times New Roman"/>
                      <w:sz w:val="24"/>
                      <w:szCs w:val="24"/>
                      <w:lang w:val="en-CA"/>
                    </w:rPr>
                    <m:t>y-1</m:t>
                  </w:del>
                </m:r>
              </m:sub>
            </m:sSub>
          </m:num>
          <m:den>
            <m:r>
              <w:del w:id="136" w:author="Thomas" w:date="2016-12-07T10:26:00Z">
                <m:rPr>
                  <m:sty m:val="p"/>
                </m:rPr>
                <w:rPr>
                  <w:rFonts w:ascii="Cambria Math" w:eastAsiaTheme="minorEastAsia" w:hAnsi="Cambria Math" w:cs="Times New Roman"/>
                  <w:sz w:val="24"/>
                  <w:szCs w:val="24"/>
                  <w:lang w:val="en-CA"/>
                </w:rPr>
                <m:t>0.2∙</m:t>
              </w:del>
            </m:r>
            <m:sSub>
              <m:sSubPr>
                <m:ctrlPr>
                  <w:del w:id="137" w:author="Thomas" w:date="2016-12-07T10:26:00Z">
                    <w:rPr>
                      <w:rFonts w:ascii="Cambria Math" w:eastAsiaTheme="minorEastAsia" w:hAnsi="Cambria Math" w:cs="Times New Roman"/>
                      <w:sz w:val="24"/>
                      <w:szCs w:val="24"/>
                      <w:lang w:val="en-CA"/>
                    </w:rPr>
                  </w:del>
                </m:ctrlPr>
              </m:sSubPr>
              <m:e>
                <m:r>
                  <w:del w:id="138" w:author="Thomas" w:date="2016-12-07T10:26:00Z">
                    <w:rPr>
                      <w:rFonts w:ascii="Cambria Math" w:eastAsiaTheme="minorEastAsia" w:hAnsi="Cambria Math" w:cs="Times New Roman"/>
                      <w:sz w:val="24"/>
                      <w:szCs w:val="24"/>
                      <w:lang w:val="en-CA"/>
                    </w:rPr>
                    <m:t>SSB0</m:t>
                  </w:del>
                </m:r>
              </m:e>
              <m:sub>
                <m:r>
                  <w:del w:id="139" w:author="Thomas" w:date="2016-12-07T10:26:00Z">
                    <w:rPr>
                      <w:rFonts w:ascii="Cambria Math" w:eastAsiaTheme="minorEastAsia" w:hAnsi="Cambria Math" w:cs="Times New Roman"/>
                      <w:sz w:val="24"/>
                      <w:szCs w:val="24"/>
                      <w:lang w:val="en-CA"/>
                    </w:rPr>
                    <m:t>s</m:t>
                  </w:del>
                </m:r>
                <m:r>
                  <w:del w:id="140" w:author="Thomas" w:date="2016-12-07T10:26:00Z">
                    <m:rPr>
                      <m:sty m:val="p"/>
                    </m:rPr>
                    <w:rPr>
                      <w:rFonts w:ascii="Cambria Math" w:eastAsiaTheme="minorEastAsia" w:hAnsi="Cambria Math" w:cs="Times New Roman"/>
                      <w:sz w:val="24"/>
                      <w:szCs w:val="24"/>
                      <w:lang w:val="en-CA"/>
                    </w:rPr>
                    <m:t>,</m:t>
                  </w:del>
                </m:r>
                <m:r>
                  <w:del w:id="141" w:author="Thomas" w:date="2016-12-07T10:26:00Z">
                    <w:rPr>
                      <w:rFonts w:ascii="Cambria Math" w:eastAsiaTheme="minorEastAsia" w:hAnsi="Cambria Math" w:cs="Times New Roman"/>
                      <w:sz w:val="24"/>
                      <w:szCs w:val="24"/>
                      <w:lang w:val="en-CA"/>
                    </w:rPr>
                    <m:t>y</m:t>
                  </w:del>
                </m:r>
              </m:sub>
            </m:sSub>
            <m:r>
              <w:del w:id="142" w:author="Thomas" w:date="2016-12-07T10:26:00Z">
                <m:rPr>
                  <m:sty m:val="p"/>
                </m:rPr>
                <w:rPr>
                  <w:rFonts w:ascii="Cambria Math" w:eastAsiaTheme="minorEastAsia" w:hAnsi="Cambria Math" w:cs="Times New Roman"/>
                  <w:sz w:val="24"/>
                  <w:szCs w:val="24"/>
                  <w:lang w:val="en-CA"/>
                </w:rPr>
                <m:t>∙</m:t>
              </w:del>
            </m:r>
            <m:d>
              <m:dPr>
                <m:ctrlPr>
                  <w:del w:id="143" w:author="Thomas" w:date="2016-12-07T10:26:00Z">
                    <w:rPr>
                      <w:rFonts w:ascii="Cambria Math" w:eastAsiaTheme="minorEastAsia" w:hAnsi="Cambria Math" w:cs="Times New Roman"/>
                      <w:sz w:val="24"/>
                      <w:szCs w:val="24"/>
                      <w:lang w:val="en-CA"/>
                    </w:rPr>
                  </w:del>
                </m:ctrlPr>
              </m:dPr>
              <m:e>
                <m:r>
                  <w:del w:id="144" w:author="Thomas" w:date="2016-12-07T10:26:00Z">
                    <m:rPr>
                      <m:sty m:val="p"/>
                    </m:rPr>
                    <w:rPr>
                      <w:rFonts w:ascii="Cambria Math" w:eastAsiaTheme="minorEastAsia" w:hAnsi="Cambria Math" w:cs="Times New Roman"/>
                      <w:sz w:val="24"/>
                      <w:szCs w:val="24"/>
                      <w:lang w:val="en-CA"/>
                    </w:rPr>
                    <m:t>1-</m:t>
                  </w:del>
                </m:r>
                <m:sSub>
                  <m:sSubPr>
                    <m:ctrlPr>
                      <w:del w:id="145" w:author="Thomas" w:date="2016-12-07T10:26:00Z">
                        <w:rPr>
                          <w:rFonts w:ascii="Cambria Math" w:eastAsiaTheme="minorEastAsia" w:hAnsi="Cambria Math" w:cs="Times New Roman"/>
                          <w:sz w:val="24"/>
                          <w:szCs w:val="24"/>
                          <w:lang w:val="en-CA"/>
                        </w:rPr>
                      </w:del>
                    </m:ctrlPr>
                  </m:sSubPr>
                  <m:e>
                    <m:r>
                      <w:del w:id="146" w:author="Thomas" w:date="2016-12-07T10:26:00Z">
                        <w:rPr>
                          <w:rFonts w:ascii="Cambria Math" w:eastAsiaTheme="minorEastAsia" w:hAnsi="Cambria Math" w:cs="Times New Roman"/>
                          <w:sz w:val="24"/>
                          <w:szCs w:val="24"/>
                          <w:lang w:val="en-CA"/>
                        </w:rPr>
                        <m:t>h</m:t>
                      </w:del>
                    </m:r>
                  </m:e>
                  <m:sub>
                    <m:r>
                      <w:del w:id="147" w:author="Thomas" w:date="2016-12-07T10:26:00Z">
                        <w:rPr>
                          <w:rFonts w:ascii="Cambria Math" w:eastAsiaTheme="minorEastAsia" w:hAnsi="Cambria Math" w:cs="Times New Roman"/>
                          <w:sz w:val="24"/>
                          <w:szCs w:val="24"/>
                          <w:lang w:val="en-CA"/>
                        </w:rPr>
                        <m:t>s</m:t>
                      </w:del>
                    </m:r>
                  </m:sub>
                </m:sSub>
              </m:e>
            </m:d>
            <m:r>
              <w:del w:id="148" w:author="Thomas" w:date="2016-12-07T10:26:00Z">
                <m:rPr>
                  <m:sty m:val="p"/>
                </m:rPr>
                <w:rPr>
                  <w:rFonts w:ascii="Cambria Math" w:eastAsiaTheme="minorEastAsia" w:hAnsi="Cambria Math" w:cs="Times New Roman"/>
                  <w:sz w:val="24"/>
                  <w:szCs w:val="24"/>
                  <w:lang w:val="en-CA"/>
                </w:rPr>
                <m:t>+</m:t>
              </w:del>
            </m:r>
            <m:d>
              <m:dPr>
                <m:ctrlPr>
                  <w:del w:id="149" w:author="Thomas" w:date="2016-12-07T10:26:00Z">
                    <w:rPr>
                      <w:rFonts w:ascii="Cambria Math" w:eastAsiaTheme="minorEastAsia" w:hAnsi="Cambria Math" w:cs="Times New Roman"/>
                      <w:sz w:val="24"/>
                      <w:szCs w:val="24"/>
                      <w:lang w:val="en-CA"/>
                    </w:rPr>
                  </w:del>
                </m:ctrlPr>
              </m:dPr>
              <m:e>
                <m:sSub>
                  <m:sSubPr>
                    <m:ctrlPr>
                      <w:del w:id="150" w:author="Thomas" w:date="2016-12-07T10:26:00Z">
                        <w:rPr>
                          <w:rFonts w:ascii="Cambria Math" w:eastAsiaTheme="minorEastAsia" w:hAnsi="Cambria Math" w:cs="Times New Roman"/>
                          <w:sz w:val="24"/>
                          <w:szCs w:val="24"/>
                          <w:lang w:val="en-CA"/>
                        </w:rPr>
                      </w:del>
                    </m:ctrlPr>
                  </m:sSubPr>
                  <m:e>
                    <m:r>
                      <w:del w:id="151" w:author="Thomas" w:date="2016-12-07T10:26:00Z">
                        <w:rPr>
                          <w:rFonts w:ascii="Cambria Math" w:eastAsiaTheme="minorEastAsia" w:hAnsi="Cambria Math" w:cs="Times New Roman"/>
                          <w:sz w:val="24"/>
                          <w:szCs w:val="24"/>
                          <w:lang w:val="en-CA"/>
                        </w:rPr>
                        <m:t>h</m:t>
                      </w:del>
                    </m:r>
                  </m:e>
                  <m:sub>
                    <m:r>
                      <w:del w:id="152" w:author="Thomas" w:date="2016-12-07T10:26:00Z">
                        <w:rPr>
                          <w:rFonts w:ascii="Cambria Math" w:eastAsiaTheme="minorEastAsia" w:hAnsi="Cambria Math" w:cs="Times New Roman"/>
                          <w:sz w:val="24"/>
                          <w:szCs w:val="24"/>
                          <w:lang w:val="en-CA"/>
                        </w:rPr>
                        <m:t>s</m:t>
                      </w:del>
                    </m:r>
                  </m:sub>
                </m:sSub>
                <m:r>
                  <w:del w:id="153" w:author="Thomas" w:date="2016-12-07T10:26:00Z">
                    <m:rPr>
                      <m:sty m:val="p"/>
                    </m:rPr>
                    <w:rPr>
                      <w:rFonts w:ascii="Cambria Math" w:eastAsiaTheme="minorEastAsia" w:hAnsi="Cambria Math" w:cs="Times New Roman"/>
                      <w:sz w:val="24"/>
                      <w:szCs w:val="24"/>
                      <w:lang w:val="en-CA"/>
                    </w:rPr>
                    <m:t>-0.2</m:t>
                  </w:del>
                </m:r>
              </m:e>
            </m:d>
            <m:r>
              <w:del w:id="154" w:author="Thomas" w:date="2016-12-07T10:26:00Z">
                <m:rPr>
                  <m:sty m:val="p"/>
                </m:rPr>
                <w:rPr>
                  <w:rFonts w:ascii="Cambria Math" w:eastAsiaTheme="minorEastAsia" w:hAnsi="Cambria Math" w:cs="Times New Roman"/>
                  <w:sz w:val="24"/>
                  <w:szCs w:val="24"/>
                  <w:lang w:val="en-CA"/>
                </w:rPr>
                <m:t>∙</m:t>
              </w:del>
            </m:r>
            <m:sSub>
              <m:sSubPr>
                <m:ctrlPr>
                  <w:del w:id="155" w:author="Thomas" w:date="2016-12-07T10:26:00Z">
                    <w:rPr>
                      <w:rFonts w:ascii="Cambria Math" w:eastAsiaTheme="minorEastAsia" w:hAnsi="Cambria Math" w:cs="Times New Roman"/>
                      <w:sz w:val="24"/>
                      <w:szCs w:val="24"/>
                      <w:lang w:val="en-CA"/>
                    </w:rPr>
                  </w:del>
                </m:ctrlPr>
              </m:sSubPr>
              <m:e>
                <m:r>
                  <w:del w:id="156" w:author="Thomas" w:date="2016-12-07T10:26:00Z">
                    <w:rPr>
                      <w:rFonts w:ascii="Cambria Math" w:eastAsiaTheme="minorEastAsia" w:hAnsi="Cambria Math" w:cs="Times New Roman"/>
                      <w:sz w:val="24"/>
                      <w:szCs w:val="24"/>
                      <w:lang w:val="en-CA"/>
                    </w:rPr>
                    <m:t>SSB</m:t>
                  </w:del>
                </m:r>
              </m:e>
              <m:sub>
                <m:r>
                  <w:del w:id="157" w:author="Thomas" w:date="2016-12-07T10:26:00Z">
                    <w:rPr>
                      <w:rFonts w:ascii="Cambria Math" w:eastAsiaTheme="minorEastAsia" w:hAnsi="Cambria Math" w:cs="Times New Roman"/>
                      <w:sz w:val="24"/>
                      <w:szCs w:val="24"/>
                      <w:lang w:val="en-CA"/>
                    </w:rPr>
                    <m:t>s</m:t>
                  </w:del>
                </m:r>
                <m:r>
                  <w:del w:id="158" w:author="Thomas" w:date="2016-12-07T10:26:00Z">
                    <m:rPr>
                      <m:sty m:val="p"/>
                    </m:rPr>
                    <w:rPr>
                      <w:rFonts w:ascii="Cambria Math" w:eastAsiaTheme="minorEastAsia" w:hAnsi="Cambria Math" w:cs="Times New Roman"/>
                      <w:sz w:val="24"/>
                      <w:szCs w:val="24"/>
                      <w:lang w:val="en-CA"/>
                    </w:rPr>
                    <m:t>,</m:t>
                  </w:del>
                </m:r>
                <m:r>
                  <w:del w:id="159" w:author="Thomas" w:date="2016-12-07T10:26:00Z">
                    <w:rPr>
                      <w:rFonts w:ascii="Cambria Math" w:eastAsiaTheme="minorEastAsia" w:hAnsi="Cambria Math" w:cs="Times New Roman"/>
                      <w:sz w:val="24"/>
                      <w:szCs w:val="24"/>
                      <w:lang w:val="en-CA"/>
                    </w:rPr>
                    <m:t>y-1</m:t>
                  </w:del>
                </m:r>
              </m:sub>
            </m:sSub>
          </m:den>
        </m:f>
      </m:oMath>
      <w:del w:id="160" w:author="Thomas" w:date="2016-12-07T10:26:00Z">
        <w:r w:rsidR="00987C9A" w:rsidDel="00487376">
          <w:rPr>
            <w:rFonts w:ascii="Times New Roman" w:eastAsiaTheme="minorEastAsia" w:hAnsi="Times New Roman" w:cs="Times New Roman"/>
            <w:sz w:val="24"/>
            <w:szCs w:val="24"/>
            <w:lang w:val="en-CA"/>
          </w:rPr>
          <w:delText xml:space="preserve"> </w:delText>
        </w:r>
        <w:r w:rsidR="00987C9A" w:rsidDel="00487376">
          <w:rPr>
            <w:rFonts w:ascii="Times New Roman" w:eastAsiaTheme="minorEastAsia" w:hAnsi="Times New Roman" w:cs="Times New Roman"/>
            <w:sz w:val="24"/>
            <w:szCs w:val="24"/>
            <w:lang w:val="en-CA"/>
          </w:rPr>
          <w:tab/>
        </w:r>
      </w:del>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ins w:id="161" w:author="Thomas" w:date="2016-12-07T11:47:00Z">
        <w:r w:rsidR="00840F01">
          <w:rPr>
            <w:rFonts w:ascii="Times New Roman" w:eastAsiaTheme="minorEastAsia" w:hAnsi="Times New Roman" w:cs="Times New Roman"/>
            <w:sz w:val="24"/>
            <w:szCs w:val="24"/>
            <w:lang w:val="en-CA"/>
          </w:rPr>
          <w:tab/>
        </w:r>
        <w:r w:rsidR="00840F01">
          <w:rPr>
            <w:rFonts w:ascii="Times New Roman" w:eastAsiaTheme="minorEastAsia" w:hAnsi="Times New Roman" w:cs="Times New Roman"/>
            <w:sz w:val="24"/>
            <w:szCs w:val="24"/>
            <w:lang w:val="en-CA"/>
          </w:rPr>
          <w:tab/>
        </w:r>
      </w:ins>
      <w:r w:rsidR="00987C9A">
        <w:rPr>
          <w:rFonts w:ascii="Times New Roman" w:eastAsiaTheme="minorEastAsia" w:hAnsi="Times New Roman" w:cs="Times New Roman"/>
          <w:sz w:val="24"/>
          <w:szCs w:val="24"/>
          <w:lang w:val="en-CA"/>
        </w:rPr>
        <w:tab/>
      </w:r>
      <w:ins w:id="162" w:author="Thomas" w:date="2016-12-07T12:43:00Z">
        <w:r w:rsidR="00675A5D">
          <w:rPr>
            <w:rFonts w:ascii="Times New Roman" w:eastAsiaTheme="minorEastAsia" w:hAnsi="Times New Roman" w:cs="Times New Roman"/>
            <w:sz w:val="24"/>
            <w:szCs w:val="24"/>
            <w:lang w:val="en-CA"/>
          </w:rPr>
          <w:t xml:space="preserve">  </w:t>
        </w:r>
      </w:ins>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7</w:t>
      </w:r>
      <w:r w:rsidR="00987C9A">
        <w:rPr>
          <w:rFonts w:ascii="Times New Roman" w:eastAsiaTheme="minorEastAsia" w:hAnsi="Times New Roman" w:cs="Times New Roman"/>
          <w:sz w:val="24"/>
          <w:szCs w:val="24"/>
          <w:lang w:val="en-CA"/>
        </w:rPr>
        <w:t>)</w:t>
      </w:r>
    </w:p>
    <w:p w14:paraId="1F6690DB" w14:textId="77777777" w:rsidR="007E218D" w:rsidDel="00F6298B" w:rsidRDefault="007E218D" w:rsidP="00406114">
      <w:pPr>
        <w:jc w:val="both"/>
        <w:rPr>
          <w:del w:id="163" w:author="Thomas" w:date="2016-12-07T12:36:00Z"/>
          <w:rFonts w:ascii="Times New Roman" w:eastAsiaTheme="minorEastAsia" w:hAnsi="Times New Roman" w:cs="Times New Roman"/>
          <w:sz w:val="24"/>
          <w:szCs w:val="24"/>
          <w:lang w:val="en-CA"/>
        </w:rPr>
      </w:pPr>
    </w:p>
    <w:p w14:paraId="0D9B8E59" w14:textId="77777777" w:rsidR="00F6298B" w:rsidRDefault="00F6298B" w:rsidP="00840F01">
      <w:pPr>
        <w:jc w:val="both"/>
        <w:rPr>
          <w:ins w:id="164" w:author="Thomas" w:date="2016-12-07T13:46:00Z"/>
          <w:rFonts w:ascii="Times New Roman" w:eastAsiaTheme="minorEastAsia" w:hAnsi="Times New Roman" w:cs="Times New Roman"/>
          <w:sz w:val="24"/>
          <w:szCs w:val="24"/>
          <w:lang w:val="en-CA"/>
        </w:rPr>
      </w:pPr>
    </w:p>
    <w:p w14:paraId="23B0B457" w14:textId="77777777" w:rsidR="00F6298B" w:rsidRDefault="00F6298B" w:rsidP="00840F01">
      <w:pPr>
        <w:jc w:val="both"/>
        <w:rPr>
          <w:ins w:id="165" w:author="Thomas" w:date="2016-12-07T13:46:00Z"/>
          <w:rFonts w:ascii="Times New Roman" w:eastAsiaTheme="minorEastAsia" w:hAnsi="Times New Roman" w:cs="Times New Roman"/>
          <w:sz w:val="24"/>
          <w:szCs w:val="24"/>
          <w:lang w:val="en-CA"/>
        </w:rPr>
      </w:pPr>
    </w:p>
    <w:p w14:paraId="14DA484C" w14:textId="77777777" w:rsidR="00675A5D" w:rsidRDefault="00675A5D" w:rsidP="00406114">
      <w:pPr>
        <w:jc w:val="both"/>
        <w:rPr>
          <w:ins w:id="166" w:author="Thomas" w:date="2016-12-07T12:37:00Z"/>
          <w:rFonts w:ascii="Times New Roman" w:eastAsiaTheme="minorEastAsia" w:hAnsi="Times New Roman" w:cs="Times New Roman"/>
          <w:sz w:val="24"/>
          <w:szCs w:val="24"/>
          <w:lang w:val="en-CA"/>
        </w:rPr>
      </w:pPr>
    </w:p>
    <w:p w14:paraId="04495290" w14:textId="7A49C5B8" w:rsidR="00675A5D" w:rsidRDefault="00675A5D" w:rsidP="00840F01">
      <w:pPr>
        <w:jc w:val="both"/>
        <w:rPr>
          <w:ins w:id="167" w:author="Thomas" w:date="2016-12-07T12:37:00Z"/>
          <w:rFonts w:ascii="Times New Roman" w:eastAsiaTheme="minorEastAsia" w:hAnsi="Times New Roman" w:cs="Times New Roman"/>
          <w:sz w:val="24"/>
          <w:szCs w:val="24"/>
          <w:lang w:val="en-CA"/>
        </w:rPr>
      </w:pPr>
      <w:proofErr w:type="gramStart"/>
      <w:ins w:id="168" w:author="Thomas" w:date="2016-12-07T12:37:00Z">
        <w:r>
          <w:rPr>
            <w:rFonts w:ascii="Times New Roman" w:eastAsiaTheme="minorEastAsia" w:hAnsi="Times New Roman" w:cs="Times New Roman"/>
            <w:sz w:val="24"/>
            <w:szCs w:val="24"/>
            <w:lang w:val="en-CA"/>
          </w:rPr>
          <w:t>where</w:t>
        </w:r>
        <w:proofErr w:type="gramEnd"/>
        <w:r>
          <w:rPr>
            <w:rFonts w:ascii="Times New Roman" w:eastAsiaTheme="minorEastAsia" w:hAnsi="Times New Roman" w:cs="Times New Roman"/>
            <w:sz w:val="24"/>
            <w:szCs w:val="24"/>
            <w:lang w:val="en-CA"/>
          </w:rPr>
          <w:t xml:space="preserve"> </w:t>
        </w:r>
        <w:proofErr w:type="spellStart"/>
        <w:r w:rsidRPr="00675A5D">
          <w:rPr>
            <w:rFonts w:ascii="Times New Roman" w:eastAsiaTheme="minorEastAsia" w:hAnsi="Times New Roman" w:cs="Times New Roman"/>
            <w:i/>
            <w:sz w:val="24"/>
            <w:szCs w:val="24"/>
            <w:vertAlign w:val="subscript"/>
            <w:lang w:val="en-CA"/>
            <w:rPrChange w:id="169" w:author="Thomas" w:date="2016-12-07T12:39:00Z">
              <w:rPr>
                <w:rFonts w:ascii="Times New Roman" w:eastAsiaTheme="minorEastAsia" w:hAnsi="Times New Roman" w:cs="Times New Roman"/>
                <w:sz w:val="24"/>
                <w:szCs w:val="24"/>
                <w:lang w:val="en-CA"/>
              </w:rPr>
            </w:rPrChange>
          </w:rPr>
          <w:t>R</w:t>
        </w:r>
        <w:r w:rsidRPr="00675A5D">
          <w:rPr>
            <w:rFonts w:ascii="Times New Roman" w:eastAsiaTheme="minorEastAsia" w:hAnsi="Times New Roman" w:cs="Times New Roman"/>
            <w:i/>
            <w:sz w:val="24"/>
            <w:szCs w:val="24"/>
            <w:lang w:val="en-CA"/>
            <w:rPrChange w:id="170" w:author="Thomas" w:date="2016-12-07T12:39:00Z">
              <w:rPr>
                <w:rFonts w:ascii="Times New Roman" w:eastAsiaTheme="minorEastAsia" w:hAnsi="Times New Roman" w:cs="Times New Roman"/>
                <w:sz w:val="24"/>
                <w:szCs w:val="24"/>
                <w:lang w:val="en-CA"/>
              </w:rPr>
            </w:rPrChange>
          </w:rPr>
          <w:t>ε</w:t>
        </w:r>
        <w:proofErr w:type="spellEnd"/>
        <w:r>
          <w:rPr>
            <w:rFonts w:ascii="Times New Roman" w:eastAsiaTheme="minorEastAsia" w:hAnsi="Times New Roman" w:cs="Times New Roman"/>
            <w:sz w:val="24"/>
            <w:szCs w:val="24"/>
            <w:lang w:val="en-CA"/>
          </w:rPr>
          <w:t xml:space="preserve"> is a random</w:t>
        </w:r>
      </w:ins>
      <w:ins w:id="171" w:author="Thomas" w:date="2016-12-07T12:38:00Z">
        <w:r>
          <w:rPr>
            <w:rFonts w:ascii="Times New Roman" w:eastAsiaTheme="minorEastAsia" w:hAnsi="Times New Roman" w:cs="Times New Roman"/>
            <w:sz w:val="24"/>
            <w:szCs w:val="24"/>
            <w:lang w:val="en-CA"/>
          </w:rPr>
          <w:t xml:space="preserve"> normal deviate with variance </w:t>
        </w:r>
        <w:r w:rsidRPr="00675A5D">
          <w:rPr>
            <w:rFonts w:ascii="Times New Roman" w:eastAsiaTheme="minorEastAsia" w:hAnsi="Times New Roman" w:cs="Times New Roman"/>
            <w:i/>
            <w:sz w:val="24"/>
            <w:szCs w:val="24"/>
            <w:vertAlign w:val="subscript"/>
            <w:lang w:val="en-CA"/>
            <w:rPrChange w:id="172" w:author="Thomas" w:date="2016-12-07T12:40:00Z">
              <w:rPr>
                <w:rFonts w:ascii="Times New Roman" w:eastAsiaTheme="minorEastAsia" w:hAnsi="Times New Roman" w:cs="Times New Roman"/>
                <w:sz w:val="24"/>
                <w:szCs w:val="24"/>
                <w:lang w:val="en-CA"/>
              </w:rPr>
            </w:rPrChange>
          </w:rPr>
          <w:t>R</w:t>
        </w:r>
        <w:r w:rsidRPr="00675A5D">
          <w:rPr>
            <w:rFonts w:ascii="Times New Roman" w:eastAsiaTheme="minorEastAsia" w:hAnsi="Times New Roman" w:cs="Times New Roman"/>
            <w:i/>
            <w:sz w:val="24"/>
            <w:szCs w:val="24"/>
            <w:lang w:val="en-CA"/>
            <w:rPrChange w:id="173" w:author="Thomas" w:date="2016-12-07T12:39:00Z">
              <w:rPr>
                <w:rFonts w:ascii="Times New Roman" w:eastAsiaTheme="minorEastAsia" w:hAnsi="Times New Roman" w:cs="Times New Roman"/>
                <w:sz w:val="24"/>
                <w:szCs w:val="24"/>
                <w:lang w:val="en-CA"/>
              </w:rPr>
            </w:rPrChange>
          </w:rPr>
          <w:t>σ</w:t>
        </w:r>
        <w:r w:rsidRPr="00675A5D">
          <w:rPr>
            <w:rFonts w:ascii="Times New Roman" w:eastAsiaTheme="minorEastAsia" w:hAnsi="Times New Roman" w:cs="Times New Roman"/>
            <w:sz w:val="24"/>
            <w:szCs w:val="24"/>
            <w:vertAlign w:val="superscript"/>
            <w:lang w:val="en-CA"/>
            <w:rPrChange w:id="174" w:author="Thomas" w:date="2016-12-07T12:39:00Z">
              <w:rPr>
                <w:rFonts w:ascii="Times New Roman" w:eastAsiaTheme="minorEastAsia" w:hAnsi="Times New Roman" w:cs="Times New Roman"/>
                <w:sz w:val="24"/>
                <w:szCs w:val="24"/>
                <w:lang w:val="en-CA"/>
              </w:rPr>
            </w:rPrChange>
          </w:rPr>
          <w:t>2</w:t>
        </w:r>
        <w:r>
          <w:rPr>
            <w:rFonts w:ascii="Times New Roman" w:eastAsiaTheme="minorEastAsia" w:hAnsi="Times New Roman" w:cs="Times New Roman"/>
            <w:sz w:val="24"/>
            <w:szCs w:val="24"/>
            <w:lang w:val="en-CA"/>
          </w:rPr>
          <w:t xml:space="preserve"> and </w:t>
        </w:r>
      </w:ins>
      <w:ins w:id="175" w:author="Thomas" w:date="2016-12-07T12:40:00Z">
        <w:r w:rsidRPr="00766AC2">
          <w:rPr>
            <w:rFonts w:ascii="Times New Roman" w:eastAsiaTheme="minorEastAsia" w:hAnsi="Times New Roman" w:cs="Times New Roman"/>
            <w:i/>
            <w:sz w:val="24"/>
            <w:szCs w:val="24"/>
            <w:vertAlign w:val="subscript"/>
            <w:lang w:val="en-CA"/>
          </w:rPr>
          <w:t>R</w:t>
        </w:r>
        <w:r w:rsidRPr="00766AC2">
          <w:rPr>
            <w:rFonts w:ascii="Times New Roman" w:eastAsiaTheme="minorEastAsia" w:hAnsi="Times New Roman" w:cs="Times New Roman"/>
            <w:i/>
            <w:sz w:val="24"/>
            <w:szCs w:val="24"/>
            <w:lang w:val="en-CA"/>
          </w:rPr>
          <w:t>σ</w:t>
        </w:r>
        <w:r w:rsidRPr="00766AC2">
          <w:rPr>
            <w:rFonts w:ascii="Times New Roman" w:eastAsiaTheme="minorEastAsia" w:hAnsi="Times New Roman" w:cs="Times New Roman"/>
            <w:sz w:val="24"/>
            <w:szCs w:val="24"/>
            <w:vertAlign w:val="superscript"/>
            <w:lang w:val="en-CA"/>
          </w:rPr>
          <w:t>2</w:t>
        </w:r>
      </w:ins>
      <w:ins w:id="176" w:author="Thomas" w:date="2016-12-07T12:38:00Z">
        <w:r>
          <w:rPr>
            <w:rFonts w:ascii="Times New Roman" w:eastAsiaTheme="minorEastAsia" w:hAnsi="Times New Roman" w:cs="Times New Roman"/>
            <w:sz w:val="24"/>
            <w:szCs w:val="24"/>
            <w:lang w:val="en-CA"/>
          </w:rPr>
          <w:t>/2 is the bias correction to ensure</w:t>
        </w:r>
      </w:ins>
      <w:ins w:id="177" w:author="Thomas" w:date="2016-12-07T12:39:00Z">
        <w:r>
          <w:rPr>
            <w:rFonts w:ascii="Times New Roman" w:eastAsiaTheme="minorEastAsia" w:hAnsi="Times New Roman" w:cs="Times New Roman"/>
            <w:sz w:val="24"/>
            <w:szCs w:val="24"/>
            <w:lang w:val="en-CA"/>
          </w:rPr>
          <w:t xml:space="preserve"> that on average, recruitment deviations have a mean of 1. </w:t>
        </w:r>
      </w:ins>
      <w:ins w:id="178" w:author="Thomas" w:date="2016-12-07T12:37:00Z">
        <w:r>
          <w:rPr>
            <w:rFonts w:ascii="Times New Roman" w:eastAsiaTheme="minorEastAsia" w:hAnsi="Times New Roman" w:cs="Times New Roman"/>
            <w:sz w:val="24"/>
            <w:szCs w:val="24"/>
            <w:lang w:val="en-CA"/>
          </w:rPr>
          <w:t xml:space="preserve"> </w:t>
        </w:r>
      </w:ins>
    </w:p>
    <w:p w14:paraId="15143712" w14:textId="77777777" w:rsidR="00675A5D" w:rsidRDefault="00675A5D" w:rsidP="00840F01">
      <w:pPr>
        <w:jc w:val="both"/>
        <w:rPr>
          <w:ins w:id="179" w:author="Thomas" w:date="2016-12-07T12:36:00Z"/>
          <w:rFonts w:ascii="Times New Roman" w:eastAsiaTheme="minorEastAsia" w:hAnsi="Times New Roman" w:cs="Times New Roman"/>
          <w:sz w:val="24"/>
          <w:szCs w:val="24"/>
          <w:lang w:val="en-CA"/>
        </w:rPr>
      </w:pPr>
    </w:p>
    <w:p w14:paraId="3F8B2E3A" w14:textId="151BDE66" w:rsidR="00840F01" w:rsidDel="00675A5D" w:rsidRDefault="00840F01" w:rsidP="00840F01">
      <w:pPr>
        <w:jc w:val="both"/>
        <w:rPr>
          <w:del w:id="180" w:author="Thomas" w:date="2016-12-07T12:41:00Z"/>
          <w:moveTo w:id="181" w:author="Thomas" w:date="2016-12-07T11:45:00Z"/>
          <w:rFonts w:ascii="Times New Roman" w:eastAsiaTheme="minorEastAsia" w:hAnsi="Times New Roman" w:cs="Times New Roman"/>
          <w:sz w:val="24"/>
          <w:szCs w:val="24"/>
          <w:lang w:val="en-CA"/>
        </w:rPr>
      </w:pPr>
      <w:ins w:id="182" w:author="Thomas" w:date="2016-12-07T11:46:00Z">
        <w:r>
          <w:rPr>
            <w:rFonts w:ascii="Times New Roman" w:eastAsiaTheme="minorEastAsia" w:hAnsi="Times New Roman" w:cs="Times New Roman"/>
            <w:sz w:val="24"/>
            <w:szCs w:val="24"/>
            <w:lang w:val="en-CA"/>
          </w:rPr>
          <w:t>Under projections the operating models use various approaches for modelling r</w:t>
        </w:r>
      </w:ins>
      <w:moveToRangeStart w:id="183" w:author="Thomas" w:date="2016-12-07T11:45:00Z" w:name="move468874486"/>
      <w:moveTo w:id="184" w:author="Thomas" w:date="2016-12-07T11:45:00Z">
        <w:del w:id="185" w:author="Thomas" w:date="2016-12-07T11:46:00Z">
          <w:r w:rsidRPr="00987C9A" w:rsidDel="00840F01">
            <w:rPr>
              <w:rFonts w:ascii="Times New Roman" w:eastAsiaTheme="minorEastAsia" w:hAnsi="Times New Roman" w:cs="Times New Roman"/>
              <w:sz w:val="24"/>
              <w:szCs w:val="24"/>
              <w:lang w:val="en-CA"/>
            </w:rPr>
            <w:delText>R</w:delText>
          </w:r>
        </w:del>
        <w:r w:rsidRPr="00987C9A">
          <w:rPr>
            <w:rFonts w:ascii="Times New Roman" w:eastAsiaTheme="minorEastAsia" w:hAnsi="Times New Roman" w:cs="Times New Roman"/>
            <w:sz w:val="24"/>
            <w:szCs w:val="24"/>
            <w:lang w:val="en-CA"/>
          </w:rPr>
          <w:t>ecruitment i</w:t>
        </w:r>
      </w:moveTo>
      <w:ins w:id="186" w:author="Thomas" w:date="2016-12-07T11:46:00Z">
        <w:r>
          <w:rPr>
            <w:rFonts w:ascii="Times New Roman" w:eastAsiaTheme="minorEastAsia" w:hAnsi="Times New Roman" w:cs="Times New Roman"/>
            <w:sz w:val="24"/>
            <w:szCs w:val="24"/>
            <w:lang w:val="en-CA"/>
          </w:rPr>
          <w:t xml:space="preserve">ncluding </w:t>
        </w:r>
      </w:ins>
      <w:moveTo w:id="187" w:author="Thomas" w:date="2016-12-07T11:45:00Z">
        <w:del w:id="188" w:author="Thomas" w:date="2016-12-07T11:46:00Z">
          <w:r w:rsidRPr="00987C9A" w:rsidDel="00840F01">
            <w:rPr>
              <w:rFonts w:ascii="Times New Roman" w:eastAsiaTheme="minorEastAsia" w:hAnsi="Times New Roman" w:cs="Times New Roman"/>
              <w:sz w:val="24"/>
              <w:szCs w:val="24"/>
              <w:lang w:val="en-CA"/>
            </w:rPr>
            <w:delText xml:space="preserve">s assumed to follow a </w:delText>
          </w:r>
        </w:del>
        <w:proofErr w:type="spellStart"/>
        <w:r w:rsidRPr="00987C9A">
          <w:rPr>
            <w:rFonts w:ascii="Times New Roman" w:eastAsiaTheme="minorEastAsia" w:hAnsi="Times New Roman" w:cs="Times New Roman"/>
            <w:sz w:val="24"/>
            <w:szCs w:val="24"/>
            <w:lang w:val="en-CA"/>
          </w:rPr>
          <w:t>Beverton</w:t>
        </w:r>
        <w:proofErr w:type="spellEnd"/>
        <w:r w:rsidRPr="00987C9A">
          <w:rPr>
            <w:rFonts w:ascii="Times New Roman" w:eastAsiaTheme="minorEastAsia" w:hAnsi="Times New Roman" w:cs="Times New Roman"/>
            <w:sz w:val="24"/>
            <w:szCs w:val="24"/>
            <w:lang w:val="en-CA"/>
          </w:rPr>
          <w:t>-Holt</w:t>
        </w:r>
        <w:del w:id="189" w:author="Thomas" w:date="2016-12-07T11:47:00Z">
          <w:r w:rsidRPr="00987C9A" w:rsidDel="00840F01">
            <w:rPr>
              <w:rFonts w:ascii="Times New Roman" w:eastAsiaTheme="minorEastAsia" w:hAnsi="Times New Roman" w:cs="Times New Roman"/>
              <w:sz w:val="24"/>
              <w:szCs w:val="24"/>
              <w:lang w:val="en-CA"/>
            </w:rPr>
            <w:delText xml:space="preserve"> </w:delText>
          </w:r>
          <w:r w:rsidDel="00840F01">
            <w:rPr>
              <w:rFonts w:ascii="Times New Roman" w:eastAsiaTheme="minorEastAsia" w:hAnsi="Times New Roman" w:cs="Times New Roman"/>
              <w:sz w:val="24"/>
              <w:szCs w:val="24"/>
              <w:lang w:val="en-CA"/>
            </w:rPr>
            <w:delText>form</w:delText>
          </w:r>
        </w:del>
        <w:del w:id="190" w:author="Thomas" w:date="2016-12-07T11:46:00Z">
          <w:r w:rsidDel="00840F01">
            <w:rPr>
              <w:rFonts w:ascii="Times New Roman" w:eastAsiaTheme="minorEastAsia" w:hAnsi="Times New Roman" w:cs="Times New Roman"/>
              <w:sz w:val="24"/>
              <w:szCs w:val="24"/>
              <w:lang w:val="en-CA"/>
            </w:rPr>
            <w:delText xml:space="preserve"> (</w:delText>
          </w:r>
        </w:del>
        <w:del w:id="191" w:author="Thomas" w:date="2016-12-07T11:47:00Z">
          <w:r w:rsidDel="00840F01">
            <w:rPr>
              <w:rFonts w:ascii="Times New Roman" w:eastAsiaTheme="minorEastAsia" w:hAnsi="Times New Roman" w:cs="Times New Roman"/>
              <w:sz w:val="24"/>
              <w:szCs w:val="24"/>
              <w:lang w:val="en-CA"/>
            </w:rPr>
            <w:delText>or as an alternative for the western stoc</w:delText>
          </w:r>
        </w:del>
      </w:moveTo>
      <w:ins w:id="192" w:author="Thomas" w:date="2016-12-07T11:47:00Z">
        <w:r>
          <w:rPr>
            <w:rFonts w:ascii="Times New Roman" w:eastAsiaTheme="minorEastAsia" w:hAnsi="Times New Roman" w:cs="Times New Roman"/>
            <w:sz w:val="24"/>
            <w:szCs w:val="24"/>
            <w:lang w:val="en-CA"/>
          </w:rPr>
          <w:t xml:space="preserve"> and</w:t>
        </w:r>
      </w:ins>
      <w:moveTo w:id="193" w:author="Thomas" w:date="2016-12-07T11:45:00Z">
        <w:del w:id="194" w:author="Thomas" w:date="2016-12-07T11:47:00Z">
          <w:r w:rsidDel="00840F01">
            <w:rPr>
              <w:rFonts w:ascii="Times New Roman" w:eastAsiaTheme="minorEastAsia" w:hAnsi="Times New Roman" w:cs="Times New Roman"/>
              <w:sz w:val="24"/>
              <w:szCs w:val="24"/>
              <w:lang w:val="en-CA"/>
            </w:rPr>
            <w:delText xml:space="preserve">k, a </w:delText>
          </w:r>
        </w:del>
      </w:moveTo>
      <w:ins w:id="195" w:author="Thomas" w:date="2016-12-07T11:47:00Z">
        <w:r>
          <w:rPr>
            <w:rFonts w:ascii="Times New Roman" w:eastAsiaTheme="minorEastAsia" w:hAnsi="Times New Roman" w:cs="Times New Roman"/>
            <w:sz w:val="24"/>
            <w:szCs w:val="24"/>
            <w:lang w:val="en-CA"/>
          </w:rPr>
          <w:t xml:space="preserve"> </w:t>
        </w:r>
      </w:ins>
      <w:moveTo w:id="196" w:author="Thomas" w:date="2016-12-07T11:45:00Z">
        <w:r>
          <w:rPr>
            <w:rFonts w:ascii="Times New Roman" w:eastAsiaTheme="minorEastAsia" w:hAnsi="Times New Roman" w:cs="Times New Roman"/>
            <w:sz w:val="24"/>
            <w:szCs w:val="24"/>
            <w:lang w:val="en-CA"/>
          </w:rPr>
          <w:t>‘hockey stick’ form</w:t>
        </w:r>
      </w:moveTo>
      <w:ins w:id="197" w:author="Thomas" w:date="2016-12-07T11:47:00Z">
        <w:r>
          <w:rPr>
            <w:rFonts w:ascii="Times New Roman" w:eastAsiaTheme="minorEastAsia" w:hAnsi="Times New Roman" w:cs="Times New Roman"/>
            <w:sz w:val="24"/>
            <w:szCs w:val="24"/>
            <w:lang w:val="en-CA"/>
          </w:rPr>
          <w:t>s</w:t>
        </w:r>
      </w:ins>
      <w:ins w:id="198" w:author="Thomas" w:date="2016-12-07T12:40:00Z">
        <w:r w:rsidR="00675A5D">
          <w:rPr>
            <w:rFonts w:ascii="Times New Roman" w:eastAsiaTheme="minorEastAsia" w:hAnsi="Times New Roman" w:cs="Times New Roman"/>
            <w:sz w:val="24"/>
            <w:szCs w:val="24"/>
            <w:lang w:val="en-CA"/>
          </w:rPr>
          <w:t xml:space="preserve"> that predict recruitment from spawning biomass. </w:t>
        </w:r>
      </w:ins>
      <w:moveTo w:id="199" w:author="Thomas" w:date="2016-12-07T11:45:00Z">
        <w:del w:id="200" w:author="Thomas" w:date="2016-12-07T12:40:00Z">
          <w:r w:rsidDel="00675A5D">
            <w:rPr>
              <w:rFonts w:ascii="Times New Roman" w:eastAsiaTheme="minorEastAsia" w:hAnsi="Times New Roman" w:cs="Times New Roman"/>
              <w:sz w:val="24"/>
              <w:szCs w:val="24"/>
              <w:lang w:val="en-CA"/>
            </w:rPr>
            <w:delText>,</w:delText>
          </w:r>
        </w:del>
        <w:del w:id="201" w:author="Thomas" w:date="2016-12-07T11:47:00Z">
          <w:r w:rsidDel="00840F01">
            <w:rPr>
              <w:rFonts w:ascii="Times New Roman" w:eastAsiaTheme="minorEastAsia" w:hAnsi="Times New Roman" w:cs="Times New Roman"/>
              <w:sz w:val="24"/>
              <w:szCs w:val="24"/>
              <w:lang w:val="en-CA"/>
            </w:rPr>
            <w:delText xml:space="preserve"> with consequent straightforward adjustments to the formulae following) in terms</w:delText>
          </w:r>
          <w:r w:rsidRPr="00987C9A" w:rsidDel="00840F01">
            <w:rPr>
              <w:rFonts w:ascii="Times New Roman" w:eastAsiaTheme="minorEastAsia" w:hAnsi="Times New Roman" w:cs="Times New Roman"/>
              <w:sz w:val="24"/>
              <w:szCs w:val="24"/>
              <w:lang w:val="en-CA"/>
            </w:rPr>
            <w:delText xml:space="preserve"> of spawning stock biomass </w:delText>
          </w:r>
          <w:r w:rsidRPr="00987C9A" w:rsidDel="00840F01">
            <w:rPr>
              <w:rFonts w:ascii="Times New Roman" w:eastAsiaTheme="minorEastAsia" w:hAnsi="Times New Roman" w:cs="Times New Roman"/>
              <w:i/>
              <w:sz w:val="24"/>
              <w:szCs w:val="24"/>
              <w:lang w:val="en-CA"/>
            </w:rPr>
            <w:delText>SSB</w:delText>
          </w:r>
          <w:r w:rsidRPr="00987C9A" w:rsidDel="00840F01">
            <w:rPr>
              <w:rFonts w:ascii="Times New Roman" w:eastAsiaTheme="minorEastAsia" w:hAnsi="Times New Roman" w:cs="Times New Roman"/>
              <w:sz w:val="24"/>
              <w:szCs w:val="24"/>
              <w:lang w:val="en-CA"/>
            </w:rPr>
            <w:delText xml:space="preserve"> in the defined spawning areas </w:delText>
          </w:r>
          <w:r w:rsidRPr="00987C9A" w:rsidDel="00840F01">
            <w:rPr>
              <w:rFonts w:ascii="Times New Roman" w:eastAsiaTheme="minorEastAsia" w:hAnsi="Times New Roman" w:cs="Times New Roman"/>
              <w:i/>
              <w:sz w:val="24"/>
              <w:szCs w:val="24"/>
              <w:lang w:val="en-CA"/>
            </w:rPr>
            <w:delText>rs</w:delText>
          </w:r>
          <w:r w:rsidRPr="00987C9A" w:rsidDel="00840F01">
            <w:rPr>
              <w:rFonts w:ascii="Times New Roman" w:eastAsiaTheme="minorEastAsia" w:hAnsi="Times New Roman" w:cs="Times New Roman"/>
              <w:sz w:val="24"/>
              <w:szCs w:val="24"/>
              <w:lang w:val="en-CA"/>
            </w:rPr>
            <w:delText xml:space="preserve"> relative to unfished spawning stock biomass </w:delText>
          </w:r>
          <w:r w:rsidRPr="00987C9A" w:rsidDel="00840F01">
            <w:rPr>
              <w:rFonts w:ascii="Times New Roman" w:eastAsiaTheme="minorEastAsia" w:hAnsi="Times New Roman" w:cs="Times New Roman"/>
              <w:i/>
              <w:sz w:val="24"/>
              <w:szCs w:val="24"/>
              <w:lang w:val="en-CA"/>
            </w:rPr>
            <w:delText>SSB0</w:delText>
          </w:r>
          <w:r w:rsidRPr="00987C9A" w:rsidDel="00840F01">
            <w:rPr>
              <w:rFonts w:ascii="Times New Roman" w:eastAsiaTheme="minorEastAsia" w:hAnsi="Times New Roman" w:cs="Times New Roman"/>
              <w:sz w:val="24"/>
              <w:szCs w:val="24"/>
              <w:lang w:val="en-CA"/>
            </w:rPr>
            <w:delText xml:space="preserve"> and is subject to annual recruitment deviations </w:delText>
          </w:r>
          <w:r w:rsidRPr="00987C9A" w:rsidDel="00840F01">
            <w:rPr>
              <w:rFonts w:ascii="Times New Roman" w:eastAsiaTheme="minorEastAsia" w:hAnsi="Times New Roman" w:cs="Times New Roman"/>
              <w:i/>
              <w:sz w:val="24"/>
              <w:szCs w:val="24"/>
              <w:lang w:val="en-CA"/>
            </w:rPr>
            <w:delText>R</w:delText>
          </w:r>
          <w:r w:rsidRPr="00987C9A" w:rsidDel="00840F01">
            <w:rPr>
              <w:rFonts w:ascii="Times New Roman" w:eastAsiaTheme="minorEastAsia" w:hAnsi="Times New Roman" w:cs="Times New Roman"/>
              <w:sz w:val="24"/>
              <w:szCs w:val="24"/>
              <w:lang w:val="en-CA"/>
            </w:rPr>
            <w:delText>, for each stock</w:delText>
          </w:r>
          <w:r w:rsidDel="00840F01">
            <w:rPr>
              <w:rFonts w:ascii="Times New Roman" w:eastAsiaTheme="minorEastAsia" w:hAnsi="Times New Roman" w:cs="Times New Roman"/>
              <w:sz w:val="24"/>
              <w:szCs w:val="24"/>
              <w:lang w:val="en-CA"/>
            </w:rPr>
            <w:delText>:</w:delText>
          </w:r>
        </w:del>
        <w:del w:id="202" w:author="Thomas" w:date="2016-12-07T12:40:00Z">
          <w:r w:rsidRPr="00987C9A" w:rsidDel="00675A5D">
            <w:rPr>
              <w:rFonts w:ascii="Times New Roman" w:eastAsiaTheme="minorEastAsia" w:hAnsi="Times New Roman" w:cs="Times New Roman"/>
              <w:sz w:val="24"/>
              <w:szCs w:val="24"/>
              <w:lang w:val="en-CA"/>
            </w:rPr>
            <w:delText xml:space="preserve"> </w:delText>
          </w:r>
        </w:del>
      </w:moveTo>
    </w:p>
    <w:moveToRangeEnd w:id="183"/>
    <w:p w14:paraId="3CCFDD47" w14:textId="7E271FD7" w:rsidR="007E218D" w:rsidRDefault="00840F01" w:rsidP="00406114">
      <w:pPr>
        <w:jc w:val="both"/>
        <w:rPr>
          <w:rFonts w:ascii="Times New Roman" w:eastAsiaTheme="minorEastAsia" w:hAnsi="Times New Roman" w:cs="Times New Roman"/>
          <w:sz w:val="24"/>
          <w:szCs w:val="24"/>
          <w:lang w:val="en-CA"/>
        </w:rPr>
      </w:pPr>
      <w:ins w:id="203" w:author="Thomas" w:date="2016-12-07T11:47:00Z">
        <w:r>
          <w:rPr>
            <w:rFonts w:ascii="Times New Roman" w:eastAsiaTheme="minorEastAsia" w:hAnsi="Times New Roman" w:cs="Times New Roman"/>
            <w:sz w:val="24"/>
            <w:szCs w:val="24"/>
            <w:lang w:val="en-CA"/>
          </w:rPr>
          <w:t>S</w:t>
        </w:r>
      </w:ins>
      <w:del w:id="204" w:author="Thomas" w:date="2016-12-07T11:45:00Z">
        <w:r w:rsidR="00987C9A" w:rsidRPr="00987C9A" w:rsidDel="00840F01">
          <w:rPr>
            <w:rFonts w:ascii="Times New Roman" w:eastAsiaTheme="minorEastAsia" w:hAnsi="Times New Roman" w:cs="Times New Roman"/>
            <w:sz w:val="24"/>
            <w:szCs w:val="24"/>
            <w:lang w:val="en-CA"/>
          </w:rPr>
          <w:delText xml:space="preserve">where </w:delText>
        </w:r>
        <w:r w:rsidR="00987C9A" w:rsidRPr="00987C9A" w:rsidDel="00840F01">
          <w:rPr>
            <w:rFonts w:ascii="Times New Roman" w:eastAsiaTheme="minorEastAsia" w:hAnsi="Times New Roman" w:cs="Times New Roman"/>
            <w:i/>
            <w:sz w:val="24"/>
            <w:szCs w:val="24"/>
            <w:lang w:val="en-CA"/>
          </w:rPr>
          <w:delText>R0</w:delText>
        </w:r>
        <w:r w:rsidR="00987C9A" w:rsidRPr="00987C9A" w:rsidDel="00840F01">
          <w:rPr>
            <w:rFonts w:ascii="Times New Roman" w:eastAsiaTheme="minorEastAsia" w:hAnsi="Times New Roman" w:cs="Times New Roman"/>
            <w:sz w:val="24"/>
            <w:szCs w:val="24"/>
            <w:lang w:val="en-CA"/>
          </w:rPr>
          <w:delText xml:space="preserve"> is unfished recruitment, </w:delText>
        </w:r>
        <w:r w:rsidR="00987C9A" w:rsidRPr="00987C9A" w:rsidDel="00840F01">
          <w:rPr>
            <w:rFonts w:ascii="Times New Roman" w:eastAsiaTheme="minorEastAsia" w:hAnsi="Times New Roman" w:cs="Times New Roman"/>
            <w:i/>
            <w:sz w:val="24"/>
            <w:szCs w:val="24"/>
            <w:lang w:val="en-CA"/>
          </w:rPr>
          <w:delText xml:space="preserve">h </w:delText>
        </w:r>
        <w:r w:rsidR="00987C9A" w:rsidRPr="00987C9A" w:rsidDel="00840F01">
          <w:rPr>
            <w:rFonts w:ascii="Times New Roman" w:eastAsiaTheme="minorEastAsia" w:hAnsi="Times New Roman" w:cs="Times New Roman"/>
            <w:sz w:val="24"/>
            <w:szCs w:val="24"/>
            <w:lang w:val="en-CA"/>
          </w:rPr>
          <w:delText>is the steepness parameter (fraction of unfished recruitment at 1/5 unfished spawning stock biomass) and</w:delText>
        </w:r>
      </w:del>
      <w:del w:id="205" w:author="Thomas" w:date="2016-12-07T11:47:00Z">
        <w:r w:rsidR="00987C9A" w:rsidRPr="00987C9A" w:rsidDel="00840F01">
          <w:rPr>
            <w:rFonts w:ascii="Times New Roman" w:eastAsiaTheme="minorEastAsia" w:hAnsi="Times New Roman" w:cs="Times New Roman"/>
            <w:sz w:val="24"/>
            <w:szCs w:val="24"/>
            <w:lang w:val="en-CA"/>
          </w:rPr>
          <w:delText xml:space="preserve"> s</w:delText>
        </w:r>
      </w:del>
      <w:r w:rsidR="00987C9A" w:rsidRPr="00987C9A">
        <w:rPr>
          <w:rFonts w:ascii="Times New Roman" w:eastAsiaTheme="minorEastAsia" w:hAnsi="Times New Roman" w:cs="Times New Roman"/>
          <w:sz w:val="24"/>
          <w:szCs w:val="24"/>
          <w:lang w:val="en-CA"/>
        </w:rPr>
        <w:t xml:space="preserve">pawning stock biomass is calculated from moved stock numbers in the </w:t>
      </w:r>
      <w:ins w:id="206" w:author="Thomas" w:date="2016-12-07T12:41:00Z">
        <w:r w:rsidR="00675A5D">
          <w:rPr>
            <w:rFonts w:ascii="Times New Roman" w:eastAsiaTheme="minorEastAsia" w:hAnsi="Times New Roman" w:cs="Times New Roman"/>
            <w:sz w:val="24"/>
            <w:szCs w:val="24"/>
            <w:lang w:val="en-CA"/>
          </w:rPr>
          <w:t xml:space="preserve">previous year, and </w:t>
        </w:r>
      </w:ins>
      <w:proofErr w:type="spellStart"/>
      <w:r w:rsidR="00987C9A" w:rsidRPr="00987C9A">
        <w:rPr>
          <w:rFonts w:ascii="Times New Roman" w:eastAsiaTheme="minorEastAsia" w:hAnsi="Times New Roman" w:cs="Times New Roman"/>
          <w:sz w:val="24"/>
          <w:szCs w:val="24"/>
          <w:lang w:val="en-CA"/>
        </w:rPr>
        <w:t>subyear</w:t>
      </w:r>
      <w:proofErr w:type="spellEnd"/>
      <w:r w:rsidR="00987C9A" w:rsidRPr="00987C9A">
        <w:rPr>
          <w:rFonts w:ascii="Times New Roman" w:eastAsiaTheme="minorEastAsia" w:hAnsi="Times New Roman" w:cs="Times New Roman"/>
          <w:sz w:val="24"/>
          <w:szCs w:val="24"/>
          <w:lang w:val="en-CA"/>
        </w:rPr>
        <w:t xml:space="preserve"> prior to spawning </w:t>
      </w:r>
      <w:proofErr w:type="spellStart"/>
      <w:r w:rsidR="00987C9A" w:rsidRPr="00987C9A">
        <w:rPr>
          <w:rFonts w:ascii="Times New Roman" w:eastAsiaTheme="minorEastAsia" w:hAnsi="Times New Roman" w:cs="Times New Roman"/>
          <w:sz w:val="24"/>
          <w:szCs w:val="24"/>
          <w:lang w:val="en-CA"/>
        </w:rPr>
        <w:t>subyear</w:t>
      </w:r>
      <w:proofErr w:type="spellEnd"/>
      <w:r w:rsidR="00987C9A" w:rsidRPr="00987C9A">
        <w:rPr>
          <w:rFonts w:ascii="Times New Roman" w:eastAsiaTheme="minorEastAsia" w:hAnsi="Times New Roman" w:cs="Times New Roman"/>
          <w:sz w:val="24"/>
          <w:szCs w:val="24"/>
          <w:lang w:val="en-CA"/>
        </w:rPr>
        <w:t xml:space="preserve"> </w:t>
      </w:r>
      <w:proofErr w:type="spellStart"/>
      <w:r w:rsidR="00987C9A" w:rsidRPr="00987C9A">
        <w:rPr>
          <w:rFonts w:ascii="Times New Roman" w:eastAsiaTheme="minorEastAsia" w:hAnsi="Times New Roman" w:cs="Times New Roman"/>
          <w:i/>
          <w:sz w:val="24"/>
          <w:szCs w:val="24"/>
          <w:lang w:val="en-CA"/>
        </w:rPr>
        <w:t>ms</w:t>
      </w:r>
      <w:proofErr w:type="spellEnd"/>
      <w:r w:rsidR="00987C9A" w:rsidRPr="00987C9A">
        <w:rPr>
          <w:rFonts w:ascii="Times New Roman" w:eastAsiaTheme="minorEastAsia" w:hAnsi="Times New Roman" w:cs="Times New Roman"/>
          <w:sz w:val="24"/>
          <w:szCs w:val="24"/>
          <w:lang w:val="en-CA"/>
        </w:rPr>
        <w:t xml:space="preserve">, </w:t>
      </w:r>
      <w:del w:id="207" w:author="Thomas" w:date="2016-12-07T13:39:00Z">
        <w:r w:rsidR="00987C9A" w:rsidRPr="00987C9A" w:rsidDel="00F6298B">
          <w:rPr>
            <w:rFonts w:ascii="Times New Roman" w:eastAsiaTheme="minorEastAsia" w:hAnsi="Times New Roman" w:cs="Times New Roman"/>
            <w:sz w:val="24"/>
            <w:szCs w:val="24"/>
            <w:lang w:val="en-CA"/>
          </w:rPr>
          <w:delText xml:space="preserve">in spawning area </w:delText>
        </w:r>
        <w:r w:rsidR="00987C9A" w:rsidRPr="00987C9A" w:rsidDel="00F6298B">
          <w:rPr>
            <w:rFonts w:ascii="Times New Roman" w:eastAsiaTheme="minorEastAsia" w:hAnsi="Times New Roman" w:cs="Times New Roman"/>
            <w:i/>
            <w:sz w:val="24"/>
            <w:szCs w:val="24"/>
            <w:lang w:val="en-CA"/>
          </w:rPr>
          <w:delText>rs</w:delText>
        </w:r>
        <w:r w:rsidR="00987C9A" w:rsidRPr="00987C9A" w:rsidDel="00F6298B">
          <w:rPr>
            <w:rFonts w:ascii="Times New Roman" w:eastAsiaTheme="minorEastAsia" w:hAnsi="Times New Roman" w:cs="Times New Roman"/>
            <w:sz w:val="24"/>
            <w:szCs w:val="24"/>
            <w:lang w:val="en-CA"/>
          </w:rPr>
          <w:delText>,</w:delText>
        </w:r>
      </w:del>
      <w:r w:rsidR="00987C9A" w:rsidRPr="00987C9A">
        <w:rPr>
          <w:rFonts w:ascii="Times New Roman" w:eastAsiaTheme="minorEastAsia" w:hAnsi="Times New Roman" w:cs="Times New Roman"/>
          <w:sz w:val="24"/>
          <w:szCs w:val="24"/>
          <w:lang w:val="en-CA"/>
        </w:rPr>
        <w:t xml:space="preserve"> weight of individuals at age </w:t>
      </w:r>
      <w:r w:rsidR="00987C9A" w:rsidRPr="00987C9A">
        <w:rPr>
          <w:rFonts w:ascii="Times New Roman" w:eastAsiaTheme="minorEastAsia" w:hAnsi="Times New Roman" w:cs="Times New Roman"/>
          <w:i/>
          <w:sz w:val="24"/>
          <w:szCs w:val="24"/>
          <w:lang w:val="en-CA"/>
        </w:rPr>
        <w:t>w</w:t>
      </w:r>
      <w:r w:rsidR="00987C9A" w:rsidRPr="00987C9A">
        <w:rPr>
          <w:rFonts w:ascii="Times New Roman" w:eastAsiaTheme="minorEastAsia" w:hAnsi="Times New Roman" w:cs="Times New Roman"/>
          <w:sz w:val="24"/>
          <w:szCs w:val="24"/>
          <w:lang w:val="en-CA"/>
        </w:rPr>
        <w:t xml:space="preserve">, and the fraction of individuals mature at age </w:t>
      </w:r>
      <w:r w:rsidR="00987C9A" w:rsidRPr="00987C9A">
        <w:rPr>
          <w:rFonts w:ascii="Times New Roman" w:eastAsiaTheme="minorEastAsia" w:hAnsi="Times New Roman" w:cs="Times New Roman"/>
          <w:i/>
          <w:sz w:val="24"/>
          <w:szCs w:val="24"/>
          <w:lang w:val="en-CA"/>
        </w:rPr>
        <w:t>mat</w:t>
      </w:r>
      <w:r w:rsidR="00987C9A" w:rsidRPr="00987C9A">
        <w:rPr>
          <w:rFonts w:ascii="Times New Roman" w:eastAsiaTheme="minorEastAsia" w:hAnsi="Times New Roman" w:cs="Times New Roman"/>
          <w:sz w:val="24"/>
          <w:szCs w:val="24"/>
          <w:lang w:val="en-CA"/>
        </w:rPr>
        <w:t xml:space="preserve">: </w:t>
      </w:r>
    </w:p>
    <w:p w14:paraId="0D68BDB8" w14:textId="77777777" w:rsidR="007E218D" w:rsidRDefault="007E218D" w:rsidP="00406114">
      <w:pPr>
        <w:jc w:val="both"/>
        <w:rPr>
          <w:rFonts w:ascii="Times New Roman" w:eastAsiaTheme="minorEastAsia" w:hAnsi="Times New Roman" w:cs="Times New Roman"/>
          <w:sz w:val="24"/>
          <w:szCs w:val="24"/>
          <w:lang w:val="en-CA"/>
        </w:rPr>
      </w:pPr>
    </w:p>
    <w:p w14:paraId="0642F5EB" w14:textId="40B83423" w:rsidR="007E218D" w:rsidRDefault="009D082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w:ins w:id="208" w:author="Thomas" w:date="2016-12-07T12:41:00Z">
                        <w:rPr>
                          <w:rFonts w:ascii="Cambria Math" w:eastAsiaTheme="minorEastAsia" w:hAnsi="Cambria Math" w:cs="Times New Roman"/>
                          <w:sz w:val="24"/>
                          <w:szCs w:val="24"/>
                          <w:lang w:val="en-CA"/>
                        </w:rPr>
                        <m:t>-1</m:t>
                      </w:ins>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w:del w:id="209" w:author="Thomas" w:date="2016-12-07T13:39:00Z">
                        <w:rPr>
                          <w:rFonts w:ascii="Cambria Math" w:eastAsiaTheme="minorEastAsia" w:hAnsi="Cambria Math" w:cs="Times New Roman"/>
                          <w:sz w:val="24"/>
                          <w:szCs w:val="24"/>
                          <w:lang w:val="en-CA"/>
                        </w:rPr>
                        <m:t>s</m:t>
                      </w:del>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w:del w:id="210" w:author="Thomas" w:date="2016-12-07T13:39:00Z">
                            <w:rPr>
                              <w:rFonts w:ascii="Cambria Math" w:eastAsiaTheme="minorEastAsia" w:hAnsi="Cambria Math" w:cs="Times New Roman"/>
                              <w:sz w:val="24"/>
                              <w:szCs w:val="24"/>
                              <w:lang w:val="en-CA"/>
                            </w:rPr>
                            <m:t>s</m:t>
                          </w:del>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commentRangeStart w:id="211"/>
      <w:r w:rsidR="00296D59">
        <w:rPr>
          <w:rFonts w:ascii="Times New Roman" w:eastAsiaTheme="minorEastAsia" w:hAnsi="Times New Roman" w:cs="Times New Roman"/>
          <w:sz w:val="24"/>
          <w:szCs w:val="24"/>
          <w:lang w:val="en-CA"/>
        </w:rPr>
        <w:t>8</w:t>
      </w:r>
      <w:commentRangeEnd w:id="211"/>
      <w:r w:rsidR="00F6298B">
        <w:rPr>
          <w:rStyle w:val="CommentReference"/>
        </w:rPr>
        <w:commentReference w:id="211"/>
      </w:r>
      <w:r w:rsidR="00987C9A">
        <w:rPr>
          <w:rFonts w:ascii="Times New Roman" w:eastAsiaTheme="minorEastAsia" w:hAnsi="Times New Roman" w:cs="Times New Roman"/>
          <w:sz w:val="24"/>
          <w:szCs w:val="24"/>
          <w:lang w:val="en-CA"/>
        </w:rPr>
        <w:t>)</w:t>
      </w:r>
    </w:p>
    <w:p w14:paraId="51E0E314" w14:textId="77777777" w:rsidR="007E218D" w:rsidRDefault="007E218D" w:rsidP="00406114">
      <w:pPr>
        <w:jc w:val="both"/>
        <w:rPr>
          <w:rFonts w:ascii="Times New Roman" w:eastAsiaTheme="minorEastAsia" w:hAnsi="Times New Roman" w:cs="Times New Roman"/>
          <w:sz w:val="24"/>
          <w:szCs w:val="24"/>
          <w:lang w:val="en-CA"/>
        </w:rPr>
      </w:pPr>
    </w:p>
    <w:p w14:paraId="3B7464A3"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weight is calculated from length at age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w:t>
      </w:r>
    </w:p>
    <w:p w14:paraId="7B458A0B" w14:textId="77777777" w:rsidR="007E218D" w:rsidRDefault="007E218D" w:rsidP="00406114">
      <w:pPr>
        <w:jc w:val="both"/>
        <w:rPr>
          <w:rFonts w:ascii="Times New Roman" w:eastAsiaTheme="minorEastAsia" w:hAnsi="Times New Roman" w:cs="Times New Roman"/>
          <w:sz w:val="24"/>
          <w:szCs w:val="24"/>
          <w:lang w:val="en-CA"/>
        </w:rPr>
      </w:pPr>
    </w:p>
    <w:p w14:paraId="35CDB71E" w14:textId="77777777" w:rsidR="007E218D" w:rsidRDefault="009D082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9</w:t>
      </w:r>
      <w:r w:rsidR="00987C9A">
        <w:rPr>
          <w:rFonts w:ascii="Times New Roman" w:eastAsiaTheme="minorEastAsia" w:hAnsi="Times New Roman" w:cs="Times New Roman"/>
          <w:sz w:val="24"/>
          <w:szCs w:val="24"/>
          <w:lang w:val="en-CA"/>
        </w:rPr>
        <w:t>)</w:t>
      </w:r>
    </w:p>
    <w:p w14:paraId="2FF6BBC3" w14:textId="77777777" w:rsidR="007E218D" w:rsidRDefault="007E218D" w:rsidP="00406114">
      <w:pPr>
        <w:jc w:val="both"/>
        <w:rPr>
          <w:rFonts w:ascii="Times New Roman" w:eastAsiaTheme="minorEastAsia" w:hAnsi="Times New Roman" w:cs="Times New Roman"/>
          <w:sz w:val="24"/>
          <w:szCs w:val="24"/>
          <w:lang w:val="en-CA"/>
        </w:rPr>
      </w:pPr>
    </w:p>
    <w:p w14:paraId="278DF4B8"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and</w:t>
      </w:r>
      <w:proofErr w:type="gramEnd"/>
      <w:r w:rsidRPr="00987C9A">
        <w:rPr>
          <w:rFonts w:ascii="Times New Roman" w:eastAsiaTheme="minorEastAsia" w:hAnsi="Times New Roman" w:cs="Times New Roman"/>
          <w:sz w:val="24"/>
          <w:szCs w:val="24"/>
          <w:lang w:val="en-CA"/>
        </w:rPr>
        <w:t xml:space="preserve"> </w:t>
      </w:r>
      <w:r w:rsidR="002D7A43">
        <w:rPr>
          <w:rFonts w:ascii="Times New Roman" w:eastAsiaTheme="minorEastAsia" w:hAnsi="Times New Roman" w:cs="Times New Roman"/>
          <w:sz w:val="24"/>
          <w:szCs w:val="24"/>
          <w:lang w:val="en-CA"/>
        </w:rPr>
        <w:t xml:space="preserve">the </w:t>
      </w:r>
      <w:r w:rsidRPr="00987C9A">
        <w:rPr>
          <w:rFonts w:ascii="Times New Roman" w:eastAsiaTheme="minorEastAsia" w:hAnsi="Times New Roman" w:cs="Times New Roman"/>
          <w:sz w:val="24"/>
          <w:szCs w:val="24"/>
          <w:lang w:val="en-CA"/>
        </w:rPr>
        <w:t xml:space="preserve">fraction mature at age is assumed to be a logistic function of age with parameters for the age at 50% maturity </w:t>
      </w:r>
      <w:r w:rsidRPr="00987C9A">
        <w:rPr>
          <w:rFonts w:ascii="Times New Roman" w:eastAsiaTheme="minorEastAsia" w:hAnsi="Times New Roman" w:cs="Times New Roman"/>
          <w:i/>
          <w:sz w:val="24"/>
          <w:szCs w:val="24"/>
          <w:lang w:val="en-CA"/>
        </w:rPr>
        <w:t>γ</w:t>
      </w:r>
      <w:r w:rsidRPr="00987C9A">
        <w:rPr>
          <w:rFonts w:ascii="Times New Roman" w:eastAsiaTheme="minorEastAsia" w:hAnsi="Times New Roman" w:cs="Times New Roman"/>
          <w:sz w:val="24"/>
          <w:szCs w:val="24"/>
          <w:lang w:val="en-CA"/>
        </w:rPr>
        <w:t xml:space="preserve">, and slope </w:t>
      </w:r>
      <w:r w:rsidRPr="00987C9A">
        <w:rPr>
          <w:rFonts w:ascii="Times New Roman" w:eastAsiaTheme="minorEastAsia" w:hAnsi="Times New Roman" w:cs="Times New Roman"/>
          <w:i/>
          <w:sz w:val="24"/>
          <w:szCs w:val="24"/>
          <w:lang w:val="en-CA"/>
        </w:rPr>
        <w:t>ϑ</w:t>
      </w:r>
      <w:r w:rsidRPr="00987C9A">
        <w:rPr>
          <w:rFonts w:ascii="Times New Roman" w:eastAsiaTheme="minorEastAsia" w:hAnsi="Times New Roman" w:cs="Times New Roman"/>
          <w:sz w:val="24"/>
          <w:szCs w:val="24"/>
          <w:lang w:val="en-CA"/>
        </w:rPr>
        <w:t>:</w:t>
      </w:r>
    </w:p>
    <w:p w14:paraId="0BF1F842" w14:textId="77777777" w:rsidR="007E218D" w:rsidRDefault="007E218D" w:rsidP="00406114">
      <w:pPr>
        <w:jc w:val="both"/>
        <w:rPr>
          <w:rFonts w:ascii="Times New Roman" w:eastAsiaTheme="minorEastAsia" w:hAnsi="Times New Roman" w:cs="Times New Roman"/>
          <w:sz w:val="24"/>
          <w:szCs w:val="24"/>
          <w:lang w:val="en-CA"/>
        </w:rPr>
      </w:pPr>
    </w:p>
    <w:p w14:paraId="5CCDC568" w14:textId="77777777" w:rsidR="007E218D" w:rsidRDefault="009D082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10</w:t>
      </w:r>
      <w:r w:rsidR="00987C9A">
        <w:rPr>
          <w:rFonts w:ascii="Times New Roman" w:eastAsiaTheme="minorEastAsia" w:hAnsi="Times New Roman" w:cs="Times New Roman"/>
          <w:sz w:val="24"/>
          <w:szCs w:val="24"/>
          <w:lang w:val="en-CA"/>
        </w:rPr>
        <w:t>)</w:t>
      </w:r>
    </w:p>
    <w:p w14:paraId="5D1B00EB" w14:textId="77777777" w:rsidR="007E218D" w:rsidRDefault="007E218D" w:rsidP="00406114">
      <w:pPr>
        <w:jc w:val="both"/>
        <w:rPr>
          <w:rFonts w:ascii="Times New Roman" w:eastAsiaTheme="minorEastAsia" w:hAnsi="Times New Roman" w:cs="Times New Roman"/>
          <w:sz w:val="24"/>
          <w:szCs w:val="24"/>
          <w:lang w:val="en-CA"/>
        </w:rPr>
      </w:pPr>
    </w:p>
    <w:p w14:paraId="6FFF24EA"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Stock numbers for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that are not the first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of the year and are not the spawning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are calculated:</w:t>
      </w:r>
    </w:p>
    <w:p w14:paraId="2A381447" w14:textId="77777777" w:rsidR="007E218D" w:rsidRDefault="007E218D" w:rsidP="00406114">
      <w:pPr>
        <w:jc w:val="both"/>
        <w:rPr>
          <w:rFonts w:ascii="Times New Roman" w:eastAsiaTheme="minorEastAsia" w:hAnsi="Times New Roman" w:cs="Times New Roman"/>
          <w:sz w:val="24"/>
          <w:szCs w:val="24"/>
          <w:lang w:val="en-CA"/>
        </w:rPr>
      </w:pPr>
    </w:p>
    <w:p w14:paraId="446EB797" w14:textId="77777777" w:rsidR="007E218D" w:rsidRDefault="009D082B" w:rsidP="00406114">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987C9A">
        <w:rPr>
          <w:rFonts w:ascii="Times New Roman" w:eastAsiaTheme="minorEastAsia" w:hAnsi="Times New Roman" w:cs="Times New Roman"/>
          <w:b/>
          <w:bCs/>
          <w:sz w:val="24"/>
          <w:szCs w:val="24"/>
          <w:lang w:val="en-CA"/>
        </w:rPr>
        <w:t xml:space="preserve"> </w:t>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BB05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sidRPr="00987C9A">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11</w:t>
      </w:r>
      <w:r w:rsidR="00987C9A" w:rsidRPr="00987C9A">
        <w:rPr>
          <w:rFonts w:ascii="Times New Roman" w:eastAsiaTheme="minorEastAsia" w:hAnsi="Times New Roman" w:cs="Times New Roman"/>
          <w:bCs/>
          <w:sz w:val="24"/>
          <w:szCs w:val="24"/>
          <w:lang w:val="en-CA"/>
        </w:rPr>
        <w:t>)</w:t>
      </w:r>
    </w:p>
    <w:p w14:paraId="668606DA" w14:textId="77777777" w:rsidR="007E218D" w:rsidRDefault="007E218D" w:rsidP="00406114">
      <w:pPr>
        <w:jc w:val="both"/>
        <w:rPr>
          <w:rFonts w:ascii="Times New Roman" w:eastAsiaTheme="minorEastAsia" w:hAnsi="Times New Roman" w:cs="Times New Roman"/>
          <w:sz w:val="24"/>
          <w:szCs w:val="24"/>
          <w:lang w:val="en-CA"/>
        </w:rPr>
      </w:pPr>
    </w:p>
    <w:p w14:paraId="3EC1C1B8" w14:textId="2FB8AF63"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each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after mortality and recruitment, fish are moved according to a</w:t>
      </w:r>
      <w:r w:rsidR="00C45830">
        <w:rPr>
          <w:rFonts w:ascii="Times New Roman" w:eastAsiaTheme="minorEastAsia" w:hAnsi="Times New Roman" w:cs="Times New Roman"/>
          <w:sz w:val="24"/>
          <w:szCs w:val="24"/>
          <w:lang w:val="en-CA"/>
        </w:rPr>
        <w:t>n age-specific</w:t>
      </w:r>
      <w:r w:rsidRPr="00987C9A">
        <w:rPr>
          <w:rFonts w:ascii="Times New Roman" w:eastAsiaTheme="minorEastAsia" w:hAnsi="Times New Roman" w:cs="Times New Roman"/>
          <w:sz w:val="24"/>
          <w:szCs w:val="24"/>
          <w:lang w:val="en-CA"/>
        </w:rPr>
        <w:t xml:space="preserve"> Markov transition matrix </w:t>
      </w:r>
      <w:proofErr w:type="spellStart"/>
      <w:r w:rsidRPr="00987C9A">
        <w:rPr>
          <w:rFonts w:ascii="Times New Roman" w:eastAsiaTheme="minorEastAsia" w:hAnsi="Times New Roman" w:cs="Times New Roman"/>
          <w:i/>
          <w:sz w:val="24"/>
          <w:szCs w:val="24"/>
          <w:lang w:val="en-CA"/>
        </w:rPr>
        <w:t>mov</w:t>
      </w:r>
      <w:proofErr w:type="spellEnd"/>
      <w:r w:rsidRPr="00987C9A">
        <w:rPr>
          <w:rFonts w:ascii="Times New Roman" w:eastAsiaTheme="minorEastAsia" w:hAnsi="Times New Roman" w:cs="Times New Roman"/>
          <w:sz w:val="24"/>
          <w:szCs w:val="24"/>
          <w:lang w:val="en-CA"/>
        </w:rPr>
        <w:t xml:space="preserve"> that represents the probability of a fish moving from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to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at the end of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w:t>
      </w:r>
    </w:p>
    <w:p w14:paraId="2A319898" w14:textId="77777777" w:rsidR="007E218D" w:rsidRDefault="007E218D" w:rsidP="00406114">
      <w:pPr>
        <w:jc w:val="both"/>
        <w:rPr>
          <w:rFonts w:ascii="Times New Roman" w:eastAsiaTheme="minorEastAsia" w:hAnsi="Times New Roman" w:cs="Times New Roman"/>
          <w:sz w:val="24"/>
          <w:szCs w:val="24"/>
          <w:lang w:val="en-CA"/>
        </w:rPr>
      </w:pPr>
    </w:p>
    <w:p w14:paraId="4BB7D683" w14:textId="2BB297FA" w:rsidR="007E218D" w:rsidRDefault="009D082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FF004E">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12</w:t>
      </w:r>
      <w:r w:rsidR="00987C9A">
        <w:rPr>
          <w:rFonts w:ascii="Times New Roman" w:eastAsiaTheme="minorEastAsia" w:hAnsi="Times New Roman" w:cs="Times New Roman"/>
          <w:sz w:val="24"/>
          <w:szCs w:val="24"/>
          <w:lang w:val="en-CA"/>
        </w:rPr>
        <w:t>)</w:t>
      </w:r>
    </w:p>
    <w:p w14:paraId="66AD2A84" w14:textId="77777777" w:rsidR="007E218D" w:rsidRDefault="007E218D" w:rsidP="00406114">
      <w:pPr>
        <w:jc w:val="both"/>
        <w:rPr>
          <w:rFonts w:ascii="Times New Roman" w:eastAsiaTheme="minorEastAsia" w:hAnsi="Times New Roman" w:cs="Times New Roman"/>
          <w:sz w:val="24"/>
          <w:szCs w:val="24"/>
          <w:lang w:val="en-CA"/>
        </w:rPr>
      </w:pPr>
    </w:p>
    <w:p w14:paraId="1C44FC5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movement matrix is calculated from a log-space matrix </w:t>
      </w:r>
      <w:proofErr w:type="spellStart"/>
      <w:r w:rsidRPr="00987C9A">
        <w:rPr>
          <w:rFonts w:ascii="Times New Roman" w:eastAsiaTheme="minorEastAsia" w:hAnsi="Times New Roman" w:cs="Times New Roman"/>
          <w:i/>
          <w:sz w:val="24"/>
          <w:szCs w:val="24"/>
          <w:lang w:val="en-CA"/>
        </w:rPr>
        <w:t>lnmov</w:t>
      </w:r>
      <w:proofErr w:type="spellEnd"/>
      <w:r w:rsidRPr="00987C9A">
        <w:rPr>
          <w:rFonts w:ascii="Times New Roman" w:eastAsiaTheme="minorEastAsia" w:hAnsi="Times New Roman" w:cs="Times New Roman"/>
          <w:sz w:val="24"/>
          <w:szCs w:val="24"/>
          <w:lang w:val="en-CA"/>
        </w:rPr>
        <w:t xml:space="preserve"> and a logit model to ensure each row </w:t>
      </w:r>
      <w:r w:rsidR="002D7A43">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k</w:t>
      </w:r>
      <w:r w:rsidR="002D7A43">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sums to 1:</w:t>
      </w:r>
    </w:p>
    <w:p w14:paraId="1D928A00" w14:textId="77777777" w:rsidR="007E218D" w:rsidRDefault="007E218D" w:rsidP="00406114">
      <w:pPr>
        <w:jc w:val="both"/>
        <w:rPr>
          <w:rFonts w:ascii="Times New Roman" w:eastAsiaTheme="minorEastAsia" w:hAnsi="Times New Roman" w:cs="Times New Roman"/>
          <w:sz w:val="24"/>
          <w:szCs w:val="24"/>
          <w:lang w:val="en-CA"/>
        </w:rPr>
      </w:pPr>
    </w:p>
    <w:p w14:paraId="19C4F267" w14:textId="3FF45460" w:rsidR="007E218D" w:rsidRDefault="009D082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13</w:t>
      </w:r>
      <w:r w:rsidR="00987C9A">
        <w:rPr>
          <w:rFonts w:ascii="Times New Roman" w:eastAsiaTheme="minorEastAsia" w:hAnsi="Times New Roman" w:cs="Times New Roman"/>
          <w:sz w:val="24"/>
          <w:szCs w:val="24"/>
          <w:lang w:val="en-CA"/>
        </w:rPr>
        <w:t>)</w:t>
      </w:r>
    </w:p>
    <w:p w14:paraId="33940913" w14:textId="77777777" w:rsidR="006F2CFB" w:rsidRDefault="006F2CFB" w:rsidP="00406114">
      <w:pPr>
        <w:jc w:val="both"/>
        <w:rPr>
          <w:rFonts w:ascii="Times New Roman" w:eastAsiaTheme="minorEastAsia" w:hAnsi="Times New Roman" w:cs="Times New Roman"/>
          <w:sz w:val="24"/>
          <w:szCs w:val="24"/>
          <w:lang w:val="en-CA"/>
        </w:rPr>
      </w:pPr>
    </w:p>
    <w:p w14:paraId="512CE575" w14:textId="42D20988" w:rsidR="006F2CFB" w:rsidRDefault="006F2CFB" w:rsidP="00406114">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Size/age stratification for movement models</w:t>
      </w:r>
      <w:r w:rsidR="001F2259">
        <w:rPr>
          <w:rFonts w:ascii="Times New Roman" w:eastAsiaTheme="minorEastAsia" w:hAnsi="Times New Roman" w:cs="Times New Roman"/>
          <w:sz w:val="24"/>
          <w:szCs w:val="24"/>
          <w:lang w:val="en-CA"/>
        </w:rPr>
        <w:t xml:space="preserve"> will initially be attempted for</w:t>
      </w:r>
      <w:r>
        <w:rPr>
          <w:rFonts w:ascii="Times New Roman" w:eastAsiaTheme="minorEastAsia" w:hAnsi="Times New Roman" w:cs="Times New Roman"/>
          <w:sz w:val="24"/>
          <w:szCs w:val="24"/>
          <w:lang w:val="en-CA"/>
        </w:rPr>
        <w:t xml:space="preserve"> three age groups: 0-2, 3-8 and 9+ years (</w:t>
      </w:r>
      <w:r w:rsidR="001F2259">
        <w:rPr>
          <w:rFonts w:ascii="Times New Roman" w:eastAsiaTheme="minorEastAsia" w:hAnsi="Times New Roman" w:cs="Times New Roman"/>
          <w:sz w:val="24"/>
          <w:szCs w:val="24"/>
          <w:lang w:val="en-CA"/>
        </w:rPr>
        <w:t xml:space="preserve">this will be kept the </w:t>
      </w:r>
      <w:r>
        <w:rPr>
          <w:rFonts w:ascii="Times New Roman" w:eastAsiaTheme="minorEastAsia" w:hAnsi="Times New Roman" w:cs="Times New Roman"/>
          <w:sz w:val="24"/>
          <w:szCs w:val="24"/>
          <w:lang w:val="en-CA"/>
        </w:rPr>
        <w:t xml:space="preserve">same for </w:t>
      </w:r>
      <w:r w:rsidR="001F2259">
        <w:rPr>
          <w:rFonts w:ascii="Times New Roman" w:eastAsiaTheme="minorEastAsia" w:hAnsi="Times New Roman" w:cs="Times New Roman"/>
          <w:sz w:val="24"/>
          <w:szCs w:val="24"/>
          <w:lang w:val="en-CA"/>
        </w:rPr>
        <w:t xml:space="preserve">the </w:t>
      </w:r>
      <w:r>
        <w:rPr>
          <w:rFonts w:ascii="Times New Roman" w:eastAsiaTheme="minorEastAsia" w:hAnsi="Times New Roman" w:cs="Times New Roman"/>
          <w:sz w:val="24"/>
          <w:szCs w:val="24"/>
          <w:lang w:val="en-CA"/>
        </w:rPr>
        <w:t xml:space="preserve">Western Atlantic and </w:t>
      </w:r>
      <w:r w:rsidR="001F2259">
        <w:rPr>
          <w:rFonts w:ascii="Times New Roman" w:eastAsiaTheme="minorEastAsia" w:hAnsi="Times New Roman" w:cs="Times New Roman"/>
          <w:sz w:val="24"/>
          <w:szCs w:val="24"/>
          <w:lang w:val="en-CA"/>
        </w:rPr>
        <w:t xml:space="preserve">the </w:t>
      </w:r>
      <w:r>
        <w:rPr>
          <w:rFonts w:ascii="Times New Roman" w:eastAsiaTheme="minorEastAsia" w:hAnsi="Times New Roman" w:cs="Times New Roman"/>
          <w:sz w:val="24"/>
          <w:szCs w:val="24"/>
          <w:lang w:val="en-CA"/>
        </w:rPr>
        <w:t>Eastern Atlantic/Mediterranean</w:t>
      </w:r>
      <w:r w:rsidR="00D53C88">
        <w:rPr>
          <w:rFonts w:ascii="Times New Roman" w:eastAsiaTheme="minorEastAsia" w:hAnsi="Times New Roman" w:cs="Times New Roman"/>
          <w:sz w:val="24"/>
          <w:szCs w:val="24"/>
          <w:lang w:val="en-CA"/>
        </w:rPr>
        <w:t>, but should be re</w:t>
      </w:r>
      <w:r w:rsidR="001F2259">
        <w:rPr>
          <w:rFonts w:ascii="Times New Roman" w:eastAsiaTheme="minorEastAsia" w:hAnsi="Times New Roman" w:cs="Times New Roman"/>
          <w:sz w:val="24"/>
          <w:szCs w:val="24"/>
          <w:lang w:val="en-CA"/>
        </w:rPr>
        <w:t>-</w:t>
      </w:r>
      <w:r w:rsidR="00D53C88">
        <w:rPr>
          <w:rFonts w:ascii="Times New Roman" w:eastAsiaTheme="minorEastAsia" w:hAnsi="Times New Roman" w:cs="Times New Roman"/>
          <w:sz w:val="24"/>
          <w:szCs w:val="24"/>
          <w:lang w:val="en-CA"/>
        </w:rPr>
        <w:t>evaluated for the East as future data become available)</w:t>
      </w:r>
      <w:r>
        <w:rPr>
          <w:rFonts w:ascii="Times New Roman" w:eastAsiaTheme="minorEastAsia" w:hAnsi="Times New Roman" w:cs="Times New Roman"/>
          <w:sz w:val="24"/>
          <w:szCs w:val="24"/>
          <w:lang w:val="en-CA"/>
        </w:rPr>
        <w:t>.</w:t>
      </w:r>
    </w:p>
    <w:p w14:paraId="426BA540" w14:textId="77777777" w:rsidR="007E218D" w:rsidRDefault="007E218D" w:rsidP="00406114">
      <w:pPr>
        <w:jc w:val="both"/>
        <w:rPr>
          <w:rFonts w:ascii="Times New Roman" w:eastAsiaTheme="minorEastAsia" w:hAnsi="Times New Roman" w:cs="Times New Roman"/>
          <w:sz w:val="24"/>
          <w:szCs w:val="24"/>
          <w:lang w:val="en-CA"/>
        </w:rPr>
      </w:pPr>
    </w:p>
    <w:p w14:paraId="36AF69BC"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Movements from an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to an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that are considered </w:t>
      </w:r>
      <w:r w:rsidR="009B1E5B">
        <w:rPr>
          <w:rFonts w:ascii="Times New Roman" w:eastAsiaTheme="minorEastAsia" w:hAnsi="Times New Roman" w:cs="Times New Roman"/>
          <w:sz w:val="24"/>
          <w:szCs w:val="24"/>
          <w:lang w:val="en-CA"/>
        </w:rPr>
        <w:t>to be implausible</w:t>
      </w:r>
      <w:r w:rsidRPr="00987C9A">
        <w:rPr>
          <w:rFonts w:ascii="Times New Roman" w:eastAsiaTheme="minorEastAsia" w:hAnsi="Times New Roman" w:cs="Times New Roman"/>
          <w:sz w:val="24"/>
          <w:szCs w:val="24"/>
          <w:lang w:val="en-CA"/>
        </w:rPr>
        <w:t xml:space="preserve"> (e.g. from the Eastern Mediterranean to the Gulf of Mexico) are assigned a large negative number (essentially zero movement)</w:t>
      </w:r>
      <w:r w:rsidR="009B1E5B">
        <w:rPr>
          <w:rFonts w:ascii="Times New Roman" w:eastAsiaTheme="minorEastAsia" w:hAnsi="Times New Roman" w:cs="Times New Roman"/>
          <w:sz w:val="24"/>
          <w:szCs w:val="24"/>
          <w:lang w:val="en-CA"/>
        </w:rPr>
        <w:t xml:space="preserve"> in corresponding cells in these movement matrices</w:t>
      </w:r>
      <w:r w:rsidRPr="00987C9A">
        <w:rPr>
          <w:rFonts w:ascii="Times New Roman" w:eastAsiaTheme="minorEastAsia" w:hAnsi="Times New Roman" w:cs="Times New Roman"/>
          <w:sz w:val="24"/>
          <w:szCs w:val="24"/>
          <w:lang w:val="en-CA"/>
        </w:rPr>
        <w:t xml:space="preserve">. For each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from which individuals can move</w:t>
      </w:r>
      <w:r w:rsidR="00406114" w:rsidRPr="00987C9A">
        <w:rPr>
          <w:rFonts w:ascii="Times New Roman" w:eastAsiaTheme="minorEastAsia" w:hAnsi="Times New Roman" w:cs="Times New Roman"/>
          <w:sz w:val="24"/>
          <w:szCs w:val="24"/>
          <w:lang w:val="en-CA"/>
        </w:rPr>
        <w:t xml:space="preserve">, </w:t>
      </w:r>
      <w:r w:rsidR="00406114">
        <w:rPr>
          <w:rFonts w:ascii="Times New Roman" w:eastAsiaTheme="minorEastAsia" w:hAnsi="Times New Roman" w:cs="Times New Roman"/>
          <w:sz w:val="24"/>
          <w:szCs w:val="24"/>
          <w:lang w:val="en-CA"/>
        </w:rPr>
        <w:t>one</w:t>
      </w:r>
      <w:r w:rsidR="00406114" w:rsidRPr="00987C9A">
        <w:rPr>
          <w:rFonts w:ascii="Times New Roman" w:eastAsiaTheme="minorEastAsia" w:hAnsi="Times New Roman" w:cs="Times New Roman"/>
          <w:sz w:val="24"/>
          <w:szCs w:val="24"/>
          <w:lang w:val="en-CA"/>
        </w:rPr>
        <w:t xml:space="preserve"> value </w:t>
      </w:r>
      <w:r w:rsidR="00406114">
        <w:rPr>
          <w:rFonts w:ascii="Times New Roman" w:eastAsiaTheme="minorEastAsia" w:hAnsi="Times New Roman" w:cs="Times New Roman"/>
          <w:sz w:val="24"/>
          <w:szCs w:val="24"/>
          <w:lang w:val="en-CA"/>
        </w:rPr>
        <w:t>is assigned</w:t>
      </w:r>
      <w:r w:rsidR="00406114" w:rsidRPr="00987C9A">
        <w:rPr>
          <w:rFonts w:ascii="Times New Roman" w:eastAsiaTheme="minorEastAsia" w:hAnsi="Times New Roman" w:cs="Times New Roman"/>
          <w:sz w:val="24"/>
          <w:szCs w:val="24"/>
          <w:lang w:val="en-CA"/>
        </w:rPr>
        <w:t xml:space="preserve"> zero</w:t>
      </w:r>
      <w:r w:rsidR="00406114">
        <w:rPr>
          <w:rFonts w:ascii="Times New Roman" w:eastAsiaTheme="minorEastAsia" w:hAnsi="Times New Roman" w:cs="Times New Roman"/>
          <w:sz w:val="24"/>
          <w:szCs w:val="24"/>
          <w:lang w:val="en-CA"/>
        </w:rPr>
        <w:t xml:space="preserve"> and all other </w:t>
      </w:r>
      <w:r w:rsidR="00406114" w:rsidRPr="00987C9A">
        <w:rPr>
          <w:rFonts w:ascii="Times New Roman" w:eastAsiaTheme="minorEastAsia" w:hAnsi="Times New Roman" w:cs="Times New Roman"/>
          <w:sz w:val="24"/>
          <w:szCs w:val="24"/>
          <w:lang w:val="en-CA"/>
        </w:rPr>
        <w:t xml:space="preserve">possible movements are assigned an estimated parameter </w:t>
      </w:r>
      <w:r w:rsidR="00406114" w:rsidRPr="00987C9A">
        <w:rPr>
          <w:rFonts w:ascii="Times New Roman" w:eastAsiaTheme="minorEastAsia" w:hAnsi="Times New Roman" w:cs="Times New Roman"/>
          <w:i/>
          <w:sz w:val="24"/>
          <w:szCs w:val="24"/>
          <w:lang w:val="en-CA"/>
        </w:rPr>
        <w:t xml:space="preserve">ψ </w:t>
      </w:r>
      <w:r w:rsidR="00406114" w:rsidRPr="00987C9A">
        <w:rPr>
          <w:rFonts w:ascii="Times New Roman" w:eastAsiaTheme="minorEastAsia" w:hAnsi="Times New Roman" w:cs="Times New Roman"/>
          <w:sz w:val="24"/>
          <w:szCs w:val="24"/>
          <w:lang w:val="en-CA"/>
        </w:rPr>
        <w:t>(since rows must sum to 1</w:t>
      </w:r>
      <w:r w:rsidR="00406114">
        <w:rPr>
          <w:rFonts w:ascii="Times New Roman" w:eastAsiaTheme="minorEastAsia" w:hAnsi="Times New Roman" w:cs="Times New Roman"/>
          <w:sz w:val="24"/>
          <w:szCs w:val="24"/>
          <w:lang w:val="en-CA"/>
        </w:rPr>
        <w:t>,</w:t>
      </w:r>
      <w:r w:rsidR="00406114" w:rsidRPr="00987C9A">
        <w:rPr>
          <w:rFonts w:ascii="Times New Roman" w:eastAsiaTheme="minorEastAsia" w:hAnsi="Times New Roman" w:cs="Times New Roman"/>
          <w:sz w:val="24"/>
          <w:szCs w:val="24"/>
          <w:lang w:val="en-CA"/>
        </w:rPr>
        <w:t xml:space="preserve"> there is one less degree of freedom)</w:t>
      </w:r>
      <w:r w:rsidRPr="00987C9A">
        <w:rPr>
          <w:rFonts w:ascii="Times New Roman" w:eastAsiaTheme="minorEastAsia" w:hAnsi="Times New Roman" w:cs="Times New Roman"/>
          <w:sz w:val="24"/>
          <w:szCs w:val="24"/>
          <w:lang w:val="en-CA"/>
        </w:rPr>
        <w:t>:</w:t>
      </w:r>
    </w:p>
    <w:p w14:paraId="027810D7" w14:textId="77777777" w:rsidR="007E218D" w:rsidRDefault="007E218D" w:rsidP="00406114">
      <w:pPr>
        <w:jc w:val="both"/>
        <w:rPr>
          <w:rFonts w:ascii="Times New Roman" w:eastAsiaTheme="minorEastAsia" w:hAnsi="Times New Roman" w:cs="Times New Roman"/>
          <w:sz w:val="24"/>
          <w:szCs w:val="24"/>
          <w:lang w:val="en-CA"/>
        </w:rPr>
      </w:pPr>
    </w:p>
    <w:p w14:paraId="532ABCC7" w14:textId="7EBDAE72" w:rsidR="007E218D" w:rsidRDefault="009D082B"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B059A">
        <w:rPr>
          <w:rFonts w:ascii="Times New Roman" w:eastAsiaTheme="minorEastAsia" w:hAnsi="Times New Roman" w:cs="Times New Roman"/>
          <w:bCs/>
          <w:sz w:val="24"/>
          <w:szCs w:val="24"/>
          <w:lang w:val="en-CA"/>
        </w:rPr>
        <w:tab/>
      </w:r>
      <w:del w:id="212" w:author="Thomas" w:date="2016-12-07T13:10:00Z">
        <w:r w:rsidR="00987C9A" w:rsidDel="003158C7">
          <w:rPr>
            <w:rFonts w:ascii="Times New Roman" w:eastAsiaTheme="minorEastAsia" w:hAnsi="Times New Roman" w:cs="Times New Roman"/>
            <w:bCs/>
            <w:sz w:val="24"/>
            <w:szCs w:val="24"/>
            <w:lang w:val="en-CA"/>
          </w:rPr>
          <w:tab/>
        </w:r>
      </w:del>
      <w:ins w:id="213" w:author="Thomas" w:date="2016-12-07T13:10:00Z">
        <w:r w:rsidR="003158C7">
          <w:rPr>
            <w:rFonts w:ascii="Times New Roman" w:eastAsiaTheme="minorEastAsia" w:hAnsi="Times New Roman" w:cs="Times New Roman"/>
            <w:bCs/>
            <w:sz w:val="24"/>
            <w:szCs w:val="24"/>
            <w:lang w:val="en-CA"/>
          </w:rPr>
          <w:t xml:space="preserve">  </w:t>
        </w:r>
      </w:ins>
      <w:r w:rsidR="00987C9A">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14</w:t>
      </w:r>
      <w:r w:rsidR="00987C9A">
        <w:rPr>
          <w:rFonts w:ascii="Times New Roman" w:eastAsiaTheme="minorEastAsia" w:hAnsi="Times New Roman" w:cs="Times New Roman"/>
          <w:bCs/>
          <w:sz w:val="24"/>
          <w:szCs w:val="24"/>
          <w:lang w:val="en-CA"/>
        </w:rPr>
        <w:t>)</w:t>
      </w:r>
    </w:p>
    <w:p w14:paraId="299912BC" w14:textId="77777777" w:rsidR="007E218D" w:rsidRDefault="007E218D" w:rsidP="00406114">
      <w:pPr>
        <w:jc w:val="both"/>
        <w:rPr>
          <w:rFonts w:ascii="Times New Roman" w:eastAsiaTheme="minorEastAsia" w:hAnsi="Times New Roman" w:cs="Times New Roman"/>
          <w:sz w:val="24"/>
          <w:szCs w:val="24"/>
          <w:lang w:val="en-CA"/>
        </w:rPr>
      </w:pPr>
    </w:p>
    <w:p w14:paraId="70708B1D" w14:textId="484DCCA6" w:rsidR="007E218D" w:rsidRDefault="000A1F39" w:rsidP="00406114">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This movement model can be simplified to estimate only those movements for which data have been observed (e.g.at least one tag track</w:t>
      </w:r>
      <w:ins w:id="214" w:author="Thomas" w:date="2016-12-07T13:44:00Z">
        <w:r w:rsidR="00F6298B">
          <w:rPr>
            <w:rFonts w:ascii="Times New Roman" w:eastAsiaTheme="minorEastAsia" w:hAnsi="Times New Roman" w:cs="Times New Roman"/>
            <w:sz w:val="24"/>
            <w:szCs w:val="24"/>
            <w:lang w:val="en-CA"/>
          </w:rPr>
          <w:t xml:space="preserve"> or conventional tagging observation</w:t>
        </w:r>
      </w:ins>
      <w:r w:rsidR="00987C9A" w:rsidRPr="00987C9A">
        <w:rPr>
          <w:rFonts w:ascii="Times New Roman" w:eastAsiaTheme="minorEastAsia" w:hAnsi="Times New Roman" w:cs="Times New Roman"/>
          <w:sz w:val="24"/>
          <w:szCs w:val="24"/>
          <w:lang w:val="en-CA"/>
        </w:rPr>
        <w:t xml:space="preserve">). </w:t>
      </w:r>
    </w:p>
    <w:p w14:paraId="2895C90E" w14:textId="77777777" w:rsidR="007E218D" w:rsidRDefault="007E218D" w:rsidP="00406114">
      <w:pPr>
        <w:jc w:val="both"/>
        <w:rPr>
          <w:rFonts w:ascii="Times New Roman" w:eastAsiaTheme="minorEastAsia" w:hAnsi="Times New Roman" w:cs="Times New Roman"/>
          <w:sz w:val="24"/>
          <w:szCs w:val="24"/>
          <w:lang w:val="en-CA"/>
        </w:rPr>
      </w:pPr>
    </w:p>
    <w:p w14:paraId="154ED8C2" w14:textId="7CC31C33"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w:t>
      </w:r>
      <w:del w:id="215" w:author="Thomas" w:date="2016-12-07T13:44:00Z">
        <w:r w:rsidRPr="00987C9A" w:rsidDel="00F6298B">
          <w:rPr>
            <w:rFonts w:ascii="Times New Roman" w:eastAsiaTheme="minorEastAsia" w:hAnsi="Times New Roman" w:cs="Times New Roman"/>
            <w:sz w:val="24"/>
            <w:szCs w:val="24"/>
            <w:lang w:val="en-CA"/>
          </w:rPr>
          <w:delText xml:space="preserve">may </w:delText>
        </w:r>
      </w:del>
      <w:r w:rsidRPr="00987C9A">
        <w:rPr>
          <w:rFonts w:ascii="Times New Roman" w:eastAsiaTheme="minorEastAsia" w:hAnsi="Times New Roman" w:cs="Times New Roman"/>
          <w:sz w:val="24"/>
          <w:szCs w:val="24"/>
          <w:lang w:val="en-CA"/>
        </w:rPr>
        <w:t>need to accommodate</w:t>
      </w:r>
      <w:ins w:id="216" w:author="Thomas" w:date="2016-12-07T12:44:00Z">
        <w:r w:rsidR="00675A5D">
          <w:rPr>
            <w:rFonts w:ascii="Times New Roman" w:eastAsiaTheme="minorEastAsia" w:hAnsi="Times New Roman" w:cs="Times New Roman"/>
            <w:sz w:val="24"/>
            <w:szCs w:val="24"/>
            <w:lang w:val="en-CA"/>
          </w:rPr>
          <w:t xml:space="preserve"> seasonal</w:t>
        </w:r>
      </w:ins>
      <w:r w:rsidRPr="00987C9A">
        <w:rPr>
          <w:rFonts w:ascii="Times New Roman" w:eastAsiaTheme="minorEastAsia" w:hAnsi="Times New Roman" w:cs="Times New Roman"/>
          <w:sz w:val="24"/>
          <w:szCs w:val="24"/>
          <w:lang w:val="en-CA"/>
        </w:rPr>
        <w:t xml:space="preserve"> movement by age and</w:t>
      </w:r>
      <w:ins w:id="217" w:author="Thomas" w:date="2016-12-07T13:44:00Z">
        <w:r w:rsidR="00F6298B">
          <w:rPr>
            <w:rFonts w:ascii="Times New Roman" w:eastAsiaTheme="minorEastAsia" w:hAnsi="Times New Roman" w:cs="Times New Roman"/>
            <w:sz w:val="24"/>
            <w:szCs w:val="24"/>
            <w:lang w:val="en-CA"/>
          </w:rPr>
          <w:t xml:space="preserve"> may</w:t>
        </w:r>
      </w:ins>
      <w:r w:rsidRPr="00987C9A">
        <w:rPr>
          <w:rFonts w:ascii="Times New Roman" w:eastAsiaTheme="minorEastAsia" w:hAnsi="Times New Roman" w:cs="Times New Roman"/>
          <w:sz w:val="24"/>
          <w:szCs w:val="24"/>
          <w:lang w:val="en-CA"/>
        </w:rPr>
        <w:t xml:space="preserve"> include regional spawning and recruitment. </w:t>
      </w:r>
      <w:r w:rsidR="00406114">
        <w:rPr>
          <w:rFonts w:ascii="Times New Roman" w:eastAsiaTheme="minorEastAsia" w:hAnsi="Times New Roman" w:cs="Times New Roman"/>
          <w:sz w:val="24"/>
          <w:szCs w:val="24"/>
          <w:lang w:val="en-CA"/>
        </w:rPr>
        <w:t>T</w:t>
      </w:r>
      <w:r w:rsidR="00406114" w:rsidRPr="000A1F39">
        <w:rPr>
          <w:rFonts w:ascii="Times New Roman" w:eastAsiaTheme="minorEastAsia" w:hAnsi="Times New Roman" w:cs="Times New Roman"/>
          <w:sz w:val="24"/>
          <w:szCs w:val="24"/>
          <w:lang w:val="en-CA"/>
        </w:rPr>
        <w:t>he equilibrium unfished</w:t>
      </w:r>
      <w:r w:rsidR="00406114">
        <w:rPr>
          <w:rFonts w:ascii="Times New Roman" w:eastAsiaTheme="minorEastAsia" w:hAnsi="Times New Roman" w:cs="Times New Roman"/>
          <w:sz w:val="24"/>
          <w:szCs w:val="24"/>
          <w:lang w:val="en-CA"/>
        </w:rPr>
        <w:t xml:space="preserve"> age structure / spatial</w:t>
      </w:r>
      <w:r w:rsidR="00406114" w:rsidRPr="000A1F39">
        <w:rPr>
          <w:rFonts w:ascii="Times New Roman" w:eastAsiaTheme="minorEastAsia" w:hAnsi="Times New Roman" w:cs="Times New Roman"/>
          <w:sz w:val="24"/>
          <w:szCs w:val="24"/>
          <w:lang w:val="en-CA"/>
        </w:rPr>
        <w:t xml:space="preserve"> distribution cannot be calculated analytically. For any set of model parameters it is necessary to </w:t>
      </w:r>
      <w:r w:rsidR="00406114">
        <w:rPr>
          <w:rFonts w:ascii="Times New Roman" w:eastAsiaTheme="minorEastAsia" w:hAnsi="Times New Roman" w:cs="Times New Roman"/>
          <w:sz w:val="24"/>
          <w:szCs w:val="24"/>
          <w:lang w:val="en-CA"/>
        </w:rPr>
        <w:t xml:space="preserve">determine these </w:t>
      </w:r>
      <w:r w:rsidR="00406114" w:rsidRPr="000A1F39">
        <w:rPr>
          <w:rFonts w:ascii="Times New Roman" w:eastAsiaTheme="minorEastAsia" w:hAnsi="Times New Roman" w:cs="Times New Roman"/>
          <w:sz w:val="24"/>
          <w:szCs w:val="24"/>
          <w:lang w:val="en-CA"/>
        </w:rPr>
        <w:t>numerically by iteratively multi</w:t>
      </w:r>
      <w:r w:rsidR="00406114">
        <w:rPr>
          <w:rFonts w:ascii="Times New Roman" w:eastAsiaTheme="minorEastAsia" w:hAnsi="Times New Roman" w:cs="Times New Roman"/>
          <w:sz w:val="24"/>
          <w:szCs w:val="24"/>
          <w:lang w:val="en-CA"/>
        </w:rPr>
        <w:t>plying an initial guess of age structure and spatial</w:t>
      </w:r>
      <w:r w:rsidR="00406114" w:rsidRPr="000A1F39">
        <w:rPr>
          <w:rFonts w:ascii="Times New Roman" w:eastAsiaTheme="minorEastAsia" w:hAnsi="Times New Roman" w:cs="Times New Roman"/>
          <w:sz w:val="24"/>
          <w:szCs w:val="24"/>
          <w:lang w:val="en-CA"/>
        </w:rPr>
        <w:t xml:space="preserve"> distribution by the movement matrix.</w:t>
      </w:r>
      <w:r w:rsidR="006F2CFB">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The solution used here is to iterate the transition equations above (Equations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6</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7</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11</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12</w:t>
      </w:r>
      <w:r w:rsidRPr="00987C9A">
        <w:rPr>
          <w:rFonts w:ascii="Times New Roman" w:eastAsiaTheme="minorEastAsia" w:hAnsi="Times New Roman" w:cs="Times New Roman"/>
          <w:sz w:val="24"/>
          <w:szCs w:val="24"/>
          <w:lang w:val="en-CA"/>
        </w:rPr>
        <w:t xml:space="preserve">) given </w:t>
      </w:r>
      <w:r w:rsidR="00ED211D">
        <w:rPr>
          <w:rFonts w:ascii="Times New Roman" w:eastAsiaTheme="minorEastAsia" w:hAnsi="Times New Roman" w:cs="Times New Roman"/>
          <w:sz w:val="24"/>
          <w:szCs w:val="24"/>
          <w:lang w:val="en-CA"/>
        </w:rPr>
        <w:t xml:space="preserve">a </w:t>
      </w:r>
      <w:r w:rsidRPr="00987C9A">
        <w:rPr>
          <w:rFonts w:ascii="Times New Roman" w:eastAsiaTheme="minorEastAsia" w:hAnsi="Times New Roman" w:cs="Times New Roman"/>
          <w:sz w:val="24"/>
          <w:szCs w:val="24"/>
          <w:lang w:val="en-CA"/>
        </w:rPr>
        <w:t>fishing mortality</w:t>
      </w:r>
      <w:r w:rsidR="00ED211D">
        <w:rPr>
          <w:rFonts w:ascii="Times New Roman" w:eastAsiaTheme="minorEastAsia" w:hAnsi="Times New Roman" w:cs="Times New Roman"/>
          <w:sz w:val="24"/>
          <w:szCs w:val="24"/>
          <w:lang w:val="en-CA"/>
        </w:rPr>
        <w:t xml:space="preserve"> rate averaged </w:t>
      </w:r>
      <w:r w:rsidR="00C45830">
        <w:rPr>
          <w:rFonts w:ascii="Times New Roman" w:eastAsiaTheme="minorEastAsia" w:hAnsi="Times New Roman" w:cs="Times New Roman"/>
          <w:sz w:val="24"/>
          <w:szCs w:val="24"/>
          <w:lang w:val="en-CA"/>
        </w:rPr>
        <w:t xml:space="preserve">over </w:t>
      </w:r>
      <w:r w:rsidR="00ED211D">
        <w:rPr>
          <w:rFonts w:ascii="Times New Roman" w:eastAsiaTheme="minorEastAsia" w:hAnsi="Times New Roman" w:cs="Times New Roman"/>
          <w:sz w:val="24"/>
          <w:szCs w:val="24"/>
          <w:lang w:val="en-CA"/>
        </w:rPr>
        <w:t>the first five years of model predictions</w:t>
      </w:r>
      <w:r w:rsidRPr="00987C9A">
        <w:rPr>
          <w:rFonts w:ascii="Times New Roman" w:eastAsiaTheme="minorEastAsia" w:hAnsi="Times New Roman" w:cs="Times New Roman"/>
          <w:sz w:val="24"/>
          <w:szCs w:val="24"/>
          <w:lang w:val="en-CA"/>
        </w:rPr>
        <w:t xml:space="preserve"> until the spatial distribution of stock numbers converges for each of the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p>
    <w:p w14:paraId="0CDE4693" w14:textId="77777777" w:rsidR="007E218D" w:rsidRDefault="007E218D" w:rsidP="00406114">
      <w:pPr>
        <w:jc w:val="both"/>
        <w:rPr>
          <w:rFonts w:ascii="Times New Roman" w:eastAsiaTheme="minorEastAsia" w:hAnsi="Times New Roman" w:cs="Times New Roman"/>
          <w:sz w:val="24"/>
          <w:szCs w:val="24"/>
          <w:lang w:val="en-CA"/>
        </w:rPr>
      </w:pPr>
    </w:p>
    <w:p w14:paraId="46461C71"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987C9A">
        <w:rPr>
          <w:rFonts w:ascii="Times New Roman" w:eastAsiaTheme="minorEastAsia" w:hAnsi="Times New Roman" w:cs="Times New Roman"/>
          <w:sz w:val="24"/>
          <w:szCs w:val="24"/>
          <w:lang w:val="en-CA"/>
        </w:rPr>
        <w:t xml:space="preserve"> is made </w:t>
      </w:r>
      <w:r w:rsidR="000A1F39">
        <w:rPr>
          <w:rFonts w:ascii="Times New Roman" w:eastAsiaTheme="minorEastAsia" w:hAnsi="Times New Roman" w:cs="Times New Roman"/>
          <w:sz w:val="24"/>
          <w:szCs w:val="24"/>
          <w:lang w:val="en-CA"/>
        </w:rPr>
        <w:t>based on the</w:t>
      </w:r>
      <w:r w:rsidRPr="00987C9A">
        <w:rPr>
          <w:rFonts w:ascii="Times New Roman" w:eastAsiaTheme="minorEastAsia" w:hAnsi="Times New Roman" w:cs="Times New Roman"/>
          <w:sz w:val="24"/>
          <w:szCs w:val="24"/>
          <w:lang w:val="en-CA"/>
        </w:rPr>
        <w:t xml:space="preserve"> movement matrix and natural mortality rate at age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w:t>
      </w:r>
    </w:p>
    <w:p w14:paraId="0ABDE6E2" w14:textId="77777777" w:rsidR="007E218D" w:rsidRDefault="007E218D" w:rsidP="00406114">
      <w:pPr>
        <w:jc w:val="both"/>
        <w:rPr>
          <w:rFonts w:ascii="Times New Roman" w:eastAsiaTheme="minorEastAsia" w:hAnsi="Times New Roman" w:cs="Times New Roman"/>
          <w:sz w:val="24"/>
          <w:szCs w:val="24"/>
          <w:lang w:val="en-CA"/>
        </w:rPr>
      </w:pPr>
    </w:p>
    <w:p w14:paraId="324F18AF" w14:textId="51047F5E" w:rsidR="007E218D" w:rsidRDefault="009D082B"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15</w:t>
      </w:r>
      <w:r w:rsidR="00987C9A">
        <w:rPr>
          <w:rFonts w:ascii="Times New Roman" w:eastAsiaTheme="minorEastAsia" w:hAnsi="Times New Roman" w:cs="Times New Roman"/>
          <w:sz w:val="24"/>
          <w:szCs w:val="24"/>
          <w:lang w:val="en-CA"/>
        </w:rPr>
        <w:t>)</w:t>
      </w:r>
    </w:p>
    <w:p w14:paraId="1F72CE56" w14:textId="77777777" w:rsidR="007E218D" w:rsidRDefault="007E218D" w:rsidP="00406114">
      <w:pPr>
        <w:pStyle w:val="BodyText"/>
        <w:spacing w:before="0" w:line="240" w:lineRule="auto"/>
        <w:rPr>
          <w:ins w:id="218" w:author="Thomas" w:date="2016-12-07T12:45:00Z"/>
          <w:sz w:val="24"/>
          <w:szCs w:val="24"/>
          <w:lang w:val="en-ZA"/>
        </w:rPr>
      </w:pPr>
    </w:p>
    <w:p w14:paraId="0072BF78" w14:textId="2ED11B6E" w:rsidR="00F9403D" w:rsidRDefault="00675A5D" w:rsidP="00406114">
      <w:pPr>
        <w:pStyle w:val="BodyText"/>
        <w:spacing w:before="0" w:line="240" w:lineRule="auto"/>
        <w:rPr>
          <w:ins w:id="219" w:author="Thomas" w:date="2016-12-07T13:18:00Z"/>
          <w:sz w:val="24"/>
          <w:szCs w:val="24"/>
          <w:lang w:val="en-ZA"/>
        </w:rPr>
      </w:pPr>
      <w:ins w:id="220" w:author="Thomas" w:date="2016-12-07T12:45:00Z">
        <w:r>
          <w:rPr>
            <w:sz w:val="24"/>
            <w:szCs w:val="24"/>
            <w:lang w:val="en-ZA"/>
          </w:rPr>
          <w:t>In years prior to the initial model ye</w:t>
        </w:r>
      </w:ins>
      <w:ins w:id="221" w:author="Thomas" w:date="2016-12-07T12:46:00Z">
        <w:r>
          <w:rPr>
            <w:sz w:val="24"/>
            <w:szCs w:val="24"/>
            <w:lang w:val="en-ZA"/>
          </w:rPr>
          <w:t>ar</w:t>
        </w:r>
      </w:ins>
      <w:ins w:id="222" w:author="Thomas" w:date="2016-12-07T12:51:00Z">
        <w:r w:rsidR="002337B2">
          <w:rPr>
            <w:sz w:val="24"/>
            <w:szCs w:val="24"/>
            <w:lang w:val="en-ZA"/>
          </w:rPr>
          <w:t xml:space="preserve"> (e.g. </w:t>
        </w:r>
      </w:ins>
      <w:ins w:id="223" w:author="Thomas" w:date="2016-12-07T13:23:00Z">
        <w:r w:rsidR="00F9403D">
          <w:rPr>
            <w:sz w:val="24"/>
            <w:szCs w:val="24"/>
            <w:lang w:val="en-ZA"/>
          </w:rPr>
          <w:t xml:space="preserve">before </w:t>
        </w:r>
      </w:ins>
      <w:ins w:id="224" w:author="Thomas" w:date="2016-12-07T12:51:00Z">
        <w:r w:rsidR="002337B2">
          <w:rPr>
            <w:sz w:val="24"/>
            <w:szCs w:val="24"/>
            <w:lang w:val="en-ZA"/>
          </w:rPr>
          <w:t>1961)</w:t>
        </w:r>
      </w:ins>
      <w:ins w:id="225" w:author="Thomas" w:date="2016-12-07T12:46:00Z">
        <w:r>
          <w:rPr>
            <w:sz w:val="24"/>
            <w:szCs w:val="24"/>
            <w:lang w:val="en-ZA"/>
          </w:rPr>
          <w:t xml:space="preserve">, historical catches </w:t>
        </w:r>
      </w:ins>
      <m:oMath>
        <m:acc>
          <m:accPr>
            <m:chr m:val="̅"/>
            <m:ctrlPr>
              <w:ins w:id="226" w:author="Thomas" w:date="2016-12-07T12:47:00Z">
                <w:rPr>
                  <w:rFonts w:ascii="Cambria Math" w:hAnsi="Cambria Math"/>
                  <w:i/>
                  <w:sz w:val="24"/>
                  <w:szCs w:val="24"/>
                  <w:lang w:val="en-ZA"/>
                </w:rPr>
              </w:ins>
            </m:ctrlPr>
          </m:accPr>
          <m:e>
            <m:r>
              <w:ins w:id="227" w:author="Thomas" w:date="2016-12-07T12:47:00Z">
                <w:rPr>
                  <w:rFonts w:ascii="Cambria Math" w:hAnsi="Cambria Math"/>
                  <w:sz w:val="24"/>
                  <w:szCs w:val="24"/>
                  <w:lang w:val="en-ZA"/>
                </w:rPr>
                <m:t>C</m:t>
              </w:ins>
            </m:r>
          </m:e>
        </m:acc>
      </m:oMath>
      <w:ins w:id="228" w:author="Thomas" w:date="2016-12-07T12:47:00Z">
        <w:r w:rsidR="002337B2">
          <w:rPr>
            <w:sz w:val="24"/>
            <w:szCs w:val="24"/>
            <w:lang w:val="en-ZA"/>
          </w:rPr>
          <w:t xml:space="preserve"> for eastern and western </w:t>
        </w:r>
      </w:ins>
      <w:ins w:id="229" w:author="Thomas" w:date="2016-12-07T12:48:00Z">
        <w:r w:rsidR="002337B2">
          <w:rPr>
            <w:sz w:val="24"/>
            <w:szCs w:val="24"/>
            <w:lang w:val="en-ZA"/>
          </w:rPr>
          <w:t xml:space="preserve">areas </w:t>
        </w:r>
      </w:ins>
      <w:ins w:id="230" w:author="Thomas" w:date="2016-12-07T12:47:00Z">
        <w:r w:rsidR="002337B2">
          <w:rPr>
            <w:sz w:val="24"/>
            <w:szCs w:val="24"/>
            <w:lang w:val="en-ZA"/>
          </w:rPr>
          <w:t>(</w:t>
        </w:r>
      </w:ins>
      <w:ins w:id="231" w:author="Thomas" w:date="2016-12-07T12:48:00Z">
        <w:r w:rsidR="002337B2">
          <w:rPr>
            <w:sz w:val="24"/>
            <w:szCs w:val="24"/>
            <w:lang w:val="en-ZA"/>
          </w:rPr>
          <w:t>east/</w:t>
        </w:r>
      </w:ins>
      <w:ins w:id="232" w:author="Thomas" w:date="2016-12-07T12:47:00Z">
        <w:r w:rsidR="002337B2">
          <w:rPr>
            <w:sz w:val="24"/>
            <w:szCs w:val="24"/>
            <w:lang w:val="en-ZA"/>
          </w:rPr>
          <w:t>west of 45 degrees longitude)</w:t>
        </w:r>
      </w:ins>
      <w:ins w:id="233" w:author="Thomas" w:date="2016-12-07T12:46:00Z">
        <w:r w:rsidR="002337B2">
          <w:rPr>
            <w:sz w:val="24"/>
            <w:szCs w:val="24"/>
            <w:lang w:val="en-ZA"/>
          </w:rPr>
          <w:t xml:space="preserve"> are used to initialize the model using stock reduction analysis</w:t>
        </w:r>
      </w:ins>
      <w:ins w:id="234" w:author="Thomas" w:date="2016-12-07T13:27:00Z">
        <w:r w:rsidR="0056208C">
          <w:rPr>
            <w:sz w:val="24"/>
            <w:szCs w:val="24"/>
            <w:lang w:val="en-ZA"/>
          </w:rPr>
          <w:t xml:space="preserve"> (i.e. catches are removed without error from the asymptotic estimates of unfished </w:t>
        </w:r>
      </w:ins>
      <w:proofErr w:type="gramStart"/>
      <w:ins w:id="235" w:author="Thomas" w:date="2016-12-07T13:28:00Z">
        <w:r w:rsidR="0056208C">
          <w:rPr>
            <w:sz w:val="24"/>
            <w:szCs w:val="24"/>
            <w:lang w:val="en-ZA"/>
          </w:rPr>
          <w:t xml:space="preserve">numbers </w:t>
        </w:r>
        <w:proofErr w:type="gramEnd"/>
        <m:oMath>
          <m:acc>
            <m:accPr>
              <m:ctrlPr>
                <w:rPr>
                  <w:rFonts w:ascii="Cambria Math" w:eastAsiaTheme="minorEastAsia" w:hAnsi="Cambria Math"/>
                  <w:i/>
                  <w:sz w:val="24"/>
                  <w:szCs w:val="24"/>
                  <w:lang w:val="en-CA"/>
                </w:rPr>
              </m:ctrlPr>
            </m:accPr>
            <m:e>
              <m:r>
                <w:rPr>
                  <w:rFonts w:ascii="Cambria Math" w:eastAsiaTheme="minorEastAsia" w:hAnsi="Cambria Math"/>
                  <w:sz w:val="24"/>
                  <w:szCs w:val="24"/>
                  <w:lang w:val="en-CA"/>
                </w:rPr>
                <m:t>N</m:t>
              </m:r>
            </m:e>
          </m:acc>
        </m:oMath>
      </w:ins>
      <w:ins w:id="236" w:author="Thomas" w:date="2016-12-07T13:27:00Z">
        <w:r w:rsidR="0056208C">
          <w:rPr>
            <w:sz w:val="24"/>
            <w:szCs w:val="24"/>
            <w:lang w:val="en-ZA"/>
          </w:rPr>
          <w:t>)</w:t>
        </w:r>
      </w:ins>
      <w:ins w:id="237" w:author="Thomas" w:date="2016-12-07T12:46:00Z">
        <w:r w:rsidR="002337B2">
          <w:rPr>
            <w:sz w:val="24"/>
            <w:szCs w:val="24"/>
            <w:lang w:val="en-ZA"/>
          </w:rPr>
          <w:t xml:space="preserve">. </w:t>
        </w:r>
      </w:ins>
      <w:ins w:id="238" w:author="Thomas" w:date="2016-12-07T12:50:00Z">
        <w:r w:rsidR="002337B2">
          <w:rPr>
            <w:sz w:val="24"/>
            <w:szCs w:val="24"/>
            <w:lang w:val="en-ZA"/>
          </w:rPr>
          <w:t xml:space="preserve">Mean historical </w:t>
        </w:r>
      </w:ins>
      <w:ins w:id="239" w:author="Thomas" w:date="2016-12-07T12:57:00Z">
        <w:r w:rsidR="004058C2">
          <w:rPr>
            <w:sz w:val="24"/>
            <w:szCs w:val="24"/>
            <w:lang w:val="en-ZA"/>
          </w:rPr>
          <w:t xml:space="preserve">annual </w:t>
        </w:r>
      </w:ins>
      <w:ins w:id="240" w:author="Thomas" w:date="2016-12-07T12:50:00Z">
        <w:r w:rsidR="0056208C">
          <w:rPr>
            <w:sz w:val="24"/>
            <w:szCs w:val="24"/>
            <w:lang w:val="en-ZA"/>
          </w:rPr>
          <w:t>catches were</w:t>
        </w:r>
        <w:r w:rsidR="002337B2">
          <w:rPr>
            <w:sz w:val="24"/>
            <w:szCs w:val="24"/>
            <w:lang w:val="en-ZA"/>
          </w:rPr>
          <w:t xml:space="preserve"> divided up among areas</w:t>
        </w:r>
      </w:ins>
      <w:ins w:id="241" w:author="Thomas" w:date="2016-12-07T12:57:00Z">
        <w:r w:rsidR="004058C2">
          <w:rPr>
            <w:sz w:val="24"/>
            <w:szCs w:val="24"/>
            <w:lang w:val="en-ZA"/>
          </w:rPr>
          <w:t xml:space="preserve"> and seasons</w:t>
        </w:r>
      </w:ins>
      <w:ins w:id="242" w:author="Thomas" w:date="2016-12-07T12:50:00Z">
        <w:r w:rsidR="002337B2">
          <w:rPr>
            <w:sz w:val="24"/>
            <w:szCs w:val="24"/>
            <w:lang w:val="en-ZA"/>
          </w:rPr>
          <w:t xml:space="preserve"> </w:t>
        </w:r>
      </w:ins>
      <w:ins w:id="243" w:author="Thomas" w:date="2016-12-07T12:53:00Z">
        <w:r w:rsidR="002337B2">
          <w:rPr>
            <w:sz w:val="24"/>
            <w:szCs w:val="24"/>
            <w:lang w:val="en-ZA"/>
          </w:rPr>
          <w:t xml:space="preserve">assuming the same </w:t>
        </w:r>
      </w:ins>
      <w:ins w:id="244" w:author="Thomas" w:date="2016-12-07T12:55:00Z">
        <w:r w:rsidR="002337B2">
          <w:rPr>
            <w:sz w:val="24"/>
            <w:szCs w:val="24"/>
            <w:lang w:val="en-ZA"/>
          </w:rPr>
          <w:t xml:space="preserve">seasonal and spatial </w:t>
        </w:r>
      </w:ins>
      <w:ins w:id="245" w:author="Thomas" w:date="2016-12-07T12:53:00Z">
        <w:r w:rsidR="002337B2">
          <w:rPr>
            <w:sz w:val="24"/>
            <w:szCs w:val="24"/>
            <w:lang w:val="en-ZA"/>
          </w:rPr>
          <w:t xml:space="preserve">pattern of </w:t>
        </w:r>
      </w:ins>
      <w:ins w:id="246" w:author="Thomas" w:date="2016-12-07T12:55:00Z">
        <w:r w:rsidR="002337B2">
          <w:rPr>
            <w:sz w:val="24"/>
            <w:szCs w:val="24"/>
            <w:lang w:val="en-ZA"/>
          </w:rPr>
          <w:t>catches</w:t>
        </w:r>
      </w:ins>
      <w:ins w:id="247" w:author="Thomas" w:date="2016-12-07T12:53:00Z">
        <w:r w:rsidR="002337B2">
          <w:rPr>
            <w:sz w:val="24"/>
            <w:szCs w:val="24"/>
            <w:lang w:val="en-ZA"/>
          </w:rPr>
          <w:t xml:space="preserve"> </w:t>
        </w:r>
      </w:ins>
      <w:ins w:id="248" w:author="Thomas" w:date="2016-12-07T12:55:00Z">
        <w:r w:rsidR="002337B2">
          <w:rPr>
            <w:sz w:val="24"/>
            <w:szCs w:val="24"/>
            <w:lang w:val="en-ZA"/>
          </w:rPr>
          <w:t>as</w:t>
        </w:r>
      </w:ins>
      <w:ins w:id="249" w:author="Thomas" w:date="2016-12-07T12:50:00Z">
        <w:r w:rsidR="002337B2">
          <w:rPr>
            <w:sz w:val="24"/>
            <w:szCs w:val="24"/>
            <w:lang w:val="en-ZA"/>
          </w:rPr>
          <w:t xml:space="preserve"> the initial years of the modelled time series (e.g. 1961-1965)</w:t>
        </w:r>
      </w:ins>
      <w:ins w:id="250" w:author="Thomas" w:date="2016-12-07T12:57:00Z">
        <w:r w:rsidR="0056208C">
          <w:rPr>
            <w:sz w:val="24"/>
            <w:szCs w:val="24"/>
            <w:lang w:val="en-ZA"/>
          </w:rPr>
          <w:t xml:space="preserve">. </w:t>
        </w:r>
      </w:ins>
    </w:p>
    <w:p w14:paraId="1507F131" w14:textId="77777777" w:rsidR="00F9403D" w:rsidRDefault="00F9403D" w:rsidP="00406114">
      <w:pPr>
        <w:pStyle w:val="BodyText"/>
        <w:spacing w:before="0" w:line="240" w:lineRule="auto"/>
        <w:rPr>
          <w:ins w:id="251" w:author="Thomas" w:date="2016-12-07T13:18:00Z"/>
          <w:sz w:val="24"/>
          <w:szCs w:val="24"/>
          <w:lang w:val="en-ZA"/>
        </w:rPr>
      </w:pPr>
    </w:p>
    <w:p w14:paraId="0E8BAD50" w14:textId="20F17E14" w:rsidR="002337B2" w:rsidRDefault="00F9403D" w:rsidP="00406114">
      <w:pPr>
        <w:pStyle w:val="BodyText"/>
        <w:spacing w:before="0" w:line="240" w:lineRule="auto"/>
        <w:rPr>
          <w:ins w:id="252" w:author="Thomas" w:date="2016-12-07T13:09:00Z"/>
          <w:sz w:val="24"/>
          <w:szCs w:val="24"/>
          <w:lang w:val="en-ZA"/>
        </w:rPr>
      </w:pPr>
      <w:ins w:id="253" w:author="Thomas" w:date="2016-12-07T13:24:00Z">
        <w:r>
          <w:rPr>
            <w:sz w:val="24"/>
            <w:szCs w:val="24"/>
            <w:lang w:val="en-ZA"/>
          </w:rPr>
          <w:t>Stock</w:t>
        </w:r>
      </w:ins>
      <w:ins w:id="254" w:author="Thomas" w:date="2016-12-07T12:57:00Z">
        <w:r w:rsidR="004058C2">
          <w:rPr>
            <w:sz w:val="24"/>
            <w:szCs w:val="24"/>
            <w:lang w:val="en-ZA"/>
          </w:rPr>
          <w:t xml:space="preserve"> numbers</w:t>
        </w:r>
      </w:ins>
      <w:ins w:id="255" w:author="Thomas" w:date="2016-12-07T13:24:00Z">
        <w:r>
          <w:rPr>
            <w:sz w:val="24"/>
            <w:szCs w:val="24"/>
            <w:lang w:val="en-ZA"/>
          </w:rPr>
          <w:t xml:space="preserve"> for initialization years (e.g. 19</w:t>
        </w:r>
      </w:ins>
      <w:ins w:id="256" w:author="Thomas" w:date="2016-12-07T13:31:00Z">
        <w:r w:rsidR="0056208C">
          <w:rPr>
            <w:sz w:val="24"/>
            <w:szCs w:val="24"/>
            <w:lang w:val="en-ZA"/>
          </w:rPr>
          <w:t>0</w:t>
        </w:r>
      </w:ins>
      <w:ins w:id="257" w:author="Thomas" w:date="2016-12-07T13:24:00Z">
        <w:r>
          <w:rPr>
            <w:sz w:val="24"/>
            <w:szCs w:val="24"/>
            <w:lang w:val="en-ZA"/>
          </w:rPr>
          <w:t>1-1960)</w:t>
        </w:r>
      </w:ins>
      <w:ins w:id="258" w:author="Thomas" w:date="2016-12-07T12:57:00Z">
        <w:r w:rsidR="004058C2">
          <w:rPr>
            <w:sz w:val="24"/>
            <w:szCs w:val="24"/>
            <w:lang w:val="en-ZA"/>
          </w:rPr>
          <w:t xml:space="preserve"> are calculated </w:t>
        </w:r>
      </w:ins>
      <w:ins w:id="259" w:author="Thomas" w:date="2016-12-07T13:29:00Z">
        <w:r w:rsidR="0056208C">
          <w:rPr>
            <w:sz w:val="24"/>
            <w:szCs w:val="24"/>
            <w:lang w:val="en-ZA"/>
          </w:rPr>
          <w:t xml:space="preserve">using the same equations (i.e. </w:t>
        </w:r>
        <w:proofErr w:type="spellStart"/>
        <w:r w:rsidR="0056208C">
          <w:rPr>
            <w:sz w:val="24"/>
            <w:szCs w:val="24"/>
            <w:lang w:val="en-ZA"/>
          </w:rPr>
          <w:t>Eqn</w:t>
        </w:r>
        <w:proofErr w:type="spellEnd"/>
        <w:r w:rsidR="0056208C">
          <w:rPr>
            <w:sz w:val="24"/>
            <w:szCs w:val="24"/>
            <w:lang w:val="en-ZA"/>
          </w:rPr>
          <w:t xml:space="preserve"> 3.11 and 3.12) as m</w:t>
        </w:r>
      </w:ins>
      <w:ins w:id="260" w:author="Thomas" w:date="2016-12-07T13:23:00Z">
        <w:r>
          <w:rPr>
            <w:sz w:val="24"/>
            <w:szCs w:val="24"/>
            <w:lang w:val="en-ZA"/>
          </w:rPr>
          <w:t>odel years</w:t>
        </w:r>
      </w:ins>
      <w:ins w:id="261" w:author="Thomas" w:date="2016-12-07T13:24:00Z">
        <w:r>
          <w:rPr>
            <w:sz w:val="24"/>
            <w:szCs w:val="24"/>
            <w:lang w:val="en-ZA"/>
          </w:rPr>
          <w:t xml:space="preserve"> (e.g. 1961 – 2015). The exception is that rather than using effort data</w:t>
        </w:r>
      </w:ins>
      <w:ins w:id="262" w:author="Thomas" w:date="2016-12-07T13:31:00Z">
        <w:r w:rsidR="0056208C">
          <w:rPr>
            <w:sz w:val="24"/>
            <w:szCs w:val="24"/>
            <w:lang w:val="en-ZA"/>
          </w:rPr>
          <w:t>,</w:t>
        </w:r>
      </w:ins>
      <w:ins w:id="263" w:author="Thomas" w:date="2016-12-07T13:24:00Z">
        <w:r>
          <w:rPr>
            <w:sz w:val="24"/>
            <w:szCs w:val="24"/>
            <w:lang w:val="en-ZA"/>
          </w:rPr>
          <w:t xml:space="preserve"> </w:t>
        </w:r>
      </w:ins>
      <w:proofErr w:type="spellStart"/>
      <w:ins w:id="264" w:author="Thomas" w:date="2016-12-07T13:25:00Z">
        <w:r>
          <w:rPr>
            <w:sz w:val="24"/>
            <w:szCs w:val="24"/>
            <w:lang w:val="en-ZA"/>
          </w:rPr>
          <w:t>selectivities</w:t>
        </w:r>
        <w:proofErr w:type="spellEnd"/>
        <w:r>
          <w:rPr>
            <w:sz w:val="24"/>
            <w:szCs w:val="24"/>
            <w:lang w:val="en-ZA"/>
          </w:rPr>
          <w:t xml:space="preserve"> </w:t>
        </w:r>
      </w:ins>
      <w:ins w:id="265" w:author="Thomas" w:date="2016-12-07T13:31:00Z">
        <w:r w:rsidR="0056208C">
          <w:rPr>
            <w:sz w:val="24"/>
            <w:szCs w:val="24"/>
            <w:lang w:val="en-ZA"/>
          </w:rPr>
          <w:t xml:space="preserve">and an inverse age-length key </w:t>
        </w:r>
      </w:ins>
      <w:ins w:id="266" w:author="Thomas" w:date="2016-12-07T13:25:00Z">
        <w:r>
          <w:rPr>
            <w:sz w:val="24"/>
            <w:szCs w:val="24"/>
            <w:lang w:val="en-ZA"/>
          </w:rPr>
          <w:t>(</w:t>
        </w:r>
        <w:proofErr w:type="spellStart"/>
        <w:r>
          <w:rPr>
            <w:sz w:val="24"/>
            <w:szCs w:val="24"/>
            <w:lang w:val="en-ZA"/>
          </w:rPr>
          <w:t>Eqns</w:t>
        </w:r>
        <w:proofErr w:type="spellEnd"/>
        <w:r>
          <w:rPr>
            <w:sz w:val="24"/>
            <w:szCs w:val="24"/>
            <w:lang w:val="en-ZA"/>
          </w:rPr>
          <w:t xml:space="preserve"> 3.3 and 3.4)</w:t>
        </w:r>
      </w:ins>
      <w:ins w:id="267" w:author="Thomas" w:date="2016-12-07T13:24:00Z">
        <w:r>
          <w:rPr>
            <w:sz w:val="24"/>
            <w:szCs w:val="24"/>
            <w:lang w:val="en-ZA"/>
          </w:rPr>
          <w:t xml:space="preserve">, </w:t>
        </w:r>
      </w:ins>
      <w:ins w:id="268" w:author="Thomas" w:date="2016-12-07T12:58:00Z">
        <w:r w:rsidR="004058C2">
          <w:rPr>
            <w:sz w:val="24"/>
            <w:szCs w:val="24"/>
            <w:lang w:val="en-ZA"/>
          </w:rPr>
          <w:t>fishing mortality rate</w:t>
        </w:r>
      </w:ins>
      <w:ins w:id="269" w:author="Thomas" w:date="2016-12-07T13:17:00Z">
        <w:r>
          <w:rPr>
            <w:sz w:val="24"/>
            <w:szCs w:val="24"/>
            <w:lang w:val="en-ZA"/>
          </w:rPr>
          <w:t xml:space="preserve"> at age is</w:t>
        </w:r>
      </w:ins>
      <w:ins w:id="270" w:author="Thomas" w:date="2016-12-07T12:58:00Z">
        <w:r w:rsidR="004058C2">
          <w:rPr>
            <w:sz w:val="24"/>
            <w:szCs w:val="24"/>
            <w:lang w:val="en-ZA"/>
          </w:rPr>
          <w:t xml:space="preserve"> </w:t>
        </w:r>
      </w:ins>
      <w:ins w:id="271" w:author="Thomas" w:date="2016-12-07T13:14:00Z">
        <w:r w:rsidR="003158C7">
          <w:rPr>
            <w:sz w:val="24"/>
            <w:szCs w:val="24"/>
            <w:lang w:val="en-ZA"/>
          </w:rPr>
          <w:t xml:space="preserve">derived from mean </w:t>
        </w:r>
      </w:ins>
      <w:ins w:id="272" w:author="Thomas" w:date="2016-12-07T13:17:00Z">
        <w:r>
          <w:rPr>
            <w:sz w:val="24"/>
            <w:szCs w:val="24"/>
            <w:lang w:val="en-ZA"/>
          </w:rPr>
          <w:t xml:space="preserve">historical </w:t>
        </w:r>
      </w:ins>
      <w:ins w:id="273" w:author="Thomas" w:date="2016-12-07T13:14:00Z">
        <w:r w:rsidR="003158C7">
          <w:rPr>
            <w:sz w:val="24"/>
            <w:szCs w:val="24"/>
            <w:lang w:val="en-ZA"/>
          </w:rPr>
          <w:t xml:space="preserve">catches and the assumption </w:t>
        </w:r>
      </w:ins>
      <w:ins w:id="274" w:author="Thomas" w:date="2016-12-07T13:25:00Z">
        <w:r>
          <w:rPr>
            <w:sz w:val="24"/>
            <w:szCs w:val="24"/>
            <w:lang w:val="en-ZA"/>
          </w:rPr>
          <w:t xml:space="preserve">is made that </w:t>
        </w:r>
      </w:ins>
      <w:ins w:id="275" w:author="Thomas" w:date="2016-12-07T13:14:00Z">
        <w:r w:rsidR="003158C7">
          <w:rPr>
            <w:sz w:val="24"/>
            <w:szCs w:val="24"/>
            <w:lang w:val="en-ZA"/>
          </w:rPr>
          <w:t>these are taken</w:t>
        </w:r>
      </w:ins>
      <w:ins w:id="276" w:author="Thomas" w:date="2016-12-07T13:30:00Z">
        <w:r w:rsidR="0056208C">
          <w:rPr>
            <w:sz w:val="24"/>
            <w:szCs w:val="24"/>
            <w:lang w:val="en-ZA"/>
          </w:rPr>
          <w:t xml:space="preserve"> without error</w:t>
        </w:r>
      </w:ins>
      <w:ins w:id="277" w:author="Thomas" w:date="2016-12-07T12:58:00Z">
        <w:r w:rsidR="004058C2">
          <w:rPr>
            <w:sz w:val="24"/>
            <w:szCs w:val="24"/>
            <w:lang w:val="en-ZA"/>
          </w:rPr>
          <w:t xml:space="preserve"> in the middle of the time step with natural mortality rate </w:t>
        </w:r>
      </w:ins>
      <w:ins w:id="278" w:author="Thomas" w:date="2016-12-07T12:59:00Z">
        <w:r w:rsidR="004058C2">
          <w:rPr>
            <w:sz w:val="24"/>
            <w:szCs w:val="24"/>
            <w:lang w:val="en-ZA"/>
          </w:rPr>
          <w:t>occurring</w:t>
        </w:r>
      </w:ins>
      <w:ins w:id="279" w:author="Thomas" w:date="2016-12-07T12:58:00Z">
        <w:r w:rsidR="004058C2">
          <w:rPr>
            <w:sz w:val="24"/>
            <w:szCs w:val="24"/>
            <w:lang w:val="en-ZA"/>
          </w:rPr>
          <w:t xml:space="preserve"> </w:t>
        </w:r>
      </w:ins>
      <w:ins w:id="280" w:author="Thomas" w:date="2016-12-07T12:59:00Z">
        <w:r w:rsidR="004058C2">
          <w:rPr>
            <w:sz w:val="24"/>
            <w:szCs w:val="24"/>
            <w:lang w:val="en-ZA"/>
          </w:rPr>
          <w:t>both before and after fishing:</w:t>
        </w:r>
      </w:ins>
    </w:p>
    <w:p w14:paraId="230C7953" w14:textId="77777777" w:rsidR="003158C7" w:rsidRDefault="003158C7" w:rsidP="00406114">
      <w:pPr>
        <w:pStyle w:val="BodyText"/>
        <w:spacing w:before="0" w:line="240" w:lineRule="auto"/>
        <w:rPr>
          <w:ins w:id="281" w:author="Thomas" w:date="2016-12-07T13:08:00Z"/>
          <w:sz w:val="24"/>
          <w:szCs w:val="24"/>
          <w:lang w:val="en-ZA"/>
        </w:rPr>
      </w:pPr>
    </w:p>
    <w:p w14:paraId="78A6FA10" w14:textId="054ECBE9" w:rsidR="003158C7" w:rsidRPr="003158C7" w:rsidRDefault="003158C7" w:rsidP="00406114">
      <w:pPr>
        <w:pStyle w:val="BodyText"/>
        <w:spacing w:before="0" w:line="240" w:lineRule="auto"/>
        <w:rPr>
          <w:ins w:id="282" w:author="Thomas" w:date="2016-12-07T13:15:00Z"/>
          <w:sz w:val="24"/>
          <w:szCs w:val="24"/>
          <w:lang w:val="en-CA"/>
          <w:rPrChange w:id="283" w:author="Thomas" w:date="2016-12-07T13:15:00Z">
            <w:rPr>
              <w:ins w:id="284" w:author="Thomas" w:date="2016-12-07T13:15:00Z"/>
              <w:sz w:val="24"/>
              <w:szCs w:val="24"/>
              <w:lang w:val="en-CA"/>
            </w:rPr>
          </w:rPrChange>
        </w:rPr>
      </w:pPr>
      <m:oMath>
        <m:sSub>
          <m:sSubPr>
            <m:ctrlPr>
              <w:ins w:id="285" w:author="Thomas" w:date="2016-12-07T13:09:00Z">
                <w:rPr>
                  <w:rFonts w:ascii="Cambria Math" w:eastAsiaTheme="minorEastAsia" w:hAnsi="Cambria Math"/>
                  <w:sz w:val="24"/>
                  <w:szCs w:val="24"/>
                  <w:lang w:val="en-CA"/>
                </w:rPr>
              </w:ins>
            </m:ctrlPr>
          </m:sSubPr>
          <m:e>
            <m:r>
              <w:ins w:id="286" w:author="Thomas" w:date="2016-12-07T13:09:00Z">
                <w:rPr>
                  <w:rFonts w:ascii="Cambria Math" w:eastAsiaTheme="minorEastAsia" w:hAnsi="Cambria Math"/>
                  <w:sz w:val="24"/>
                  <w:szCs w:val="24"/>
                  <w:lang w:val="en-CA"/>
                </w:rPr>
                <m:t>F</m:t>
              </w:ins>
            </m:r>
          </m:e>
          <m:sub>
            <m:r>
              <w:ins w:id="287" w:author="Thomas" w:date="2016-12-07T13:09:00Z">
                <w:rPr>
                  <w:rFonts w:ascii="Cambria Math" w:eastAsiaTheme="minorEastAsia" w:hAnsi="Cambria Math"/>
                  <w:sz w:val="24"/>
                  <w:szCs w:val="24"/>
                  <w:lang w:val="en-CA"/>
                </w:rPr>
                <m:t>i=1</m:t>
              </w:ins>
            </m:r>
            <m:r>
              <w:ins w:id="288" w:author="Thomas" w:date="2016-12-07T13:09:00Z">
                <m:rPr>
                  <m:sty m:val="p"/>
                </m:rPr>
                <w:rPr>
                  <w:rFonts w:ascii="Cambria Math" w:eastAsiaTheme="minorEastAsia" w:hAnsi="Cambria Math"/>
                  <w:sz w:val="24"/>
                  <w:szCs w:val="24"/>
                  <w:lang w:val="en-CA"/>
                </w:rPr>
                <m:t>,</m:t>
              </w:ins>
            </m:r>
            <m:r>
              <w:ins w:id="289" w:author="Thomas" w:date="2016-12-07T13:09:00Z">
                <w:rPr>
                  <w:rFonts w:ascii="Cambria Math" w:eastAsiaTheme="minorEastAsia" w:hAnsi="Cambria Math"/>
                  <w:sz w:val="24"/>
                  <w:szCs w:val="24"/>
                  <w:lang w:val="en-CA"/>
                </w:rPr>
                <m:t>m</m:t>
              </w:ins>
            </m:r>
            <m:r>
              <w:ins w:id="290" w:author="Thomas" w:date="2016-12-07T13:09:00Z">
                <m:rPr>
                  <m:sty m:val="p"/>
                </m:rPr>
                <w:rPr>
                  <w:rFonts w:ascii="Cambria Math" w:eastAsiaTheme="minorEastAsia" w:hAnsi="Cambria Math"/>
                  <w:sz w:val="24"/>
                  <w:szCs w:val="24"/>
                  <w:lang w:val="en-CA"/>
                </w:rPr>
                <m:t>,</m:t>
              </w:ins>
            </m:r>
            <m:r>
              <w:ins w:id="291" w:author="Thomas" w:date="2016-12-07T13:09:00Z">
                <w:rPr>
                  <w:rFonts w:ascii="Cambria Math" w:eastAsiaTheme="minorEastAsia" w:hAnsi="Cambria Math"/>
                  <w:sz w:val="24"/>
                  <w:szCs w:val="24"/>
                  <w:lang w:val="en-CA"/>
                </w:rPr>
                <m:t>a</m:t>
              </w:ins>
            </m:r>
            <m:r>
              <w:ins w:id="292" w:author="Thomas" w:date="2016-12-07T13:09:00Z">
                <m:rPr>
                  <m:sty m:val="p"/>
                </m:rPr>
                <w:rPr>
                  <w:rFonts w:ascii="Cambria Math" w:eastAsiaTheme="minorEastAsia" w:hAnsi="Cambria Math"/>
                  <w:sz w:val="24"/>
                  <w:szCs w:val="24"/>
                  <w:lang w:val="en-CA"/>
                </w:rPr>
                <m:t>,</m:t>
              </w:ins>
            </m:r>
            <m:r>
              <w:ins w:id="293" w:author="Thomas" w:date="2016-12-07T13:09:00Z">
                <w:rPr>
                  <w:rFonts w:ascii="Cambria Math" w:eastAsiaTheme="minorEastAsia" w:hAnsi="Cambria Math"/>
                  <w:sz w:val="24"/>
                  <w:szCs w:val="24"/>
                  <w:lang w:val="en-CA"/>
                </w:rPr>
                <m:t>r</m:t>
              </w:ins>
            </m:r>
            <m:r>
              <w:ins w:id="294" w:author="Thomas" w:date="2016-12-07T13:09:00Z">
                <m:rPr>
                  <m:sty m:val="p"/>
                </m:rPr>
                <w:rPr>
                  <w:rFonts w:ascii="Cambria Math" w:eastAsiaTheme="minorEastAsia" w:hAnsi="Cambria Math"/>
                  <w:sz w:val="24"/>
                  <w:szCs w:val="24"/>
                  <w:lang w:val="en-CA"/>
                </w:rPr>
                <m:t>,</m:t>
              </w:ins>
            </m:r>
            <m:r>
              <w:ins w:id="295" w:author="Thomas" w:date="2016-12-07T13:09:00Z">
                <w:rPr>
                  <w:rFonts w:ascii="Cambria Math" w:eastAsiaTheme="minorEastAsia" w:hAnsi="Cambria Math"/>
                  <w:sz w:val="24"/>
                  <w:szCs w:val="24"/>
                  <w:lang w:val="en-CA"/>
                </w:rPr>
                <m:t>f</m:t>
              </w:ins>
            </m:r>
          </m:sub>
        </m:sSub>
        <m:r>
          <w:ins w:id="296" w:author="Thomas" w:date="2016-12-07T13:09:00Z">
            <m:rPr>
              <m:sty m:val="p"/>
            </m:rPr>
            <w:rPr>
              <w:rFonts w:ascii="Cambria Math" w:eastAsiaTheme="minorEastAsia" w:hAnsi="Cambria Math"/>
              <w:sz w:val="24"/>
              <w:szCs w:val="24"/>
              <w:lang w:val="en-CA"/>
            </w:rPr>
            <m:t>=</m:t>
          </w:ins>
        </m:r>
        <m:d>
          <m:dPr>
            <m:begChr m:val="{"/>
            <m:endChr m:val=""/>
            <m:ctrlPr>
              <w:ins w:id="297" w:author="Thomas" w:date="2016-12-07T13:18:00Z">
                <w:rPr>
                  <w:rFonts w:ascii="Cambria Math" w:eastAsiaTheme="minorEastAsia" w:hAnsi="Cambria Math"/>
                  <w:sz w:val="24"/>
                  <w:szCs w:val="24"/>
                  <w:lang w:val="en-CA"/>
                </w:rPr>
              </w:ins>
            </m:ctrlPr>
          </m:dPr>
          <m:e>
            <m:m>
              <m:mPr>
                <m:mcs>
                  <m:mc>
                    <m:mcPr>
                      <m:count m:val="2"/>
                      <m:mcJc m:val="center"/>
                    </m:mcPr>
                  </m:mc>
                </m:mcs>
                <m:ctrlPr>
                  <w:ins w:id="298" w:author="Thomas" w:date="2016-12-07T13:19:00Z">
                    <w:rPr>
                      <w:rFonts w:ascii="Cambria Math" w:eastAsiaTheme="minorEastAsia" w:hAnsi="Cambria Math"/>
                      <w:i/>
                      <w:sz w:val="24"/>
                      <w:szCs w:val="24"/>
                      <w:lang w:val="en-CA"/>
                    </w:rPr>
                  </w:ins>
                </m:ctrlPr>
              </m:mPr>
              <m:mr>
                <m:e>
                  <m:r>
                    <w:ins w:id="299" w:author="Thomas" w:date="2016-12-07T13:19:00Z">
                      <m:rPr>
                        <m:sty m:val="p"/>
                      </m:rPr>
                      <w:rPr>
                        <w:rFonts w:ascii="Cambria Math" w:eastAsiaTheme="minorEastAsia" w:hAnsi="Cambria Math"/>
                        <w:sz w:val="24"/>
                        <w:szCs w:val="24"/>
                        <w:lang w:val="en-CA"/>
                      </w:rPr>
                      <m:t>-log</m:t>
                    </w:ins>
                  </m:r>
                  <m:d>
                    <m:dPr>
                      <m:ctrlPr>
                        <w:ins w:id="300" w:author="Thomas" w:date="2016-12-07T13:19:00Z">
                          <w:rPr>
                            <w:rFonts w:ascii="Cambria Math" w:eastAsiaTheme="minorEastAsia" w:hAnsi="Cambria Math"/>
                            <w:sz w:val="24"/>
                            <w:szCs w:val="24"/>
                            <w:lang w:val="en-CA"/>
                          </w:rPr>
                        </w:ins>
                      </m:ctrlPr>
                    </m:dPr>
                    <m:e>
                      <m:r>
                        <w:ins w:id="301" w:author="Thomas" w:date="2016-12-07T13:19:00Z">
                          <w:rPr>
                            <w:rFonts w:ascii="Cambria Math" w:eastAsiaTheme="minorEastAsia" w:hAnsi="Cambria Math"/>
                            <w:sz w:val="24"/>
                            <w:szCs w:val="24"/>
                            <w:lang w:val="en-CA"/>
                          </w:rPr>
                          <m:t>1-</m:t>
                        </w:ins>
                      </m:r>
                      <m:f>
                        <m:fPr>
                          <m:ctrlPr>
                            <w:ins w:id="302" w:author="Thomas" w:date="2016-12-07T13:19:00Z">
                              <w:rPr>
                                <w:rFonts w:ascii="Cambria Math" w:eastAsiaTheme="minorEastAsia" w:hAnsi="Cambria Math"/>
                                <w:sz w:val="24"/>
                                <w:szCs w:val="24"/>
                                <w:lang w:val="en-CA"/>
                              </w:rPr>
                            </w:ins>
                          </m:ctrlPr>
                        </m:fPr>
                        <m:num>
                          <m:sSub>
                            <m:sSubPr>
                              <m:ctrlPr>
                                <w:ins w:id="303" w:author="Thomas" w:date="2016-12-07T13:19:00Z">
                                  <w:rPr>
                                    <w:rFonts w:ascii="Cambria Math" w:eastAsiaTheme="minorEastAsia" w:hAnsi="Cambria Math"/>
                                    <w:sz w:val="24"/>
                                    <w:szCs w:val="24"/>
                                    <w:lang w:val="en-CA"/>
                                  </w:rPr>
                                </w:ins>
                              </m:ctrlPr>
                            </m:sSubPr>
                            <m:e>
                              <m:acc>
                                <m:accPr>
                                  <m:chr m:val="̅"/>
                                  <m:ctrlPr>
                                    <w:ins w:id="304" w:author="Thomas" w:date="2016-12-07T13:19:00Z">
                                      <w:rPr>
                                        <w:rFonts w:ascii="Cambria Math" w:eastAsiaTheme="minorEastAsia" w:hAnsi="Cambria Math"/>
                                        <w:i/>
                                        <w:sz w:val="24"/>
                                        <w:szCs w:val="24"/>
                                        <w:lang w:val="en-CA"/>
                                      </w:rPr>
                                    </w:ins>
                                  </m:ctrlPr>
                                </m:accPr>
                                <m:e>
                                  <m:r>
                                    <w:ins w:id="305" w:author="Thomas" w:date="2016-12-07T13:19:00Z">
                                      <w:rPr>
                                        <w:rFonts w:ascii="Cambria Math" w:eastAsiaTheme="minorEastAsia" w:hAnsi="Cambria Math"/>
                                        <w:sz w:val="24"/>
                                        <w:szCs w:val="24"/>
                                        <w:lang w:val="en-CA"/>
                                      </w:rPr>
                                      <m:t>C</m:t>
                                    </w:ins>
                                  </m:r>
                                </m:e>
                              </m:acc>
                            </m:e>
                            <m:sub>
                              <m:r>
                                <w:ins w:id="306" w:author="Thomas" w:date="2016-12-07T13:19:00Z">
                                  <w:rPr>
                                    <w:rFonts w:ascii="Cambria Math" w:eastAsiaTheme="minorEastAsia" w:hAnsi="Cambria Math"/>
                                    <w:sz w:val="24"/>
                                    <w:szCs w:val="24"/>
                                    <w:lang w:val="en-CA"/>
                                  </w:rPr>
                                  <m:t>m</m:t>
                                </w:ins>
                              </m:r>
                              <m:r>
                                <w:ins w:id="307" w:author="Thomas" w:date="2016-12-07T13:19:00Z">
                                  <m:rPr>
                                    <m:sty m:val="p"/>
                                  </m:rPr>
                                  <w:rPr>
                                    <w:rFonts w:ascii="Cambria Math" w:eastAsiaTheme="minorEastAsia" w:hAnsi="Cambria Math"/>
                                    <w:sz w:val="24"/>
                                    <w:szCs w:val="24"/>
                                    <w:lang w:val="en-CA"/>
                                  </w:rPr>
                                  <m:t>,</m:t>
                                </w:ins>
                              </m:r>
                              <m:r>
                                <w:ins w:id="308" w:author="Thomas" w:date="2016-12-07T13:19:00Z">
                                  <w:rPr>
                                    <w:rFonts w:ascii="Cambria Math" w:eastAsiaTheme="minorEastAsia" w:hAnsi="Cambria Math"/>
                                    <w:sz w:val="24"/>
                                    <w:szCs w:val="24"/>
                                    <w:lang w:val="en-CA"/>
                                  </w:rPr>
                                  <m:t>a</m:t>
                                </w:ins>
                              </m:r>
                              <m:r>
                                <w:ins w:id="309" w:author="Thomas" w:date="2016-12-07T13:19:00Z">
                                  <m:rPr>
                                    <m:sty m:val="p"/>
                                  </m:rPr>
                                  <w:rPr>
                                    <w:rFonts w:ascii="Cambria Math" w:eastAsiaTheme="minorEastAsia" w:hAnsi="Cambria Math"/>
                                    <w:sz w:val="24"/>
                                    <w:szCs w:val="24"/>
                                    <w:lang w:val="en-CA"/>
                                  </w:rPr>
                                  <m:t>,</m:t>
                                </w:ins>
                              </m:r>
                              <m:r>
                                <w:ins w:id="310" w:author="Thomas" w:date="2016-12-07T13:19:00Z">
                                  <w:rPr>
                                    <w:rFonts w:ascii="Cambria Math" w:eastAsiaTheme="minorEastAsia" w:hAnsi="Cambria Math"/>
                                    <w:sz w:val="24"/>
                                    <w:szCs w:val="24"/>
                                    <w:lang w:val="en-CA"/>
                                  </w:rPr>
                                  <m:t>r</m:t>
                                </w:ins>
                              </m:r>
                            </m:sub>
                          </m:sSub>
                        </m:num>
                        <m:den>
                          <m:sSub>
                            <m:sSubPr>
                              <m:ctrlPr>
                                <w:ins w:id="311" w:author="Thomas" w:date="2016-12-07T13:19:00Z">
                                  <w:rPr>
                                    <w:rFonts w:ascii="Cambria Math" w:eastAsiaTheme="minorEastAsia" w:hAnsi="Cambria Math"/>
                                    <w:sz w:val="24"/>
                                    <w:szCs w:val="24"/>
                                    <w:lang w:val="en-CA"/>
                                  </w:rPr>
                                </w:ins>
                              </m:ctrlPr>
                            </m:sSubPr>
                            <m:e>
                              <m:acc>
                                <m:accPr>
                                  <m:ctrlPr>
                                    <w:ins w:id="312" w:author="Thomas" w:date="2016-12-07T13:19:00Z">
                                      <w:rPr>
                                        <w:rFonts w:ascii="Cambria Math" w:eastAsiaTheme="minorEastAsia" w:hAnsi="Cambria Math"/>
                                        <w:sz w:val="24"/>
                                        <w:szCs w:val="24"/>
                                        <w:lang w:val="en-CA"/>
                                      </w:rPr>
                                    </w:ins>
                                  </m:ctrlPr>
                                </m:accPr>
                                <m:e>
                                  <m:r>
                                    <w:ins w:id="313" w:author="Thomas" w:date="2016-12-07T13:19:00Z">
                                      <w:rPr>
                                        <w:rFonts w:ascii="Cambria Math" w:eastAsiaTheme="minorEastAsia" w:hAnsi="Cambria Math"/>
                                        <w:sz w:val="24"/>
                                        <w:szCs w:val="24"/>
                                        <w:lang w:val="en-CA"/>
                                      </w:rPr>
                                      <m:t>N</m:t>
                                    </w:ins>
                                  </m:r>
                                </m:e>
                              </m:acc>
                            </m:e>
                            <m:sub>
                              <m:r>
                                <w:ins w:id="314" w:author="Thomas" w:date="2016-12-07T13:19:00Z">
                                  <w:rPr>
                                    <w:rFonts w:ascii="Cambria Math" w:eastAsiaTheme="minorEastAsia" w:hAnsi="Cambria Math"/>
                                    <w:sz w:val="24"/>
                                    <w:szCs w:val="24"/>
                                    <w:lang w:val="en-CA"/>
                                  </w:rPr>
                                  <m:t>s</m:t>
                                </w:ins>
                              </m:r>
                              <m:r>
                                <w:ins w:id="315" w:author="Thomas" w:date="2016-12-07T13:19:00Z">
                                  <m:rPr>
                                    <m:sty m:val="p"/>
                                  </m:rPr>
                                  <w:rPr>
                                    <w:rFonts w:ascii="Cambria Math" w:eastAsiaTheme="minorEastAsia" w:hAnsi="Cambria Math"/>
                                    <w:sz w:val="24"/>
                                    <w:szCs w:val="24"/>
                                    <w:lang w:val="en-CA"/>
                                  </w:rPr>
                                  <m:t>,</m:t>
                                </w:ins>
                              </m:r>
                              <m:r>
                                <w:ins w:id="316" w:author="Thomas" w:date="2016-12-07T13:19:00Z">
                                  <w:rPr>
                                    <w:rFonts w:ascii="Cambria Math" w:eastAsiaTheme="minorEastAsia" w:hAnsi="Cambria Math"/>
                                    <w:sz w:val="24"/>
                                    <w:szCs w:val="24"/>
                                    <w:lang w:val="en-CA"/>
                                  </w:rPr>
                                  <m:t>m</m:t>
                                </w:ins>
                              </m:r>
                              <m:r>
                                <w:ins w:id="317" w:author="Thomas" w:date="2016-12-07T13:19:00Z">
                                  <m:rPr>
                                    <m:sty m:val="p"/>
                                  </m:rPr>
                                  <w:rPr>
                                    <w:rFonts w:ascii="Cambria Math" w:eastAsiaTheme="minorEastAsia" w:hAnsi="Cambria Math"/>
                                    <w:sz w:val="24"/>
                                    <w:szCs w:val="24"/>
                                    <w:lang w:val="en-CA"/>
                                  </w:rPr>
                                  <m:t>,</m:t>
                                </w:ins>
                              </m:r>
                              <m:r>
                                <w:ins w:id="318" w:author="Thomas" w:date="2016-12-07T13:19:00Z">
                                  <w:rPr>
                                    <w:rFonts w:ascii="Cambria Math" w:eastAsiaTheme="minorEastAsia" w:hAnsi="Cambria Math"/>
                                    <w:sz w:val="24"/>
                                    <w:szCs w:val="24"/>
                                    <w:lang w:val="en-CA"/>
                                  </w:rPr>
                                  <m:t>a</m:t>
                                </w:ins>
                              </m:r>
                              <m:r>
                                <w:ins w:id="319" w:author="Thomas" w:date="2016-12-07T13:19:00Z">
                                  <m:rPr>
                                    <m:sty m:val="p"/>
                                  </m:rPr>
                                  <w:rPr>
                                    <w:rFonts w:ascii="Cambria Math" w:eastAsiaTheme="minorEastAsia" w:hAnsi="Cambria Math"/>
                                    <w:sz w:val="24"/>
                                    <w:szCs w:val="24"/>
                                    <w:lang w:val="en-CA"/>
                                  </w:rPr>
                                  <m:t>,</m:t>
                                </w:ins>
                              </m:r>
                              <m:r>
                                <w:ins w:id="320" w:author="Thomas" w:date="2016-12-07T13:19:00Z">
                                  <w:rPr>
                                    <w:rFonts w:ascii="Cambria Math" w:eastAsiaTheme="minorEastAsia" w:hAnsi="Cambria Math"/>
                                    <w:sz w:val="24"/>
                                    <w:szCs w:val="24"/>
                                    <w:lang w:val="en-CA"/>
                                  </w:rPr>
                                  <m:t>r</m:t>
                                </w:ins>
                              </m:r>
                            </m:sub>
                          </m:sSub>
                          <m:sSup>
                            <m:sSupPr>
                              <m:ctrlPr>
                                <w:ins w:id="321" w:author="Thomas" w:date="2016-12-07T13:19:00Z">
                                  <w:rPr>
                                    <w:rFonts w:ascii="Cambria Math" w:eastAsiaTheme="minorEastAsia" w:hAnsi="Cambria Math"/>
                                    <w:i/>
                                    <w:sz w:val="24"/>
                                    <w:szCs w:val="24"/>
                                    <w:lang w:val="en-CA"/>
                                  </w:rPr>
                                </w:ins>
                              </m:ctrlPr>
                            </m:sSupPr>
                            <m:e>
                              <m:r>
                                <w:ins w:id="322" w:author="Thomas" w:date="2016-12-07T13:19:00Z">
                                  <w:rPr>
                                    <w:rFonts w:ascii="Cambria Math" w:eastAsiaTheme="minorEastAsia" w:hAnsi="Cambria Math"/>
                                    <w:sz w:val="24"/>
                                    <w:szCs w:val="24"/>
                                    <w:lang w:val="en-CA"/>
                                  </w:rPr>
                                  <m:t>e</m:t>
                                </w:ins>
                              </m:r>
                            </m:e>
                            <m:sup>
                              <m:r>
                                <w:ins w:id="323" w:author="Thomas" w:date="2016-12-07T13:19:00Z">
                                  <w:rPr>
                                    <w:rFonts w:ascii="Cambria Math" w:eastAsiaTheme="minorEastAsia" w:hAnsi="Cambria Math"/>
                                    <w:sz w:val="24"/>
                                    <w:szCs w:val="24"/>
                                    <w:lang w:val="en-CA"/>
                                  </w:rPr>
                                  <m:t>-</m:t>
                                </w:ins>
                              </m:r>
                              <m:d>
                                <m:dPr>
                                  <m:ctrlPr>
                                    <w:ins w:id="324" w:author="Thomas" w:date="2016-12-07T13:19:00Z">
                                      <w:rPr>
                                        <w:rFonts w:ascii="Cambria Math" w:eastAsiaTheme="minorEastAsia" w:hAnsi="Cambria Math"/>
                                        <w:i/>
                                        <w:sz w:val="24"/>
                                        <w:szCs w:val="24"/>
                                        <w:lang w:val="en-CA"/>
                                      </w:rPr>
                                    </w:ins>
                                  </m:ctrlPr>
                                </m:dPr>
                                <m:e>
                                  <m:sSub>
                                    <m:sSubPr>
                                      <m:ctrlPr>
                                        <w:ins w:id="325" w:author="Thomas" w:date="2016-12-07T13:19:00Z">
                                          <w:rPr>
                                            <w:rFonts w:ascii="Cambria Math" w:eastAsiaTheme="minorEastAsia" w:hAnsi="Cambria Math"/>
                                            <w:bCs/>
                                            <w:i/>
                                            <w:sz w:val="24"/>
                                            <w:szCs w:val="24"/>
                                            <w:lang w:val="en-CA"/>
                                          </w:rPr>
                                        </w:ins>
                                      </m:ctrlPr>
                                    </m:sSubPr>
                                    <m:e>
                                      <m:sSub>
                                        <m:sSubPr>
                                          <m:ctrlPr>
                                            <w:ins w:id="326" w:author="Thomas" w:date="2016-12-07T13:19:00Z">
                                              <w:rPr>
                                                <w:rFonts w:ascii="Cambria Math" w:eastAsiaTheme="minorEastAsia" w:hAnsi="Cambria Math"/>
                                                <w:bCs/>
                                                <w:i/>
                                                <w:sz w:val="24"/>
                                                <w:szCs w:val="24"/>
                                                <w:lang w:val="en-CA"/>
                                              </w:rPr>
                                            </w:ins>
                                          </m:ctrlPr>
                                        </m:sSubPr>
                                        <m:e>
                                          <m:r>
                                            <w:ins w:id="327" w:author="Thomas" w:date="2016-12-07T13:19:00Z">
                                              <w:rPr>
                                                <w:rFonts w:ascii="Cambria Math" w:eastAsiaTheme="minorEastAsia" w:hAnsi="Cambria Math"/>
                                                <w:sz w:val="24"/>
                                                <w:szCs w:val="24"/>
                                                <w:lang w:val="en-CA"/>
                                              </w:rPr>
                                              <m:t>t</m:t>
                                            </w:ins>
                                          </m:r>
                                        </m:e>
                                        <m:sub>
                                          <m:r>
                                            <w:ins w:id="328" w:author="Thomas" w:date="2016-12-07T13:19:00Z">
                                              <w:rPr>
                                                <w:rFonts w:ascii="Cambria Math" w:eastAsiaTheme="minorEastAsia" w:hAnsi="Cambria Math"/>
                                                <w:sz w:val="24"/>
                                                <w:szCs w:val="24"/>
                                                <w:lang w:val="en-CA"/>
                                              </w:rPr>
                                              <m:t>m</m:t>
                                            </w:ins>
                                          </m:r>
                                        </m:sub>
                                      </m:sSub>
                                      <m:r>
                                        <w:ins w:id="329" w:author="Thomas" w:date="2016-12-07T13:19:00Z">
                                          <w:rPr>
                                            <w:rFonts w:ascii="Cambria Math" w:eastAsiaTheme="minorEastAsia" w:hAnsi="Cambria Math"/>
                                            <w:sz w:val="24"/>
                                            <w:szCs w:val="24"/>
                                            <w:lang w:val="en-CA"/>
                                          </w:rPr>
                                          <m:t xml:space="preserve"> M</m:t>
                                        </w:ins>
                                      </m:r>
                                    </m:e>
                                    <m:sub>
                                      <m:r>
                                        <w:ins w:id="330" w:author="Thomas" w:date="2016-12-07T13:19:00Z">
                                          <w:rPr>
                                            <w:rFonts w:ascii="Cambria Math" w:eastAsiaTheme="minorEastAsia" w:hAnsi="Cambria Math"/>
                                            <w:sz w:val="24"/>
                                            <w:szCs w:val="24"/>
                                            <w:lang w:val="en-CA"/>
                                          </w:rPr>
                                          <m:t>s,a</m:t>
                                        </w:ins>
                                      </m:r>
                                    </m:sub>
                                  </m:sSub>
                                </m:e>
                              </m:d>
                              <m:r>
                                <w:ins w:id="331" w:author="Thomas" w:date="2016-12-07T13:19:00Z">
                                  <w:rPr>
                                    <w:rFonts w:ascii="Cambria Math" w:eastAsiaTheme="minorEastAsia" w:hAnsi="Cambria Math"/>
                                    <w:sz w:val="24"/>
                                    <w:szCs w:val="24"/>
                                    <w:lang w:val="en-CA"/>
                                  </w:rPr>
                                  <m:t>/2</m:t>
                                </w:ins>
                              </m:r>
                            </m:sup>
                          </m:sSup>
                        </m:den>
                      </m:f>
                    </m:e>
                  </m:d>
                </m:e>
                <m:e>
                  <m:r>
                    <w:ins w:id="332" w:author="Thomas" w:date="2016-12-07T13:19:00Z">
                      <w:rPr>
                        <w:rFonts w:ascii="Cambria Math" w:eastAsiaTheme="minorEastAsia" w:hAnsi="Cambria Math"/>
                        <w:sz w:val="24"/>
                        <w:szCs w:val="24"/>
                        <w:lang w:val="en-CA"/>
                      </w:rPr>
                      <m:t>i=1</m:t>
                    </w:ins>
                  </m:r>
                </m:e>
              </m:mr>
              <m:mr>
                <m:e>
                  <m:r>
                    <w:ins w:id="333" w:author="Thomas" w:date="2016-12-07T13:19:00Z">
                      <m:rPr>
                        <m:sty m:val="p"/>
                      </m:rPr>
                      <w:rPr>
                        <w:rFonts w:ascii="Cambria Math" w:eastAsiaTheme="minorEastAsia" w:hAnsi="Cambria Math"/>
                        <w:sz w:val="24"/>
                        <w:szCs w:val="24"/>
                        <w:lang w:val="en-CA"/>
                      </w:rPr>
                      <m:t>-log</m:t>
                    </w:ins>
                  </m:r>
                  <m:d>
                    <m:dPr>
                      <m:ctrlPr>
                        <w:ins w:id="334" w:author="Thomas" w:date="2016-12-07T13:19:00Z">
                          <w:rPr>
                            <w:rFonts w:ascii="Cambria Math" w:eastAsiaTheme="minorEastAsia" w:hAnsi="Cambria Math"/>
                            <w:sz w:val="24"/>
                            <w:szCs w:val="24"/>
                            <w:lang w:val="en-CA"/>
                          </w:rPr>
                        </w:ins>
                      </m:ctrlPr>
                    </m:dPr>
                    <m:e>
                      <m:r>
                        <w:ins w:id="335" w:author="Thomas" w:date="2016-12-07T13:19:00Z">
                          <w:rPr>
                            <w:rFonts w:ascii="Cambria Math" w:eastAsiaTheme="minorEastAsia" w:hAnsi="Cambria Math"/>
                            <w:sz w:val="24"/>
                            <w:szCs w:val="24"/>
                            <w:lang w:val="en-CA"/>
                          </w:rPr>
                          <m:t>1-</m:t>
                        </w:ins>
                      </m:r>
                      <m:f>
                        <m:fPr>
                          <m:ctrlPr>
                            <w:ins w:id="336" w:author="Thomas" w:date="2016-12-07T13:19:00Z">
                              <w:rPr>
                                <w:rFonts w:ascii="Cambria Math" w:eastAsiaTheme="minorEastAsia" w:hAnsi="Cambria Math"/>
                                <w:sz w:val="24"/>
                                <w:szCs w:val="24"/>
                                <w:lang w:val="en-CA"/>
                              </w:rPr>
                            </w:ins>
                          </m:ctrlPr>
                        </m:fPr>
                        <m:num>
                          <m:sSub>
                            <m:sSubPr>
                              <m:ctrlPr>
                                <w:ins w:id="337" w:author="Thomas" w:date="2016-12-07T13:19:00Z">
                                  <w:rPr>
                                    <w:rFonts w:ascii="Cambria Math" w:eastAsiaTheme="minorEastAsia" w:hAnsi="Cambria Math"/>
                                    <w:sz w:val="24"/>
                                    <w:szCs w:val="24"/>
                                    <w:lang w:val="en-CA"/>
                                  </w:rPr>
                                </w:ins>
                              </m:ctrlPr>
                            </m:sSubPr>
                            <m:e>
                              <m:acc>
                                <m:accPr>
                                  <m:chr m:val="̅"/>
                                  <m:ctrlPr>
                                    <w:ins w:id="338" w:author="Thomas" w:date="2016-12-07T13:19:00Z">
                                      <w:rPr>
                                        <w:rFonts w:ascii="Cambria Math" w:eastAsiaTheme="minorEastAsia" w:hAnsi="Cambria Math"/>
                                        <w:i/>
                                        <w:sz w:val="24"/>
                                        <w:szCs w:val="24"/>
                                        <w:lang w:val="en-CA"/>
                                      </w:rPr>
                                    </w:ins>
                                  </m:ctrlPr>
                                </m:accPr>
                                <m:e>
                                  <m:r>
                                    <w:ins w:id="339" w:author="Thomas" w:date="2016-12-07T13:19:00Z">
                                      <w:rPr>
                                        <w:rFonts w:ascii="Cambria Math" w:eastAsiaTheme="minorEastAsia" w:hAnsi="Cambria Math"/>
                                        <w:sz w:val="24"/>
                                        <w:szCs w:val="24"/>
                                        <w:lang w:val="en-CA"/>
                                      </w:rPr>
                                      <m:t>C</m:t>
                                    </w:ins>
                                  </m:r>
                                </m:e>
                              </m:acc>
                            </m:e>
                            <m:sub>
                              <m:r>
                                <w:ins w:id="340" w:author="Thomas" w:date="2016-12-07T13:19:00Z">
                                  <w:rPr>
                                    <w:rFonts w:ascii="Cambria Math" w:eastAsiaTheme="minorEastAsia" w:hAnsi="Cambria Math"/>
                                    <w:sz w:val="24"/>
                                    <w:szCs w:val="24"/>
                                    <w:lang w:val="en-CA"/>
                                  </w:rPr>
                                  <m:t>m</m:t>
                                </w:ins>
                              </m:r>
                              <m:r>
                                <w:ins w:id="341" w:author="Thomas" w:date="2016-12-07T13:19:00Z">
                                  <m:rPr>
                                    <m:sty m:val="p"/>
                                  </m:rPr>
                                  <w:rPr>
                                    <w:rFonts w:ascii="Cambria Math" w:eastAsiaTheme="minorEastAsia" w:hAnsi="Cambria Math"/>
                                    <w:sz w:val="24"/>
                                    <w:szCs w:val="24"/>
                                    <w:lang w:val="en-CA"/>
                                  </w:rPr>
                                  <m:t>,</m:t>
                                </w:ins>
                              </m:r>
                              <m:r>
                                <w:ins w:id="342" w:author="Thomas" w:date="2016-12-07T13:19:00Z">
                                  <w:rPr>
                                    <w:rFonts w:ascii="Cambria Math" w:eastAsiaTheme="minorEastAsia" w:hAnsi="Cambria Math"/>
                                    <w:sz w:val="24"/>
                                    <w:szCs w:val="24"/>
                                    <w:lang w:val="en-CA"/>
                                  </w:rPr>
                                  <m:t>a</m:t>
                                </w:ins>
                              </m:r>
                              <m:r>
                                <w:ins w:id="343" w:author="Thomas" w:date="2016-12-07T13:19:00Z">
                                  <m:rPr>
                                    <m:sty m:val="p"/>
                                  </m:rPr>
                                  <w:rPr>
                                    <w:rFonts w:ascii="Cambria Math" w:eastAsiaTheme="minorEastAsia" w:hAnsi="Cambria Math"/>
                                    <w:sz w:val="24"/>
                                    <w:szCs w:val="24"/>
                                    <w:lang w:val="en-CA"/>
                                  </w:rPr>
                                  <m:t>,</m:t>
                                </w:ins>
                              </m:r>
                              <m:r>
                                <w:ins w:id="344" w:author="Thomas" w:date="2016-12-07T13:19:00Z">
                                  <w:rPr>
                                    <w:rFonts w:ascii="Cambria Math" w:eastAsiaTheme="minorEastAsia" w:hAnsi="Cambria Math"/>
                                    <w:sz w:val="24"/>
                                    <w:szCs w:val="24"/>
                                    <w:lang w:val="en-CA"/>
                                  </w:rPr>
                                  <m:t>r</m:t>
                                </w:ins>
                              </m:r>
                            </m:sub>
                          </m:sSub>
                        </m:num>
                        <m:den>
                          <m:sSub>
                            <m:sSubPr>
                              <m:ctrlPr>
                                <w:ins w:id="345" w:author="Thomas" w:date="2016-12-07T13:22:00Z">
                                  <w:rPr>
                                    <w:rFonts w:ascii="Cambria Math" w:eastAsiaTheme="minorEastAsia" w:hAnsi="Cambria Math"/>
                                    <w:i/>
                                    <w:sz w:val="24"/>
                                    <w:szCs w:val="24"/>
                                    <w:lang w:val="en-CA"/>
                                  </w:rPr>
                                </w:ins>
                              </m:ctrlPr>
                            </m:sSubPr>
                            <m:e>
                              <m:acc>
                                <m:accPr>
                                  <m:chr m:val="⃗"/>
                                  <m:ctrlPr>
                                    <w:ins w:id="346" w:author="Thomas" w:date="2016-12-07T13:22:00Z">
                                      <w:rPr>
                                        <w:rFonts w:ascii="Cambria Math" w:eastAsiaTheme="minorEastAsia" w:hAnsi="Cambria Math"/>
                                        <w:i/>
                                        <w:sz w:val="24"/>
                                        <w:szCs w:val="24"/>
                                        <w:lang w:val="en-CA"/>
                                      </w:rPr>
                                    </w:ins>
                                  </m:ctrlPr>
                                </m:accPr>
                                <m:e>
                                  <m:r>
                                    <w:ins w:id="347" w:author="Thomas" w:date="2016-12-07T13:22:00Z">
                                      <w:rPr>
                                        <w:rFonts w:ascii="Cambria Math" w:eastAsiaTheme="minorEastAsia" w:hAnsi="Cambria Math"/>
                                        <w:sz w:val="24"/>
                                        <w:szCs w:val="24"/>
                                        <w:lang w:val="en-CA"/>
                                      </w:rPr>
                                      <m:t>N</m:t>
                                    </w:ins>
                                  </m:r>
                                </m:e>
                              </m:acc>
                            </m:e>
                            <m:sub>
                              <m:r>
                                <w:ins w:id="348" w:author="Thomas" w:date="2016-12-07T13:22:00Z">
                                  <w:rPr>
                                    <w:rFonts w:ascii="Cambria Math" w:eastAsiaTheme="minorEastAsia" w:hAnsi="Cambria Math"/>
                                    <w:sz w:val="24"/>
                                    <w:szCs w:val="24"/>
                                    <w:lang w:val="en-CA"/>
                                  </w:rPr>
                                  <m:t>s,y-1,</m:t>
                                </w:ins>
                              </m:r>
                              <m:sSub>
                                <m:sSubPr>
                                  <m:ctrlPr>
                                    <w:ins w:id="349" w:author="Thomas" w:date="2016-12-07T13:22:00Z">
                                      <w:rPr>
                                        <w:rFonts w:ascii="Cambria Math" w:eastAsiaTheme="minorEastAsia" w:hAnsi="Cambria Math"/>
                                        <w:i/>
                                        <w:sz w:val="24"/>
                                        <w:szCs w:val="24"/>
                                        <w:lang w:val="en-CA"/>
                                      </w:rPr>
                                    </w:ins>
                                  </m:ctrlPr>
                                </m:sSubPr>
                                <m:e>
                                  <m:r>
                                    <w:ins w:id="350" w:author="Thomas" w:date="2016-12-07T13:22:00Z">
                                      <w:rPr>
                                        <w:rFonts w:ascii="Cambria Math" w:eastAsiaTheme="minorEastAsia" w:hAnsi="Cambria Math"/>
                                        <w:sz w:val="24"/>
                                        <w:szCs w:val="24"/>
                                        <w:lang w:val="en-CA"/>
                                      </w:rPr>
                                      <m:t>n</m:t>
                                    </w:ins>
                                  </m:r>
                                </m:e>
                                <m:sub>
                                  <m:r>
                                    <w:ins w:id="351" w:author="Thomas" w:date="2016-12-07T13:22:00Z">
                                      <w:rPr>
                                        <w:rFonts w:ascii="Cambria Math" w:eastAsiaTheme="minorEastAsia" w:hAnsi="Cambria Math"/>
                                        <w:sz w:val="24"/>
                                        <w:szCs w:val="24"/>
                                        <w:lang w:val="en-CA"/>
                                      </w:rPr>
                                      <m:t>m</m:t>
                                    </w:ins>
                                  </m:r>
                                </m:sub>
                              </m:sSub>
                              <m:r>
                                <w:ins w:id="352" w:author="Thomas" w:date="2016-12-07T13:22:00Z">
                                  <w:rPr>
                                    <w:rFonts w:ascii="Cambria Math" w:eastAsiaTheme="minorEastAsia" w:hAnsi="Cambria Math"/>
                                    <w:sz w:val="24"/>
                                    <w:szCs w:val="24"/>
                                    <w:lang w:val="en-CA"/>
                                  </w:rPr>
                                  <m:t>,a,r</m:t>
                                </w:ins>
                              </m:r>
                              <m:r>
                                <w:ins w:id="353" w:author="Thomas" w:date="2016-12-07T13:22:00Z">
                                  <w:rPr>
                                    <w:rFonts w:ascii="Cambria Math" w:eastAsiaTheme="minorEastAsia" w:hAnsi="Cambria Math"/>
                                    <w:sz w:val="24"/>
                                    <w:szCs w:val="24"/>
                                    <w:lang w:val="en-CA"/>
                                  </w:rPr>
                                  <m:t xml:space="preserve"> </m:t>
                                </w:ins>
                              </m:r>
                            </m:sub>
                          </m:sSub>
                          <m:sSup>
                            <m:sSupPr>
                              <m:ctrlPr>
                                <w:ins w:id="354" w:author="Thomas" w:date="2016-12-07T13:19:00Z">
                                  <w:rPr>
                                    <w:rFonts w:ascii="Cambria Math" w:eastAsiaTheme="minorEastAsia" w:hAnsi="Cambria Math"/>
                                    <w:i/>
                                    <w:sz w:val="24"/>
                                    <w:szCs w:val="24"/>
                                    <w:lang w:val="en-CA"/>
                                  </w:rPr>
                                </w:ins>
                              </m:ctrlPr>
                            </m:sSupPr>
                            <m:e>
                              <m:r>
                                <w:ins w:id="355" w:author="Thomas" w:date="2016-12-07T13:19:00Z">
                                  <w:rPr>
                                    <w:rFonts w:ascii="Cambria Math" w:eastAsiaTheme="minorEastAsia" w:hAnsi="Cambria Math"/>
                                    <w:sz w:val="24"/>
                                    <w:szCs w:val="24"/>
                                    <w:lang w:val="en-CA"/>
                                  </w:rPr>
                                  <m:t>e</m:t>
                                </w:ins>
                              </m:r>
                            </m:e>
                            <m:sup>
                              <m:r>
                                <w:ins w:id="356" w:author="Thomas" w:date="2016-12-07T13:19:00Z">
                                  <w:rPr>
                                    <w:rFonts w:ascii="Cambria Math" w:eastAsiaTheme="minorEastAsia" w:hAnsi="Cambria Math"/>
                                    <w:sz w:val="24"/>
                                    <w:szCs w:val="24"/>
                                    <w:lang w:val="en-CA"/>
                                  </w:rPr>
                                  <m:t>-</m:t>
                                </w:ins>
                              </m:r>
                              <m:d>
                                <m:dPr>
                                  <m:ctrlPr>
                                    <w:ins w:id="357" w:author="Thomas" w:date="2016-12-07T13:19:00Z">
                                      <w:rPr>
                                        <w:rFonts w:ascii="Cambria Math" w:eastAsiaTheme="minorEastAsia" w:hAnsi="Cambria Math"/>
                                        <w:i/>
                                        <w:sz w:val="24"/>
                                        <w:szCs w:val="24"/>
                                        <w:lang w:val="en-CA"/>
                                      </w:rPr>
                                    </w:ins>
                                  </m:ctrlPr>
                                </m:dPr>
                                <m:e>
                                  <m:sSub>
                                    <m:sSubPr>
                                      <m:ctrlPr>
                                        <w:ins w:id="358" w:author="Thomas" w:date="2016-12-07T13:19:00Z">
                                          <w:rPr>
                                            <w:rFonts w:ascii="Cambria Math" w:eastAsiaTheme="minorEastAsia" w:hAnsi="Cambria Math"/>
                                            <w:bCs/>
                                            <w:i/>
                                            <w:sz w:val="24"/>
                                            <w:szCs w:val="24"/>
                                            <w:lang w:val="en-CA"/>
                                          </w:rPr>
                                        </w:ins>
                                      </m:ctrlPr>
                                    </m:sSubPr>
                                    <m:e>
                                      <m:sSub>
                                        <m:sSubPr>
                                          <m:ctrlPr>
                                            <w:ins w:id="359" w:author="Thomas" w:date="2016-12-07T13:19:00Z">
                                              <w:rPr>
                                                <w:rFonts w:ascii="Cambria Math" w:eastAsiaTheme="minorEastAsia" w:hAnsi="Cambria Math"/>
                                                <w:bCs/>
                                                <w:i/>
                                                <w:sz w:val="24"/>
                                                <w:szCs w:val="24"/>
                                                <w:lang w:val="en-CA"/>
                                              </w:rPr>
                                            </w:ins>
                                          </m:ctrlPr>
                                        </m:sSubPr>
                                        <m:e>
                                          <m:r>
                                            <w:ins w:id="360" w:author="Thomas" w:date="2016-12-07T13:19:00Z">
                                              <w:rPr>
                                                <w:rFonts w:ascii="Cambria Math" w:eastAsiaTheme="minorEastAsia" w:hAnsi="Cambria Math"/>
                                                <w:sz w:val="24"/>
                                                <w:szCs w:val="24"/>
                                                <w:lang w:val="en-CA"/>
                                              </w:rPr>
                                              <m:t>t</m:t>
                                            </w:ins>
                                          </m:r>
                                        </m:e>
                                        <m:sub>
                                          <m:r>
                                            <w:ins w:id="361" w:author="Thomas" w:date="2016-12-07T13:19:00Z">
                                              <w:rPr>
                                                <w:rFonts w:ascii="Cambria Math" w:eastAsiaTheme="minorEastAsia" w:hAnsi="Cambria Math"/>
                                                <w:sz w:val="24"/>
                                                <w:szCs w:val="24"/>
                                                <w:lang w:val="en-CA"/>
                                              </w:rPr>
                                              <m:t>m</m:t>
                                            </w:ins>
                                          </m:r>
                                        </m:sub>
                                      </m:sSub>
                                      <m:r>
                                        <w:ins w:id="362" w:author="Thomas" w:date="2016-12-07T13:19:00Z">
                                          <w:rPr>
                                            <w:rFonts w:ascii="Cambria Math" w:eastAsiaTheme="minorEastAsia" w:hAnsi="Cambria Math"/>
                                            <w:sz w:val="24"/>
                                            <w:szCs w:val="24"/>
                                            <w:lang w:val="en-CA"/>
                                          </w:rPr>
                                          <m:t xml:space="preserve"> M</m:t>
                                        </w:ins>
                                      </m:r>
                                    </m:e>
                                    <m:sub>
                                      <m:r>
                                        <w:ins w:id="363" w:author="Thomas" w:date="2016-12-07T13:19:00Z">
                                          <w:rPr>
                                            <w:rFonts w:ascii="Cambria Math" w:eastAsiaTheme="minorEastAsia" w:hAnsi="Cambria Math"/>
                                            <w:sz w:val="24"/>
                                            <w:szCs w:val="24"/>
                                            <w:lang w:val="en-CA"/>
                                          </w:rPr>
                                          <m:t>s,a</m:t>
                                        </w:ins>
                                      </m:r>
                                    </m:sub>
                                  </m:sSub>
                                </m:e>
                              </m:d>
                              <m:r>
                                <w:ins w:id="364" w:author="Thomas" w:date="2016-12-07T13:19:00Z">
                                  <w:rPr>
                                    <w:rFonts w:ascii="Cambria Math" w:eastAsiaTheme="minorEastAsia" w:hAnsi="Cambria Math"/>
                                    <w:sz w:val="24"/>
                                    <w:szCs w:val="24"/>
                                    <w:lang w:val="en-CA"/>
                                  </w:rPr>
                                  <m:t>/2</m:t>
                                </w:ins>
                              </m:r>
                            </m:sup>
                          </m:sSup>
                        </m:den>
                      </m:f>
                    </m:e>
                  </m:d>
                </m:e>
                <m:e>
                  <m:r>
                    <w:ins w:id="365" w:author="Thomas" w:date="2016-12-07T13:19:00Z">
                      <w:rPr>
                        <w:rFonts w:ascii="Cambria Math" w:eastAsiaTheme="minorEastAsia" w:hAnsi="Cambria Math"/>
                        <w:sz w:val="24"/>
                        <w:szCs w:val="24"/>
                        <w:lang w:val="en-CA"/>
                      </w:rPr>
                      <m:t>i&gt;1,</m:t>
                    </w:ins>
                  </m:r>
                  <m:r>
                    <w:ins w:id="366" w:author="Thomas" w:date="2016-12-07T13:20:00Z">
                      <w:rPr>
                        <w:rFonts w:ascii="Cambria Math" w:eastAsiaTheme="minorEastAsia" w:hAnsi="Cambria Math"/>
                        <w:sz w:val="24"/>
                        <w:szCs w:val="24"/>
                        <w:lang w:val="en-CA"/>
                      </w:rPr>
                      <m:t xml:space="preserve"> m=1</m:t>
                    </w:ins>
                  </m:r>
                </m:e>
              </m:mr>
              <m:mr>
                <m:e>
                  <m:r>
                    <w:ins w:id="367" w:author="Thomas" w:date="2016-12-07T13:20:00Z">
                      <m:rPr>
                        <m:sty m:val="p"/>
                      </m:rPr>
                      <w:rPr>
                        <w:rFonts w:ascii="Cambria Math" w:eastAsiaTheme="minorEastAsia" w:hAnsi="Cambria Math"/>
                        <w:sz w:val="24"/>
                        <w:szCs w:val="24"/>
                        <w:lang w:val="en-CA"/>
                      </w:rPr>
                      <m:t>-log</m:t>
                    </w:ins>
                  </m:r>
                  <m:d>
                    <m:dPr>
                      <m:ctrlPr>
                        <w:ins w:id="368" w:author="Thomas" w:date="2016-12-07T13:20:00Z">
                          <w:rPr>
                            <w:rFonts w:ascii="Cambria Math" w:eastAsiaTheme="minorEastAsia" w:hAnsi="Cambria Math"/>
                            <w:sz w:val="24"/>
                            <w:szCs w:val="24"/>
                            <w:lang w:val="en-CA"/>
                          </w:rPr>
                        </w:ins>
                      </m:ctrlPr>
                    </m:dPr>
                    <m:e>
                      <m:r>
                        <w:ins w:id="369" w:author="Thomas" w:date="2016-12-07T13:20:00Z">
                          <w:rPr>
                            <w:rFonts w:ascii="Cambria Math" w:eastAsiaTheme="minorEastAsia" w:hAnsi="Cambria Math"/>
                            <w:sz w:val="24"/>
                            <w:szCs w:val="24"/>
                            <w:lang w:val="en-CA"/>
                          </w:rPr>
                          <m:t>1-</m:t>
                        </w:ins>
                      </m:r>
                      <m:f>
                        <m:fPr>
                          <m:ctrlPr>
                            <w:ins w:id="370" w:author="Thomas" w:date="2016-12-07T13:20:00Z">
                              <w:rPr>
                                <w:rFonts w:ascii="Cambria Math" w:eastAsiaTheme="minorEastAsia" w:hAnsi="Cambria Math"/>
                                <w:sz w:val="24"/>
                                <w:szCs w:val="24"/>
                                <w:lang w:val="en-CA"/>
                              </w:rPr>
                            </w:ins>
                          </m:ctrlPr>
                        </m:fPr>
                        <m:num>
                          <m:sSub>
                            <m:sSubPr>
                              <m:ctrlPr>
                                <w:ins w:id="371" w:author="Thomas" w:date="2016-12-07T13:20:00Z">
                                  <w:rPr>
                                    <w:rFonts w:ascii="Cambria Math" w:eastAsiaTheme="minorEastAsia" w:hAnsi="Cambria Math"/>
                                    <w:sz w:val="24"/>
                                    <w:szCs w:val="24"/>
                                    <w:lang w:val="en-CA"/>
                                  </w:rPr>
                                </w:ins>
                              </m:ctrlPr>
                            </m:sSubPr>
                            <m:e>
                              <m:acc>
                                <m:accPr>
                                  <m:chr m:val="̅"/>
                                  <m:ctrlPr>
                                    <w:ins w:id="372" w:author="Thomas" w:date="2016-12-07T13:20:00Z">
                                      <w:rPr>
                                        <w:rFonts w:ascii="Cambria Math" w:eastAsiaTheme="minorEastAsia" w:hAnsi="Cambria Math"/>
                                        <w:i/>
                                        <w:sz w:val="24"/>
                                        <w:szCs w:val="24"/>
                                        <w:lang w:val="en-CA"/>
                                      </w:rPr>
                                    </w:ins>
                                  </m:ctrlPr>
                                </m:accPr>
                                <m:e>
                                  <m:r>
                                    <w:ins w:id="373" w:author="Thomas" w:date="2016-12-07T13:20:00Z">
                                      <w:rPr>
                                        <w:rFonts w:ascii="Cambria Math" w:eastAsiaTheme="minorEastAsia" w:hAnsi="Cambria Math"/>
                                        <w:sz w:val="24"/>
                                        <w:szCs w:val="24"/>
                                        <w:lang w:val="en-CA"/>
                                      </w:rPr>
                                      <m:t>C</m:t>
                                    </w:ins>
                                  </m:r>
                                </m:e>
                              </m:acc>
                            </m:e>
                            <m:sub>
                              <m:r>
                                <w:ins w:id="374" w:author="Thomas" w:date="2016-12-07T13:20:00Z">
                                  <w:rPr>
                                    <w:rFonts w:ascii="Cambria Math" w:eastAsiaTheme="minorEastAsia" w:hAnsi="Cambria Math"/>
                                    <w:sz w:val="24"/>
                                    <w:szCs w:val="24"/>
                                    <w:lang w:val="en-CA"/>
                                  </w:rPr>
                                  <m:t>m</m:t>
                                </w:ins>
                              </m:r>
                              <m:r>
                                <w:ins w:id="375" w:author="Thomas" w:date="2016-12-07T13:20:00Z">
                                  <m:rPr>
                                    <m:sty m:val="p"/>
                                  </m:rPr>
                                  <w:rPr>
                                    <w:rFonts w:ascii="Cambria Math" w:eastAsiaTheme="minorEastAsia" w:hAnsi="Cambria Math"/>
                                    <w:sz w:val="24"/>
                                    <w:szCs w:val="24"/>
                                    <w:lang w:val="en-CA"/>
                                  </w:rPr>
                                  <m:t>,</m:t>
                                </w:ins>
                              </m:r>
                              <m:r>
                                <w:ins w:id="376" w:author="Thomas" w:date="2016-12-07T13:20:00Z">
                                  <w:rPr>
                                    <w:rFonts w:ascii="Cambria Math" w:eastAsiaTheme="minorEastAsia" w:hAnsi="Cambria Math"/>
                                    <w:sz w:val="24"/>
                                    <w:szCs w:val="24"/>
                                    <w:lang w:val="en-CA"/>
                                  </w:rPr>
                                  <m:t>a</m:t>
                                </w:ins>
                              </m:r>
                              <m:r>
                                <w:ins w:id="377" w:author="Thomas" w:date="2016-12-07T13:20:00Z">
                                  <m:rPr>
                                    <m:sty m:val="p"/>
                                  </m:rPr>
                                  <w:rPr>
                                    <w:rFonts w:ascii="Cambria Math" w:eastAsiaTheme="minorEastAsia" w:hAnsi="Cambria Math"/>
                                    <w:sz w:val="24"/>
                                    <w:szCs w:val="24"/>
                                    <w:lang w:val="en-CA"/>
                                  </w:rPr>
                                  <m:t>,</m:t>
                                </w:ins>
                              </m:r>
                              <m:r>
                                <w:ins w:id="378" w:author="Thomas" w:date="2016-12-07T13:20:00Z">
                                  <w:rPr>
                                    <w:rFonts w:ascii="Cambria Math" w:eastAsiaTheme="minorEastAsia" w:hAnsi="Cambria Math"/>
                                    <w:sz w:val="24"/>
                                    <w:szCs w:val="24"/>
                                    <w:lang w:val="en-CA"/>
                                  </w:rPr>
                                  <m:t>r</m:t>
                                </w:ins>
                              </m:r>
                            </m:sub>
                          </m:sSub>
                        </m:num>
                        <m:den>
                          <m:sSub>
                            <m:sSubPr>
                              <m:ctrlPr>
                                <w:ins w:id="379" w:author="Thomas" w:date="2016-12-07T13:22:00Z">
                                  <w:rPr>
                                    <w:rFonts w:ascii="Cambria Math" w:eastAsiaTheme="minorEastAsia" w:hAnsi="Cambria Math"/>
                                    <w:i/>
                                    <w:sz w:val="24"/>
                                    <w:szCs w:val="24"/>
                                    <w:lang w:val="en-CA"/>
                                  </w:rPr>
                                </w:ins>
                              </m:ctrlPr>
                            </m:sSubPr>
                            <m:e>
                              <m:acc>
                                <m:accPr>
                                  <m:chr m:val="⃗"/>
                                  <m:ctrlPr>
                                    <w:ins w:id="380" w:author="Thomas" w:date="2016-12-07T13:22:00Z">
                                      <w:rPr>
                                        <w:rFonts w:ascii="Cambria Math" w:eastAsiaTheme="minorEastAsia" w:hAnsi="Cambria Math"/>
                                        <w:i/>
                                        <w:sz w:val="24"/>
                                        <w:szCs w:val="24"/>
                                        <w:lang w:val="en-CA"/>
                                      </w:rPr>
                                    </w:ins>
                                  </m:ctrlPr>
                                </m:accPr>
                                <m:e>
                                  <m:r>
                                    <w:ins w:id="381" w:author="Thomas" w:date="2016-12-07T13:22:00Z">
                                      <w:rPr>
                                        <w:rFonts w:ascii="Cambria Math" w:eastAsiaTheme="minorEastAsia" w:hAnsi="Cambria Math"/>
                                        <w:sz w:val="24"/>
                                        <w:szCs w:val="24"/>
                                        <w:lang w:val="en-CA"/>
                                      </w:rPr>
                                      <m:t>N</m:t>
                                    </w:ins>
                                  </m:r>
                                </m:e>
                              </m:acc>
                            </m:e>
                            <m:sub>
                              <m:r>
                                <w:ins w:id="382" w:author="Thomas" w:date="2016-12-07T13:22:00Z">
                                  <w:rPr>
                                    <w:rFonts w:ascii="Cambria Math" w:eastAsiaTheme="minorEastAsia" w:hAnsi="Cambria Math"/>
                                    <w:sz w:val="24"/>
                                    <w:szCs w:val="24"/>
                                    <w:lang w:val="en-CA"/>
                                  </w:rPr>
                                  <m:t>s,y,</m:t>
                                </w:ins>
                              </m:r>
                              <m:r>
                                <w:ins w:id="383" w:author="Thomas" w:date="2016-12-07T13:22:00Z">
                                  <w:rPr>
                                    <w:rFonts w:ascii="Cambria Math" w:eastAsiaTheme="minorEastAsia" w:hAnsi="Cambria Math"/>
                                    <w:sz w:val="24"/>
                                    <w:szCs w:val="24"/>
                                    <w:lang w:val="en-CA"/>
                                  </w:rPr>
                                  <m:t>m-1</m:t>
                                </w:ins>
                              </m:r>
                              <m:r>
                                <w:ins w:id="384" w:author="Thomas" w:date="2016-12-07T13:22:00Z">
                                  <w:rPr>
                                    <w:rFonts w:ascii="Cambria Math" w:eastAsiaTheme="minorEastAsia" w:hAnsi="Cambria Math"/>
                                    <w:sz w:val="24"/>
                                    <w:szCs w:val="24"/>
                                    <w:lang w:val="en-CA"/>
                                  </w:rPr>
                                  <m:t>,a,r</m:t>
                                </w:ins>
                              </m:r>
                            </m:sub>
                          </m:sSub>
                          <m:sSup>
                            <m:sSupPr>
                              <m:ctrlPr>
                                <w:ins w:id="385" w:author="Thomas" w:date="2016-12-07T13:20:00Z">
                                  <w:rPr>
                                    <w:rFonts w:ascii="Cambria Math" w:eastAsiaTheme="minorEastAsia" w:hAnsi="Cambria Math"/>
                                    <w:i/>
                                    <w:sz w:val="24"/>
                                    <w:szCs w:val="24"/>
                                    <w:lang w:val="en-CA"/>
                                  </w:rPr>
                                </w:ins>
                              </m:ctrlPr>
                            </m:sSupPr>
                            <m:e>
                              <m:r>
                                <w:ins w:id="386" w:author="Thomas" w:date="2016-12-07T13:20:00Z">
                                  <w:rPr>
                                    <w:rFonts w:ascii="Cambria Math" w:eastAsiaTheme="minorEastAsia" w:hAnsi="Cambria Math"/>
                                    <w:sz w:val="24"/>
                                    <w:szCs w:val="24"/>
                                    <w:lang w:val="en-CA"/>
                                  </w:rPr>
                                  <m:t>e</m:t>
                                </w:ins>
                              </m:r>
                            </m:e>
                            <m:sup>
                              <m:r>
                                <w:ins w:id="387" w:author="Thomas" w:date="2016-12-07T13:20:00Z">
                                  <w:rPr>
                                    <w:rFonts w:ascii="Cambria Math" w:eastAsiaTheme="minorEastAsia" w:hAnsi="Cambria Math"/>
                                    <w:sz w:val="24"/>
                                    <w:szCs w:val="24"/>
                                    <w:lang w:val="en-CA"/>
                                  </w:rPr>
                                  <m:t>-</m:t>
                                </w:ins>
                              </m:r>
                              <m:d>
                                <m:dPr>
                                  <m:ctrlPr>
                                    <w:ins w:id="388" w:author="Thomas" w:date="2016-12-07T13:20:00Z">
                                      <w:rPr>
                                        <w:rFonts w:ascii="Cambria Math" w:eastAsiaTheme="minorEastAsia" w:hAnsi="Cambria Math"/>
                                        <w:i/>
                                        <w:sz w:val="24"/>
                                        <w:szCs w:val="24"/>
                                        <w:lang w:val="en-CA"/>
                                      </w:rPr>
                                    </w:ins>
                                  </m:ctrlPr>
                                </m:dPr>
                                <m:e>
                                  <m:sSub>
                                    <m:sSubPr>
                                      <m:ctrlPr>
                                        <w:ins w:id="389" w:author="Thomas" w:date="2016-12-07T13:20:00Z">
                                          <w:rPr>
                                            <w:rFonts w:ascii="Cambria Math" w:eastAsiaTheme="minorEastAsia" w:hAnsi="Cambria Math"/>
                                            <w:bCs/>
                                            <w:i/>
                                            <w:sz w:val="24"/>
                                            <w:szCs w:val="24"/>
                                            <w:lang w:val="en-CA"/>
                                          </w:rPr>
                                        </w:ins>
                                      </m:ctrlPr>
                                    </m:sSubPr>
                                    <m:e>
                                      <m:sSub>
                                        <m:sSubPr>
                                          <m:ctrlPr>
                                            <w:ins w:id="390" w:author="Thomas" w:date="2016-12-07T13:20:00Z">
                                              <w:rPr>
                                                <w:rFonts w:ascii="Cambria Math" w:eastAsiaTheme="minorEastAsia" w:hAnsi="Cambria Math"/>
                                                <w:bCs/>
                                                <w:i/>
                                                <w:sz w:val="24"/>
                                                <w:szCs w:val="24"/>
                                                <w:lang w:val="en-CA"/>
                                              </w:rPr>
                                            </w:ins>
                                          </m:ctrlPr>
                                        </m:sSubPr>
                                        <m:e>
                                          <m:r>
                                            <w:ins w:id="391" w:author="Thomas" w:date="2016-12-07T13:20:00Z">
                                              <w:rPr>
                                                <w:rFonts w:ascii="Cambria Math" w:eastAsiaTheme="minorEastAsia" w:hAnsi="Cambria Math"/>
                                                <w:sz w:val="24"/>
                                                <w:szCs w:val="24"/>
                                                <w:lang w:val="en-CA"/>
                                              </w:rPr>
                                              <m:t>t</m:t>
                                            </w:ins>
                                          </m:r>
                                        </m:e>
                                        <m:sub>
                                          <m:r>
                                            <w:ins w:id="392" w:author="Thomas" w:date="2016-12-07T13:20:00Z">
                                              <w:rPr>
                                                <w:rFonts w:ascii="Cambria Math" w:eastAsiaTheme="minorEastAsia" w:hAnsi="Cambria Math"/>
                                                <w:sz w:val="24"/>
                                                <w:szCs w:val="24"/>
                                                <w:lang w:val="en-CA"/>
                                              </w:rPr>
                                              <m:t>m</m:t>
                                            </w:ins>
                                          </m:r>
                                        </m:sub>
                                      </m:sSub>
                                      <m:r>
                                        <w:ins w:id="393" w:author="Thomas" w:date="2016-12-07T13:20:00Z">
                                          <w:rPr>
                                            <w:rFonts w:ascii="Cambria Math" w:eastAsiaTheme="minorEastAsia" w:hAnsi="Cambria Math"/>
                                            <w:sz w:val="24"/>
                                            <w:szCs w:val="24"/>
                                            <w:lang w:val="en-CA"/>
                                          </w:rPr>
                                          <m:t xml:space="preserve"> M</m:t>
                                        </w:ins>
                                      </m:r>
                                    </m:e>
                                    <m:sub>
                                      <m:r>
                                        <w:ins w:id="394" w:author="Thomas" w:date="2016-12-07T13:20:00Z">
                                          <w:rPr>
                                            <w:rFonts w:ascii="Cambria Math" w:eastAsiaTheme="minorEastAsia" w:hAnsi="Cambria Math"/>
                                            <w:sz w:val="24"/>
                                            <w:szCs w:val="24"/>
                                            <w:lang w:val="en-CA"/>
                                          </w:rPr>
                                          <m:t>s,a</m:t>
                                        </w:ins>
                                      </m:r>
                                    </m:sub>
                                  </m:sSub>
                                </m:e>
                              </m:d>
                              <m:r>
                                <w:ins w:id="395" w:author="Thomas" w:date="2016-12-07T13:20:00Z">
                                  <w:rPr>
                                    <w:rFonts w:ascii="Cambria Math" w:eastAsiaTheme="minorEastAsia" w:hAnsi="Cambria Math"/>
                                    <w:sz w:val="24"/>
                                    <w:szCs w:val="24"/>
                                    <w:lang w:val="en-CA"/>
                                  </w:rPr>
                                  <m:t>/2</m:t>
                                </w:ins>
                              </m:r>
                            </m:sup>
                          </m:sSup>
                        </m:den>
                      </m:f>
                    </m:e>
                  </m:d>
                </m:e>
                <m:e>
                  <m:r>
                    <w:ins w:id="396" w:author="Thomas" w:date="2016-12-07T13:20:00Z">
                      <w:rPr>
                        <w:rFonts w:ascii="Cambria Math" w:eastAsiaTheme="minorEastAsia" w:hAnsi="Cambria Math"/>
                        <w:sz w:val="24"/>
                        <w:szCs w:val="24"/>
                        <w:lang w:val="en-CA"/>
                      </w:rPr>
                      <m:t>i&gt;1, m&gt;1</m:t>
                    </w:ins>
                  </m:r>
                </m:e>
              </m:mr>
            </m:m>
          </m:e>
        </m:d>
      </m:oMath>
      <w:ins w:id="397" w:author="Thomas" w:date="2016-12-07T13:34:00Z">
        <w:r w:rsidR="0056208C">
          <w:rPr>
            <w:sz w:val="24"/>
            <w:szCs w:val="24"/>
            <w:lang w:val="en-CA"/>
          </w:rPr>
          <w:tab/>
          <w:t>(3.16)</w:t>
        </w:r>
      </w:ins>
    </w:p>
    <w:p w14:paraId="6D44EE91" w14:textId="77777777" w:rsidR="003158C7" w:rsidRDefault="003158C7" w:rsidP="00406114">
      <w:pPr>
        <w:pStyle w:val="BodyText"/>
        <w:spacing w:before="0" w:line="240" w:lineRule="auto"/>
        <w:rPr>
          <w:ins w:id="398" w:author="Thomas" w:date="2016-12-07T13:15:00Z"/>
          <w:sz w:val="24"/>
          <w:szCs w:val="24"/>
          <w:lang w:val="en-CA"/>
        </w:rPr>
      </w:pPr>
    </w:p>
    <w:p w14:paraId="38D431A6" w14:textId="54884BA6" w:rsidR="003158C7" w:rsidRDefault="0056208C" w:rsidP="00406114">
      <w:pPr>
        <w:pStyle w:val="BodyText"/>
        <w:spacing w:before="0" w:line="240" w:lineRule="auto"/>
        <w:rPr>
          <w:ins w:id="399" w:author="Thomas" w:date="2016-12-07T13:07:00Z"/>
          <w:sz w:val="24"/>
          <w:szCs w:val="24"/>
          <w:lang w:val="en-ZA"/>
        </w:rPr>
      </w:pPr>
      <w:proofErr w:type="gramStart"/>
      <w:ins w:id="400" w:author="Thomas" w:date="2016-12-07T13:30:00Z">
        <w:r>
          <w:rPr>
            <w:sz w:val="24"/>
            <w:szCs w:val="24"/>
            <w:lang w:val="en-ZA"/>
          </w:rPr>
          <w:t>w</w:t>
        </w:r>
      </w:ins>
      <w:ins w:id="401" w:author="Thomas" w:date="2016-12-07T13:26:00Z">
        <w:r w:rsidR="00F9403D">
          <w:rPr>
            <w:sz w:val="24"/>
            <w:szCs w:val="24"/>
            <w:lang w:val="en-ZA"/>
          </w:rPr>
          <w:t>here</w:t>
        </w:r>
        <w:proofErr w:type="gramEnd"/>
        <w:r w:rsidR="00F9403D">
          <w:rPr>
            <w:sz w:val="24"/>
            <w:szCs w:val="24"/>
            <w:lang w:val="en-ZA"/>
          </w:rPr>
          <w:t xml:space="preserve"> </w:t>
        </w:r>
        <w:proofErr w:type="spellStart"/>
        <w:r w:rsidR="00F9403D" w:rsidRPr="0056208C">
          <w:rPr>
            <w:i/>
            <w:sz w:val="24"/>
            <w:szCs w:val="24"/>
            <w:lang w:val="en-ZA"/>
            <w:rPrChange w:id="402" w:author="Thomas" w:date="2016-12-07T13:34:00Z">
              <w:rPr>
                <w:sz w:val="24"/>
                <w:szCs w:val="24"/>
                <w:lang w:val="en-ZA"/>
              </w:rPr>
            </w:rPrChange>
          </w:rPr>
          <w:t>i</w:t>
        </w:r>
        <w:proofErr w:type="spellEnd"/>
        <w:r w:rsidR="00F9403D">
          <w:rPr>
            <w:sz w:val="24"/>
            <w:szCs w:val="24"/>
            <w:lang w:val="en-ZA"/>
          </w:rPr>
          <w:t xml:space="preserve">=1 is the first year and </w:t>
        </w:r>
      </w:ins>
      <w:ins w:id="403" w:author="Thomas" w:date="2016-12-07T13:34:00Z">
        <w:r>
          <w:rPr>
            <w:sz w:val="24"/>
            <w:szCs w:val="24"/>
            <w:lang w:val="en-ZA"/>
          </w:rPr>
          <w:t>calculates fishing mortality rates from</w:t>
        </w:r>
      </w:ins>
      <w:ins w:id="404" w:author="Thomas" w:date="2016-12-07T13:26:00Z">
        <w:r w:rsidR="00F9403D">
          <w:rPr>
            <w:sz w:val="24"/>
            <w:szCs w:val="24"/>
            <w:lang w:val="en-ZA"/>
          </w:rPr>
          <w:t xml:space="preserve"> asymptotic numbers </w:t>
        </w:r>
        <m:oMath>
          <m:acc>
            <m:accPr>
              <m:ctrlPr>
                <w:rPr>
                  <w:rFonts w:ascii="Cambria Math" w:eastAsiaTheme="minorEastAsia" w:hAnsi="Cambria Math"/>
                  <w:i/>
                  <w:sz w:val="24"/>
                  <w:szCs w:val="24"/>
                  <w:lang w:val="en-CA"/>
                </w:rPr>
              </m:ctrlPr>
            </m:accPr>
            <m:e>
              <m:r>
                <w:rPr>
                  <w:rFonts w:ascii="Cambria Math" w:eastAsiaTheme="minorEastAsia" w:hAnsi="Cambria Math"/>
                  <w:sz w:val="24"/>
                  <w:szCs w:val="24"/>
                  <w:lang w:val="en-CA"/>
                </w:rPr>
                <m:t>N</m:t>
              </m:r>
            </m:e>
          </m:acc>
        </m:oMath>
      </w:ins>
      <w:ins w:id="405" w:author="Thomas" w:date="2016-12-07T13:27:00Z">
        <w:r>
          <w:rPr>
            <w:sz w:val="24"/>
            <w:szCs w:val="24"/>
            <w:lang w:val="en-CA"/>
          </w:rPr>
          <w:t xml:space="preserve"> (Eqn. 3.15). </w:t>
        </w:r>
      </w:ins>
    </w:p>
    <w:p w14:paraId="08E34ADE" w14:textId="77777777" w:rsidR="003158C7" w:rsidRDefault="003158C7" w:rsidP="00406114">
      <w:pPr>
        <w:pStyle w:val="BodyText"/>
        <w:spacing w:before="0" w:line="240" w:lineRule="auto"/>
        <w:rPr>
          <w:ins w:id="406" w:author="Thomas" w:date="2016-12-07T13:07:00Z"/>
          <w:sz w:val="24"/>
          <w:szCs w:val="24"/>
          <w:lang w:val="en-ZA"/>
        </w:rPr>
      </w:pPr>
    </w:p>
    <w:p w14:paraId="23FC309D" w14:textId="5CE2F35C" w:rsidR="00675A5D" w:rsidDel="0056208C" w:rsidRDefault="00675A5D" w:rsidP="00406114">
      <w:pPr>
        <w:pStyle w:val="BodyText"/>
        <w:spacing w:before="0" w:line="240" w:lineRule="auto"/>
        <w:rPr>
          <w:del w:id="407" w:author="Thomas" w:date="2016-12-07T13:30:00Z"/>
          <w:sz w:val="24"/>
          <w:szCs w:val="24"/>
          <w:lang w:val="en-ZA"/>
        </w:rPr>
      </w:pPr>
    </w:p>
    <w:p w14:paraId="12628E24" w14:textId="77777777" w:rsidR="007E218D" w:rsidRDefault="007E35E6" w:rsidP="00406114">
      <w:pPr>
        <w:pStyle w:val="Heading4"/>
        <w:ind w:left="0"/>
      </w:pPr>
      <w:bookmarkStart w:id="408" w:name="_Toc465365289"/>
      <w:r w:rsidRPr="00987C9A">
        <w:t>Baseline</w:t>
      </w:r>
      <w:bookmarkEnd w:id="408"/>
    </w:p>
    <w:p w14:paraId="69F3A6D6" w14:textId="77777777" w:rsidR="007E218D" w:rsidRDefault="007E218D" w:rsidP="00406114">
      <w:pPr>
        <w:jc w:val="both"/>
        <w:rPr>
          <w:rFonts w:ascii="Times New Roman" w:hAnsi="Times New Roman" w:cs="Times New Roman"/>
          <w:sz w:val="24"/>
          <w:szCs w:val="24"/>
        </w:rPr>
      </w:pPr>
    </w:p>
    <w:p w14:paraId="43543C94" w14:textId="3B646667" w:rsidR="007E218D" w:rsidRDefault="0056208C" w:rsidP="00406114">
      <w:pPr>
        <w:jc w:val="both"/>
        <w:rPr>
          <w:rFonts w:ascii="Times New Roman" w:hAnsi="Times New Roman" w:cs="Times New Roman"/>
          <w:sz w:val="24"/>
          <w:szCs w:val="24"/>
        </w:rPr>
      </w:pPr>
      <w:ins w:id="409" w:author="Thomas" w:date="2016-12-07T13:36:00Z">
        <w:r>
          <w:rPr>
            <w:rFonts w:ascii="Times New Roman" w:hAnsi="Times New Roman" w:cs="Times New Roman"/>
            <w:sz w:val="24"/>
            <w:szCs w:val="24"/>
          </w:rPr>
          <w:t xml:space="preserve">Recruitment </w:t>
        </w:r>
      </w:ins>
      <w:ins w:id="410" w:author="Thomas" w:date="2016-12-07T13:37:00Z">
        <w:r>
          <w:rPr>
            <w:rFonts w:ascii="Times New Roman" w:hAnsi="Times New Roman" w:cs="Times New Roman"/>
            <w:sz w:val="24"/>
            <w:szCs w:val="24"/>
          </w:rPr>
          <w:t xml:space="preserve">freely </w:t>
        </w:r>
      </w:ins>
      <w:ins w:id="411" w:author="Thomas" w:date="2016-12-07T13:36:00Z">
        <w:r>
          <w:rPr>
            <w:rFonts w:ascii="Times New Roman" w:hAnsi="Times New Roman" w:cs="Times New Roman"/>
            <w:sz w:val="24"/>
            <w:szCs w:val="24"/>
          </w:rPr>
          <w:t xml:space="preserve">estimated </w:t>
        </w:r>
      </w:ins>
      <w:ins w:id="412" w:author="Thomas" w:date="2016-12-07T13:37:00Z">
        <w:r>
          <w:rPr>
            <w:rFonts w:ascii="Times New Roman" w:hAnsi="Times New Roman" w:cs="Times New Roman"/>
            <w:sz w:val="24"/>
            <w:szCs w:val="24"/>
          </w:rPr>
          <w:t xml:space="preserve">(no </w:t>
        </w:r>
      </w:ins>
      <w:ins w:id="413" w:author="Thomas" w:date="2016-12-07T13:36:00Z">
        <w:r>
          <w:rPr>
            <w:rFonts w:ascii="Times New Roman" w:hAnsi="Times New Roman" w:cs="Times New Roman"/>
            <w:sz w:val="24"/>
            <w:szCs w:val="24"/>
          </w:rPr>
          <w:t xml:space="preserve">stock-recruitment </w:t>
        </w:r>
        <w:commentRangeStart w:id="414"/>
        <w:r>
          <w:rPr>
            <w:rFonts w:ascii="Times New Roman" w:hAnsi="Times New Roman" w:cs="Times New Roman"/>
            <w:sz w:val="24"/>
            <w:szCs w:val="24"/>
          </w:rPr>
          <w:t>model</w:t>
        </w:r>
      </w:ins>
      <w:commentRangeEnd w:id="414"/>
      <w:ins w:id="415" w:author="Thomas" w:date="2016-12-07T13:38:00Z">
        <w:r w:rsidR="00F6298B">
          <w:rPr>
            <w:rStyle w:val="CommentReference"/>
          </w:rPr>
          <w:commentReference w:id="414"/>
        </w:r>
      </w:ins>
      <w:ins w:id="416" w:author="Thomas" w:date="2016-12-07T13:37:00Z">
        <w:r>
          <w:rPr>
            <w:rFonts w:ascii="Times New Roman" w:hAnsi="Times New Roman" w:cs="Times New Roman"/>
            <w:sz w:val="24"/>
            <w:szCs w:val="24"/>
          </w:rPr>
          <w:t>)</w:t>
        </w:r>
      </w:ins>
      <w:ins w:id="417" w:author="Thomas" w:date="2016-12-07T13:36:00Z">
        <w:r>
          <w:rPr>
            <w:rFonts w:ascii="Times New Roman" w:hAnsi="Times New Roman" w:cs="Times New Roman"/>
            <w:sz w:val="24"/>
            <w:szCs w:val="24"/>
          </w:rPr>
          <w:t xml:space="preserve"> </w:t>
        </w:r>
      </w:ins>
      <w:del w:id="418" w:author="Thomas" w:date="2016-12-07T13:37:00Z">
        <w:r w:rsidR="007E35E6" w:rsidRPr="00987C9A" w:rsidDel="0056208C">
          <w:rPr>
            <w:rFonts w:ascii="Times New Roman" w:hAnsi="Times New Roman" w:cs="Times New Roman"/>
            <w:sz w:val="24"/>
            <w:szCs w:val="24"/>
          </w:rPr>
          <w:delText>Beverton-</w:delText>
        </w:r>
        <w:r w:rsidR="007E35E6" w:rsidDel="0056208C">
          <w:rPr>
            <w:rFonts w:ascii="Times New Roman" w:hAnsi="Times New Roman" w:cs="Times New Roman"/>
            <w:sz w:val="24"/>
            <w:szCs w:val="24"/>
          </w:rPr>
          <w:delText>H</w:delText>
        </w:r>
        <w:r w:rsidR="007E35E6" w:rsidRPr="00987C9A" w:rsidDel="0056208C">
          <w:rPr>
            <w:rFonts w:ascii="Times New Roman" w:hAnsi="Times New Roman" w:cs="Times New Roman"/>
            <w:sz w:val="24"/>
            <w:szCs w:val="24"/>
          </w:rPr>
          <w:delText>olt SR relationship</w:delText>
        </w:r>
      </w:del>
    </w:p>
    <w:p w14:paraId="11A4D5A2"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Recruitment calculated from stock-wide SSB</w:t>
      </w:r>
    </w:p>
    <w:p w14:paraId="7BA44F7C" w14:textId="003F2180" w:rsidR="007E218D" w:rsidRDefault="007E35E6" w:rsidP="00406114">
      <w:pPr>
        <w:jc w:val="both"/>
        <w:rPr>
          <w:rFonts w:ascii="Times New Roman" w:hAnsi="Times New Roman" w:cs="Times New Roman"/>
          <w:sz w:val="24"/>
          <w:szCs w:val="24"/>
        </w:rPr>
      </w:pPr>
      <w:del w:id="419" w:author="Thomas" w:date="2016-12-07T13:32:00Z">
        <w:r w:rsidRPr="00987C9A" w:rsidDel="0056208C">
          <w:rPr>
            <w:rFonts w:ascii="Times New Roman" w:hAnsi="Times New Roman" w:cs="Times New Roman"/>
            <w:sz w:val="24"/>
            <w:szCs w:val="24"/>
          </w:rPr>
          <w:delText xml:space="preserve">Markov </w:delText>
        </w:r>
      </w:del>
      <w:ins w:id="420" w:author="Thomas" w:date="2016-12-07T13:32:00Z">
        <w:r w:rsidR="0056208C">
          <w:rPr>
            <w:rFonts w:ascii="Times New Roman" w:hAnsi="Times New Roman" w:cs="Times New Roman"/>
            <w:sz w:val="24"/>
            <w:szCs w:val="24"/>
          </w:rPr>
          <w:t xml:space="preserve">Gravity movement model used to calculate Markov movement matrix </w:t>
        </w:r>
      </w:ins>
      <w:del w:id="421" w:author="Thomas" w:date="2016-12-07T13:32:00Z">
        <w:r w:rsidRPr="00987C9A" w:rsidDel="0056208C">
          <w:rPr>
            <w:rFonts w:ascii="Times New Roman" w:hAnsi="Times New Roman" w:cs="Times New Roman"/>
            <w:sz w:val="24"/>
            <w:szCs w:val="24"/>
          </w:rPr>
          <w:delText xml:space="preserve">movement matrix </w:delText>
        </w:r>
      </w:del>
      <w:r w:rsidRPr="00987C9A">
        <w:rPr>
          <w:rFonts w:ascii="Times New Roman" w:hAnsi="Times New Roman" w:cs="Times New Roman"/>
          <w:sz w:val="24"/>
          <w:szCs w:val="24"/>
        </w:rPr>
        <w:t xml:space="preserve">by </w:t>
      </w:r>
      <w:proofErr w:type="spellStart"/>
      <w:r w:rsidRPr="00987C9A">
        <w:rPr>
          <w:rFonts w:ascii="Times New Roman" w:hAnsi="Times New Roman" w:cs="Times New Roman"/>
          <w:sz w:val="24"/>
          <w:szCs w:val="24"/>
        </w:rPr>
        <w:t>subyear</w:t>
      </w:r>
      <w:proofErr w:type="spellEnd"/>
      <w:r w:rsidRPr="00987C9A">
        <w:rPr>
          <w:rFonts w:ascii="Times New Roman" w:hAnsi="Times New Roman" w:cs="Times New Roman"/>
          <w:sz w:val="24"/>
          <w:szCs w:val="24"/>
        </w:rPr>
        <w:t xml:space="preserve"> and stock</w:t>
      </w:r>
    </w:p>
    <w:p w14:paraId="698A4B9E"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Movement calculated only for those transitions recorded by tagging</w:t>
      </w:r>
    </w:p>
    <w:p w14:paraId="7983EB19" w14:textId="77777777" w:rsidR="007E218D" w:rsidRDefault="007E218D" w:rsidP="00406114">
      <w:pPr>
        <w:jc w:val="both"/>
        <w:rPr>
          <w:rFonts w:ascii="Times New Roman" w:hAnsi="Times New Roman" w:cs="Times New Roman"/>
          <w:sz w:val="24"/>
          <w:szCs w:val="24"/>
        </w:rPr>
      </w:pPr>
    </w:p>
    <w:p w14:paraId="54DF2434" w14:textId="77777777" w:rsidR="007E218D" w:rsidRDefault="007E35E6" w:rsidP="00406114">
      <w:pPr>
        <w:pStyle w:val="Heading4"/>
        <w:ind w:left="0"/>
      </w:pPr>
      <w:bookmarkStart w:id="422" w:name="_Toc465365290"/>
      <w:r w:rsidRPr="00987C9A">
        <w:t>Alternative options</w:t>
      </w:r>
      <w:bookmarkEnd w:id="422"/>
    </w:p>
    <w:p w14:paraId="0F7CBE21" w14:textId="77777777" w:rsidR="007E218D" w:rsidRDefault="007E218D" w:rsidP="00406114">
      <w:pPr>
        <w:contextualSpacing/>
        <w:jc w:val="both"/>
        <w:rPr>
          <w:rFonts w:ascii="Times New Roman" w:hAnsi="Times New Roman" w:cs="Times New Roman"/>
          <w:sz w:val="24"/>
          <w:szCs w:val="24"/>
        </w:rPr>
      </w:pPr>
    </w:p>
    <w:p w14:paraId="3F96A64B" w14:textId="77777777" w:rsidR="007E218D" w:rsidRDefault="007E35E6"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Hockey stick </w:t>
      </w:r>
      <w:r>
        <w:rPr>
          <w:rFonts w:ascii="Times New Roman" w:hAnsi="Times New Roman" w:cs="Times New Roman"/>
          <w:sz w:val="24"/>
          <w:szCs w:val="24"/>
        </w:rPr>
        <w:t xml:space="preserve">SR relationship </w:t>
      </w:r>
      <w:r w:rsidRPr="00987C9A">
        <w:rPr>
          <w:rFonts w:ascii="Times New Roman" w:hAnsi="Times New Roman" w:cs="Times New Roman"/>
          <w:sz w:val="24"/>
          <w:szCs w:val="24"/>
        </w:rPr>
        <w:t>(West)</w:t>
      </w:r>
    </w:p>
    <w:p w14:paraId="11766ED4"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Recruitment calculated from spawning area SSB</w:t>
      </w:r>
    </w:p>
    <w:p w14:paraId="07867DDB" w14:textId="4FA40493" w:rsidR="007E218D" w:rsidRDefault="007E35E6" w:rsidP="00406114">
      <w:pPr>
        <w:jc w:val="both"/>
        <w:rPr>
          <w:rFonts w:ascii="Times New Roman" w:hAnsi="Times New Roman" w:cs="Times New Roman"/>
          <w:sz w:val="24"/>
          <w:szCs w:val="24"/>
        </w:rPr>
      </w:pPr>
      <w:del w:id="423" w:author="Thomas" w:date="2016-12-07T13:32:00Z">
        <w:r w:rsidRPr="00987C9A" w:rsidDel="0056208C">
          <w:rPr>
            <w:rFonts w:ascii="Times New Roman" w:hAnsi="Times New Roman" w:cs="Times New Roman"/>
            <w:sz w:val="24"/>
            <w:szCs w:val="24"/>
          </w:rPr>
          <w:delText xml:space="preserve">Gravity </w:delText>
        </w:r>
      </w:del>
      <w:ins w:id="424" w:author="Thomas" w:date="2016-12-07T13:32:00Z">
        <w:r w:rsidR="0056208C">
          <w:rPr>
            <w:rFonts w:ascii="Times New Roman" w:hAnsi="Times New Roman" w:cs="Times New Roman"/>
            <w:sz w:val="24"/>
            <w:szCs w:val="24"/>
          </w:rPr>
          <w:t>Markov movement matrix</w:t>
        </w:r>
      </w:ins>
      <w:del w:id="425" w:author="Thomas" w:date="2016-12-07T13:32:00Z">
        <w:r w:rsidRPr="00987C9A" w:rsidDel="0056208C">
          <w:rPr>
            <w:rFonts w:ascii="Times New Roman" w:hAnsi="Times New Roman" w:cs="Times New Roman"/>
            <w:sz w:val="24"/>
            <w:szCs w:val="24"/>
          </w:rPr>
          <w:delText>model used t</w:delText>
        </w:r>
      </w:del>
      <w:del w:id="426" w:author="Thomas" w:date="2016-12-07T13:33:00Z">
        <w:r w:rsidRPr="00987C9A" w:rsidDel="0056208C">
          <w:rPr>
            <w:rFonts w:ascii="Times New Roman" w:hAnsi="Times New Roman" w:cs="Times New Roman"/>
            <w:sz w:val="24"/>
            <w:szCs w:val="24"/>
          </w:rPr>
          <w:delText>o</w:delText>
        </w:r>
      </w:del>
      <w:r w:rsidRPr="00987C9A">
        <w:rPr>
          <w:rFonts w:ascii="Times New Roman" w:hAnsi="Times New Roman" w:cs="Times New Roman"/>
          <w:sz w:val="24"/>
          <w:szCs w:val="24"/>
        </w:rPr>
        <w:t xml:space="preserve"> </w:t>
      </w:r>
      <w:del w:id="427" w:author="Thomas" w:date="2016-12-07T13:33:00Z">
        <w:r w:rsidR="00344395" w:rsidDel="0056208C">
          <w:rPr>
            <w:rFonts w:ascii="Times New Roman" w:hAnsi="Times New Roman" w:cs="Times New Roman"/>
            <w:sz w:val="24"/>
            <w:szCs w:val="24"/>
          </w:rPr>
          <w:delText>calculate</w:delText>
        </w:r>
        <w:r w:rsidR="00344395" w:rsidRPr="00987C9A" w:rsidDel="0056208C">
          <w:rPr>
            <w:rFonts w:ascii="Times New Roman" w:hAnsi="Times New Roman" w:cs="Times New Roman"/>
            <w:sz w:val="24"/>
            <w:szCs w:val="24"/>
          </w:rPr>
          <w:delText xml:space="preserve"> </w:delText>
        </w:r>
        <w:r w:rsidRPr="00987C9A" w:rsidDel="0056208C">
          <w:rPr>
            <w:rFonts w:ascii="Times New Roman" w:hAnsi="Times New Roman" w:cs="Times New Roman"/>
            <w:sz w:val="24"/>
            <w:szCs w:val="24"/>
          </w:rPr>
          <w:delText>Markov movement matrix</w:delText>
        </w:r>
      </w:del>
      <w:ins w:id="428" w:author="Thomas" w:date="2016-12-07T13:33:00Z">
        <w:r w:rsidR="0056208C">
          <w:rPr>
            <w:rFonts w:ascii="Times New Roman" w:hAnsi="Times New Roman" w:cs="Times New Roman"/>
            <w:sz w:val="24"/>
            <w:szCs w:val="24"/>
          </w:rPr>
          <w:t xml:space="preserve">by </w:t>
        </w:r>
        <w:proofErr w:type="spellStart"/>
        <w:r w:rsidR="0056208C">
          <w:rPr>
            <w:rFonts w:ascii="Times New Roman" w:hAnsi="Times New Roman" w:cs="Times New Roman"/>
            <w:sz w:val="24"/>
            <w:szCs w:val="24"/>
          </w:rPr>
          <w:t>subyear</w:t>
        </w:r>
        <w:proofErr w:type="spellEnd"/>
        <w:r w:rsidR="0056208C">
          <w:rPr>
            <w:rFonts w:ascii="Times New Roman" w:hAnsi="Times New Roman" w:cs="Times New Roman"/>
            <w:sz w:val="24"/>
            <w:szCs w:val="24"/>
          </w:rPr>
          <w:t xml:space="preserve"> and </w:t>
        </w:r>
        <w:commentRangeStart w:id="429"/>
        <w:r w:rsidR="0056208C">
          <w:rPr>
            <w:rFonts w:ascii="Times New Roman" w:hAnsi="Times New Roman" w:cs="Times New Roman"/>
            <w:sz w:val="24"/>
            <w:szCs w:val="24"/>
          </w:rPr>
          <w:t>stock</w:t>
        </w:r>
        <w:commentRangeEnd w:id="429"/>
        <w:r w:rsidR="0056208C">
          <w:rPr>
            <w:rStyle w:val="CommentReference"/>
          </w:rPr>
          <w:commentReference w:id="429"/>
        </w:r>
      </w:ins>
    </w:p>
    <w:p w14:paraId="4D96EEEF"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430" w:name="_Toc465365291"/>
      <w:r w:rsidRPr="00987C9A">
        <w:t>Fleet structure and exploitation history</w:t>
      </w:r>
      <w:bookmarkEnd w:id="430"/>
    </w:p>
    <w:p w14:paraId="00CE1238" w14:textId="77777777" w:rsidR="007E218D" w:rsidRPr="00406114" w:rsidRDefault="007E218D" w:rsidP="00406114">
      <w:pPr>
        <w:rPr>
          <w:lang w:val="en-CA"/>
        </w:rPr>
      </w:pPr>
    </w:p>
    <w:p w14:paraId="7C9D98F9" w14:textId="2C0AE354"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xml:space="preserve">. Fleet definitions </w:t>
      </w:r>
    </w:p>
    <w:p w14:paraId="45029639" w14:textId="0485AB03" w:rsidR="007E218D" w:rsidRDefault="006E12A7" w:rsidP="00406114">
      <w:pPr>
        <w:keepNext/>
        <w:keepLines/>
        <w:jc w:val="both"/>
        <w:rPr>
          <w:rFonts w:ascii="Times New Roman" w:hAnsi="Times New Roman" w:cs="Times New Roman"/>
          <w:sz w:val="24"/>
          <w:szCs w:val="24"/>
        </w:rPr>
      </w:pPr>
      <w:ins w:id="431" w:author="Thomas" w:date="2016-11-29T09:25:00Z">
        <w:r w:rsidRPr="006E12A7">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ins>
      <w:del w:id="432" w:author="Thomas" w:date="2016-11-29T09:25:00Z">
        <w:r w:rsidR="000B2E29" w:rsidRPr="000B2E29" w:rsidDel="006E12A7">
          <w:rPr>
            <w:noProof/>
            <w:lang w:val="en-CA" w:eastAsia="en-CA"/>
          </w:rPr>
          <w:drawing>
            <wp:inline distT="0" distB="0" distL="0" distR="0" wp14:anchorId="55F81F9D" wp14:editId="2694CD14">
              <wp:extent cx="5509260" cy="27589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4385" cy="2756460"/>
                      </a:xfrm>
                      <a:prstGeom prst="rect">
                        <a:avLst/>
                      </a:prstGeom>
                      <a:noFill/>
                      <a:ln>
                        <a:noFill/>
                      </a:ln>
                    </pic:spPr>
                  </pic:pic>
                </a:graphicData>
              </a:graphic>
            </wp:inline>
          </w:drawing>
        </w:r>
      </w:del>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433" w:name="_Toc465365292"/>
      <w:r w:rsidRPr="00987C9A">
        <w:t>Baseline</w:t>
      </w:r>
      <w:bookmarkEnd w:id="433"/>
    </w:p>
    <w:p w14:paraId="649956C3" w14:textId="77777777" w:rsidR="007E218D" w:rsidRDefault="007E218D" w:rsidP="00406114">
      <w:pPr>
        <w:jc w:val="both"/>
        <w:rPr>
          <w:rFonts w:ascii="Times New Roman" w:hAnsi="Times New Roman" w:cs="Times New Roman"/>
          <w:sz w:val="24"/>
          <w:szCs w:val="24"/>
        </w:rPr>
      </w:pPr>
    </w:p>
    <w:p w14:paraId="6B8E042F" w14:textId="76860936"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del w:id="434" w:author="Thomas" w:date="2016-11-29T09:26:00Z">
        <w:r w:rsidRPr="00987C9A" w:rsidDel="009D082B">
          <w:rPr>
            <w:rFonts w:ascii="Times New Roman" w:hAnsi="Times New Roman" w:cs="Times New Roman"/>
            <w:sz w:val="24"/>
            <w:szCs w:val="24"/>
          </w:rPr>
          <w:delText xml:space="preserve">6 </w:delText>
        </w:r>
      </w:del>
      <w:ins w:id="435" w:author="Thomas" w:date="2016-11-29T09:26:00Z">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ins>
      <w:r w:rsidRPr="00987C9A">
        <w:rPr>
          <w:rFonts w:ascii="Times New Roman" w:hAnsi="Times New Roman" w:cs="Times New Roman"/>
          <w:sz w:val="24"/>
          <w:szCs w:val="24"/>
        </w:rPr>
        <w:t xml:space="preserve">fleet model </w:t>
      </w:r>
      <w:del w:id="436" w:author="Thomas" w:date="2016-11-29T09:26:00Z">
        <w:r w:rsidRPr="00987C9A" w:rsidDel="009D082B">
          <w:rPr>
            <w:rFonts w:ascii="Times New Roman" w:hAnsi="Times New Roman" w:cs="Times New Roman"/>
            <w:sz w:val="24"/>
            <w:szCs w:val="24"/>
          </w:rPr>
          <w:delText>(Table 3</w:delText>
        </w:r>
        <w:r w:rsidR="007D2E3B" w:rsidDel="009D082B">
          <w:rPr>
            <w:rFonts w:ascii="Times New Roman" w:hAnsi="Times New Roman" w:cs="Times New Roman"/>
            <w:sz w:val="24"/>
            <w:szCs w:val="24"/>
          </w:rPr>
          <w:delText>.1</w:delText>
        </w:r>
        <w:r w:rsidRPr="00987C9A" w:rsidDel="009D082B">
          <w:rPr>
            <w:rFonts w:ascii="Times New Roman" w:hAnsi="Times New Roman" w:cs="Times New Roman"/>
            <w:sz w:val="24"/>
            <w:szCs w:val="24"/>
          </w:rPr>
          <w:delText xml:space="preserve">, A) </w:delText>
        </w:r>
      </w:del>
      <w:r w:rsidRPr="00987C9A">
        <w:rPr>
          <w:rFonts w:ascii="Times New Roman" w:hAnsi="Times New Roman" w:cs="Times New Roman"/>
          <w:sz w:val="24"/>
          <w:szCs w:val="24"/>
        </w:rPr>
        <w:t>based on the</w:t>
      </w:r>
      <w:ins w:id="437" w:author="Thomas" w:date="2016-11-29T09:26:00Z">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ins>
      <w:r w:rsidRPr="00987C9A">
        <w:rPr>
          <w:rFonts w:ascii="Times New Roman" w:hAnsi="Times New Roman" w:cs="Times New Roman"/>
          <w:sz w:val="24"/>
          <w:szCs w:val="24"/>
        </w:rPr>
        <w:t xml:space="preserve"> </w:t>
      </w:r>
      <w:del w:id="438" w:author="Thomas" w:date="2016-11-29T09:27:00Z">
        <w:r w:rsidRPr="00987C9A" w:rsidDel="009D082B">
          <w:rPr>
            <w:rFonts w:ascii="Times New Roman" w:hAnsi="Times New Roman" w:cs="Times New Roman"/>
            <w:sz w:val="24"/>
            <w:szCs w:val="24"/>
          </w:rPr>
          <w:delText xml:space="preserve">five most contributory gear types for all Task I landings combined. </w:delText>
        </w:r>
        <w:r w:rsidR="00E14D46" w:rsidDel="009D082B">
          <w:rPr>
            <w:rFonts w:ascii="Times New Roman" w:hAnsi="Times New Roman" w:cs="Times New Roman"/>
            <w:sz w:val="24"/>
            <w:szCs w:val="24"/>
          </w:rPr>
          <w:delText xml:space="preserve">    </w:delText>
        </w:r>
        <w:r w:rsidR="00E14D46" w:rsidRPr="00970C3B" w:rsidDel="009D082B">
          <w:rPr>
            <w:rFonts w:ascii="Times New Roman" w:hAnsi="Times New Roman" w:cs="Times New Roman"/>
            <w:b/>
            <w:i/>
            <w:color w:val="FF0000"/>
            <w:sz w:val="24"/>
            <w:szCs w:val="24"/>
          </w:rPr>
          <w:delText>[</w:delText>
        </w:r>
        <w:r w:rsidR="00BD0C59" w:rsidRPr="00970C3B" w:rsidDel="009D082B">
          <w:rPr>
            <w:rFonts w:ascii="Times New Roman" w:hAnsi="Times New Roman" w:cs="Times New Roman"/>
            <w:b/>
            <w:i/>
            <w:color w:val="FF0000"/>
            <w:sz w:val="24"/>
            <w:szCs w:val="24"/>
          </w:rPr>
          <w:delText>This suggestion might need review to allow for temporal shifts in targeting particular size classes.]</w:delText>
        </w:r>
      </w:del>
    </w:p>
    <w:p w14:paraId="3718CC4D" w14:textId="3AF156AD" w:rsidR="007E218D" w:rsidRDefault="007E35E6" w:rsidP="00406114">
      <w:pPr>
        <w:pStyle w:val="Heading4"/>
        <w:ind w:left="0"/>
      </w:pPr>
      <w:bookmarkStart w:id="439" w:name="_Toc465365293"/>
      <w:r w:rsidRPr="00987C9A">
        <w:t>Alternative options</w:t>
      </w:r>
      <w:bookmarkEnd w:id="439"/>
    </w:p>
    <w:p w14:paraId="4D626523" w14:textId="77777777" w:rsidR="007E218D" w:rsidRDefault="007E218D" w:rsidP="00406114">
      <w:pPr>
        <w:jc w:val="both"/>
        <w:rPr>
          <w:rFonts w:ascii="Times New Roman" w:hAnsi="Times New Roman" w:cs="Times New Roman"/>
          <w:sz w:val="24"/>
          <w:szCs w:val="24"/>
        </w:rPr>
      </w:pPr>
    </w:p>
    <w:p w14:paraId="62CC361C" w14:textId="2CF0C28B" w:rsidR="00D24B08" w:rsidRPr="00970C3B" w:rsidDel="001428DC" w:rsidRDefault="00D24B08" w:rsidP="00406114">
      <w:pPr>
        <w:jc w:val="both"/>
        <w:rPr>
          <w:del w:id="440" w:author="Thomas" w:date="2016-11-29T09:33:00Z"/>
          <w:rFonts w:ascii="Times New Roman" w:hAnsi="Times New Roman" w:cs="Times New Roman"/>
          <w:b/>
          <w:i/>
          <w:color w:val="FF0000"/>
          <w:sz w:val="24"/>
          <w:szCs w:val="24"/>
        </w:rPr>
      </w:pPr>
      <w:r w:rsidRPr="001428DC">
        <w:rPr>
          <w:rFonts w:ascii="Times New Roman" w:hAnsi="Times New Roman" w:cs="Times New Roman"/>
          <w:sz w:val="24"/>
          <w:szCs w:val="24"/>
          <w:highlight w:val="yellow"/>
          <w:rPrChange w:id="441" w:author="Thomas" w:date="2016-11-29T09:33:00Z">
            <w:rPr>
              <w:rFonts w:ascii="Times New Roman" w:hAnsi="Times New Roman" w:cs="Times New Roman"/>
              <w:sz w:val="24"/>
              <w:szCs w:val="24"/>
            </w:rPr>
          </w:rPrChange>
        </w:rPr>
        <w:t xml:space="preserve">A proposal for alternatives </w:t>
      </w:r>
      <w:r w:rsidR="001F2259" w:rsidRPr="001428DC">
        <w:rPr>
          <w:rFonts w:ascii="Times New Roman" w:hAnsi="Times New Roman" w:cs="Times New Roman"/>
          <w:sz w:val="24"/>
          <w:szCs w:val="24"/>
          <w:highlight w:val="yellow"/>
          <w:rPrChange w:id="442" w:author="Thomas" w:date="2016-11-29T09:33:00Z">
            <w:rPr>
              <w:rFonts w:ascii="Times New Roman" w:hAnsi="Times New Roman" w:cs="Times New Roman"/>
              <w:sz w:val="24"/>
              <w:szCs w:val="24"/>
            </w:rPr>
          </w:rPrChange>
        </w:rPr>
        <w:t xml:space="preserve">will </w:t>
      </w:r>
      <w:r w:rsidRPr="001428DC">
        <w:rPr>
          <w:rFonts w:ascii="Times New Roman" w:hAnsi="Times New Roman" w:cs="Times New Roman"/>
          <w:sz w:val="24"/>
          <w:szCs w:val="24"/>
          <w:highlight w:val="yellow"/>
          <w:rPrChange w:id="443" w:author="Thomas" w:date="2016-11-29T09:33:00Z">
            <w:rPr>
              <w:rFonts w:ascii="Times New Roman" w:hAnsi="Times New Roman" w:cs="Times New Roman"/>
              <w:sz w:val="24"/>
              <w:szCs w:val="24"/>
            </w:rPr>
          </w:rPrChange>
        </w:rPr>
        <w:t xml:space="preserve">need to be developed </w:t>
      </w:r>
      <w:r w:rsidR="00201356" w:rsidRPr="001428DC">
        <w:rPr>
          <w:rFonts w:ascii="Times New Roman" w:hAnsi="Times New Roman" w:cs="Times New Roman"/>
          <w:sz w:val="24"/>
          <w:szCs w:val="24"/>
          <w:highlight w:val="yellow"/>
          <w:rPrChange w:id="444" w:author="Thomas" w:date="2016-11-29T09:33:00Z">
            <w:rPr>
              <w:rFonts w:ascii="Times New Roman" w:hAnsi="Times New Roman" w:cs="Times New Roman"/>
              <w:sz w:val="24"/>
              <w:szCs w:val="24"/>
            </w:rPr>
          </w:rPrChange>
        </w:rPr>
        <w:t xml:space="preserve">and </w:t>
      </w:r>
      <w:r w:rsidRPr="001428DC">
        <w:rPr>
          <w:rFonts w:ascii="Times New Roman" w:hAnsi="Times New Roman" w:cs="Times New Roman"/>
          <w:sz w:val="24"/>
          <w:szCs w:val="24"/>
          <w:highlight w:val="yellow"/>
          <w:rPrChange w:id="445" w:author="Thomas" w:date="2016-11-29T09:33:00Z">
            <w:rPr>
              <w:rFonts w:ascii="Times New Roman" w:hAnsi="Times New Roman" w:cs="Times New Roman"/>
              <w:sz w:val="24"/>
              <w:szCs w:val="24"/>
            </w:rPr>
          </w:rPrChange>
        </w:rPr>
        <w:t>revie</w:t>
      </w:r>
      <w:r w:rsidR="001F2259" w:rsidRPr="001428DC">
        <w:rPr>
          <w:rFonts w:ascii="Times New Roman" w:hAnsi="Times New Roman" w:cs="Times New Roman"/>
          <w:sz w:val="24"/>
          <w:szCs w:val="24"/>
          <w:highlight w:val="yellow"/>
          <w:rPrChange w:id="446" w:author="Thomas" w:date="2016-11-29T09:33:00Z">
            <w:rPr>
              <w:rFonts w:ascii="Times New Roman" w:hAnsi="Times New Roman" w:cs="Times New Roman"/>
              <w:sz w:val="24"/>
              <w:szCs w:val="24"/>
            </w:rPr>
          </w:rPrChange>
        </w:rPr>
        <w:t>w</w:t>
      </w:r>
      <w:r w:rsidR="00201356" w:rsidRPr="001428DC">
        <w:rPr>
          <w:rFonts w:ascii="Times New Roman" w:hAnsi="Times New Roman" w:cs="Times New Roman"/>
          <w:sz w:val="24"/>
          <w:szCs w:val="24"/>
          <w:highlight w:val="yellow"/>
          <w:rPrChange w:id="447" w:author="Thomas" w:date="2016-11-29T09:33:00Z">
            <w:rPr>
              <w:rFonts w:ascii="Times New Roman" w:hAnsi="Times New Roman" w:cs="Times New Roman"/>
              <w:sz w:val="24"/>
              <w:szCs w:val="24"/>
            </w:rPr>
          </w:rPrChange>
        </w:rPr>
        <w:t>ed</w:t>
      </w:r>
      <w:r w:rsidRPr="001428DC">
        <w:rPr>
          <w:rFonts w:ascii="Times New Roman" w:hAnsi="Times New Roman" w:cs="Times New Roman"/>
          <w:sz w:val="24"/>
          <w:szCs w:val="24"/>
          <w:highlight w:val="yellow"/>
          <w:rPrChange w:id="448" w:author="Thomas" w:date="2016-11-29T09:33:00Z">
            <w:rPr>
              <w:rFonts w:ascii="Times New Roman" w:hAnsi="Times New Roman" w:cs="Times New Roman"/>
              <w:sz w:val="24"/>
              <w:szCs w:val="24"/>
            </w:rPr>
          </w:rPrChange>
        </w:rPr>
        <w:t>.</w:t>
      </w:r>
      <w:r w:rsidR="00E14D46">
        <w:rPr>
          <w:rFonts w:ascii="Times New Roman" w:hAnsi="Times New Roman" w:cs="Times New Roman"/>
          <w:sz w:val="24"/>
          <w:szCs w:val="24"/>
        </w:rPr>
        <w:t xml:space="preserve">   </w:t>
      </w:r>
      <w:del w:id="449" w:author="Thomas" w:date="2016-11-29T09:33:00Z">
        <w:r w:rsidR="00E14D46" w:rsidRPr="00970C3B" w:rsidDel="001428DC">
          <w:rPr>
            <w:rFonts w:ascii="Times New Roman" w:hAnsi="Times New Roman" w:cs="Times New Roman"/>
            <w:b/>
            <w:i/>
            <w:color w:val="FF0000"/>
            <w:sz w:val="24"/>
            <w:szCs w:val="24"/>
          </w:rPr>
          <w:delText>[For this meeting.]</w:delText>
        </w:r>
      </w:del>
    </w:p>
    <w:p w14:paraId="4F44B27A" w14:textId="77777777" w:rsidR="007E218D" w:rsidRDefault="007E218D" w:rsidP="001428DC">
      <w:pPr>
        <w:jc w:val="both"/>
        <w:rPr>
          <w:rFonts w:ascii="Times New Roman" w:eastAsiaTheme="minorEastAsia" w:hAnsi="Times New Roman" w:cs="Times New Roman"/>
          <w:sz w:val="24"/>
          <w:szCs w:val="24"/>
          <w:lang w:val="en-CA"/>
        </w:rPr>
        <w:pPrChange w:id="450" w:author="Thomas" w:date="2016-11-29T09:33:00Z">
          <w:pPr/>
        </w:pPrChange>
      </w:pP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451" w:name="_Toc465365294"/>
      <w:r w:rsidRPr="00E75498">
        <w:t>MANAGEMENT OPTIONS</w:t>
      </w:r>
      <w:bookmarkEnd w:id="451"/>
    </w:p>
    <w:p w14:paraId="6EA960D7" w14:textId="77777777" w:rsidR="00580726" w:rsidRDefault="00580726" w:rsidP="001B61C4">
      <w:pPr>
        <w:pStyle w:val="ListParagraph"/>
        <w:ind w:left="0"/>
        <w:jc w:val="both"/>
        <w:rPr>
          <w:rFonts w:ascii="Times New Roman" w:hAnsi="Times New Roman" w:cs="Times New Roman"/>
          <w:sz w:val="24"/>
          <w:szCs w:val="24"/>
        </w:rPr>
      </w:pPr>
    </w:p>
    <w:p w14:paraId="72F51635" w14:textId="77777777" w:rsidR="00580726" w:rsidRDefault="0058072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w:t>
      </w:r>
      <w:r w:rsidR="00B20954">
        <w:rPr>
          <w:rFonts w:ascii="Times New Roman" w:hAnsi="Times New Roman" w:cs="Times New Roman"/>
          <w:sz w:val="24"/>
          <w:szCs w:val="24"/>
        </w:rPr>
        <w:t>s</w:t>
      </w:r>
      <w:r>
        <w:rPr>
          <w:rFonts w:ascii="Times New Roman" w:hAnsi="Times New Roman" w:cs="Times New Roman"/>
          <w:sz w:val="24"/>
          <w:szCs w:val="24"/>
        </w:rPr>
        <w:t xml:space="preserve">: </w:t>
      </w:r>
    </w:p>
    <w:p w14:paraId="3F61E411" w14:textId="77777777" w:rsidR="00580726" w:rsidRDefault="00580726"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suggestions offered are illustrative – clearly they will need to be discussed with stakeholders as the process develops.</w:t>
      </w:r>
    </w:p>
    <w:p w14:paraId="297740E9" w14:textId="77777777" w:rsidR="00580726" w:rsidRDefault="00D63EA0"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As above, f</w:t>
      </w:r>
      <w:r w:rsidR="00580726">
        <w:rPr>
          <w:rFonts w:ascii="Times New Roman" w:hAnsi="Times New Roman" w:cs="Times New Roman"/>
          <w:sz w:val="24"/>
          <w:szCs w:val="24"/>
        </w:rPr>
        <w:t xml:space="preserve">or convenience they have been set out in baseline and alternative option form. It is recommended that many of the final choices be delayed, so that they can be informed by results from trials </w:t>
      </w:r>
      <w:r w:rsidR="000172AC">
        <w:rPr>
          <w:rFonts w:ascii="Times New Roman" w:hAnsi="Times New Roman" w:cs="Times New Roman"/>
          <w:sz w:val="24"/>
          <w:szCs w:val="24"/>
        </w:rPr>
        <w:t xml:space="preserve">which </w:t>
      </w:r>
      <w:r w:rsidR="00580726">
        <w:rPr>
          <w:rFonts w:ascii="Times New Roman" w:hAnsi="Times New Roman" w:cs="Times New Roman"/>
          <w:sz w:val="24"/>
          <w:szCs w:val="24"/>
        </w:rPr>
        <w:t>show the pro/con trade-offs amongst such options.</w:t>
      </w:r>
    </w:p>
    <w:p w14:paraId="5F01F13A" w14:textId="77777777" w:rsidR="009F3A87" w:rsidRDefault="009F3A87"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candidate MPs will be left to their develop</w:t>
      </w:r>
      <w:r w:rsidR="000172AC">
        <w:rPr>
          <w:rFonts w:ascii="Times New Roman" w:hAnsi="Times New Roman" w:cs="Times New Roman"/>
          <w:sz w:val="24"/>
          <w:szCs w:val="24"/>
        </w:rPr>
        <w:t>er</w:t>
      </w:r>
      <w:r>
        <w:rPr>
          <w:rFonts w:ascii="Times New Roman" w:hAnsi="Times New Roman" w:cs="Times New Roman"/>
          <w:sz w:val="24"/>
          <w:szCs w:val="24"/>
        </w:rPr>
        <w:t xml:space="preserve">s to determine based on the results of their application to the finalised trials. However those candidates should take account of the </w:t>
      </w:r>
      <w:r w:rsidR="007D255E">
        <w:rPr>
          <w:rFonts w:ascii="Times New Roman" w:hAnsi="Times New Roman" w:cs="Times New Roman"/>
          <w:sz w:val="24"/>
          <w:szCs w:val="24"/>
        </w:rPr>
        <w:t>broad desired characteristics/limitations set out below.</w:t>
      </w:r>
    </w:p>
    <w:p w14:paraId="68901BF4" w14:textId="77777777" w:rsidR="00580726" w:rsidRDefault="00580726" w:rsidP="001B61C4">
      <w:pPr>
        <w:jc w:val="both"/>
        <w:rPr>
          <w:rFonts w:ascii="Times New Roman" w:hAnsi="Times New Roman" w:cs="Times New Roman"/>
          <w:sz w:val="24"/>
          <w:szCs w:val="24"/>
        </w:rPr>
      </w:pPr>
    </w:p>
    <w:p w14:paraId="7B8D5054" w14:textId="66CA79D9" w:rsidR="00970C3B" w:rsidRDefault="00970C3B">
      <w:pPr>
        <w:rPr>
          <w:rFonts w:ascii="Times New Roman" w:hAnsi="Times New Roman" w:cs="Times New Roman"/>
          <w:sz w:val="24"/>
          <w:szCs w:val="24"/>
        </w:rPr>
      </w:pPr>
      <w:r>
        <w:rPr>
          <w:rFonts w:ascii="Times New Roman" w:hAnsi="Times New Roman" w:cs="Times New Roman"/>
          <w:sz w:val="24"/>
          <w:szCs w:val="24"/>
        </w:rPr>
        <w:br w:type="page"/>
      </w: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452" w:name="_Toc465365295"/>
      <w:r w:rsidRPr="004239D2">
        <w:t>Spatial strata for which TACs are set</w:t>
      </w:r>
      <w:bookmarkEnd w:id="452"/>
    </w:p>
    <w:p w14:paraId="46CFA62D" w14:textId="77777777" w:rsidR="007E218D" w:rsidRDefault="007E218D" w:rsidP="00406114">
      <w:pPr>
        <w:jc w:val="both"/>
        <w:rPr>
          <w:rFonts w:ascii="Times New Roman" w:hAnsi="Times New Roman" w:cs="Times New Roman"/>
          <w:sz w:val="24"/>
          <w:szCs w:val="24"/>
        </w:rPr>
      </w:pPr>
    </w:p>
    <w:p w14:paraId="2726E0CB" w14:textId="77777777" w:rsidR="007E218D" w:rsidRDefault="00B20954" w:rsidP="00406114">
      <w:pPr>
        <w:pStyle w:val="Heading4"/>
        <w:ind w:left="0"/>
      </w:pPr>
      <w:bookmarkStart w:id="453" w:name="_Toc465365296"/>
      <w:r w:rsidRPr="00B20954">
        <w:t>Baseline</w:t>
      </w:r>
      <w:bookmarkEnd w:id="453"/>
    </w:p>
    <w:p w14:paraId="198A9A6C" w14:textId="77777777" w:rsidR="007E218D" w:rsidRPr="00406114" w:rsidRDefault="007E218D" w:rsidP="00406114">
      <w:pPr>
        <w:rPr>
          <w:lang w:eastAsia="en-ZA"/>
        </w:rPr>
      </w:pPr>
    </w:p>
    <w:p w14:paraId="7552F06E" w14:textId="77777777"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del w:id="454" w:author="Thomas" w:date="2016-11-29T09:30:00Z">
        <w:r w:rsidR="001D1844" w:rsidDel="001428DC">
          <w:rPr>
            <w:rFonts w:ascii="Times New Roman" w:hAnsi="Times New Roman" w:cs="Times New Roman"/>
            <w:sz w:val="24"/>
            <w:szCs w:val="24"/>
          </w:rPr>
          <w:delText>A</w:delText>
        </w:r>
      </w:del>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1B920914"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ins w:id="455" w:author="Thomas" w:date="2016-11-29T09:29:00Z">
        <w:r w:rsidR="009D082B">
          <w:rPr>
            <w:rFonts w:ascii="Times New Roman" w:hAnsi="Times New Roman" w:cs="Times New Roman"/>
            <w:sz w:val="24"/>
            <w:szCs w:val="24"/>
          </w:rPr>
          <w:t xml:space="preserve"> </w:t>
        </w:r>
      </w:ins>
      <w:ins w:id="456" w:author="Thomas" w:date="2016-11-29T09:31:00Z">
        <w:r w:rsidR="001428DC">
          <w:rPr>
            <w:rFonts w:ascii="Times New Roman" w:hAnsi="Times New Roman" w:cs="Times New Roman"/>
            <w:sz w:val="24"/>
            <w:szCs w:val="24"/>
          </w:rPr>
          <w:t>a</w:t>
        </w:r>
      </w:ins>
      <w:ins w:id="457" w:author="Thomas" w:date="2016-11-29T09:29:00Z">
        <w:r w:rsidR="009D082B">
          <w:rPr>
            <w:rFonts w:ascii="Times New Roman" w:hAnsi="Times New Roman" w:cs="Times New Roman"/>
            <w:sz w:val="24"/>
            <w:szCs w:val="24"/>
          </w:rPr>
          <w:t>reas 1-4 (</w:t>
        </w:r>
      </w:ins>
      <w:del w:id="458" w:author="Thomas" w:date="2016-11-29T09:29:00Z">
        <w:r w:rsidRPr="00231DF3" w:rsidDel="009D082B">
          <w:rPr>
            <w:rFonts w:ascii="Times New Roman" w:hAnsi="Times New Roman" w:cs="Times New Roman"/>
            <w:sz w:val="24"/>
            <w:szCs w:val="24"/>
          </w:rPr>
          <w:delText xml:space="preserve"> </w:delText>
        </w:r>
      </w:del>
      <w:r w:rsidRPr="00231DF3">
        <w:rPr>
          <w:rFonts w:ascii="Times New Roman" w:hAnsi="Times New Roman" w:cs="Times New Roman"/>
          <w:sz w:val="24"/>
          <w:szCs w:val="24"/>
        </w:rPr>
        <w:t>GOM</w:t>
      </w:r>
      <w:r>
        <w:rPr>
          <w:rFonts w:ascii="Times New Roman" w:hAnsi="Times New Roman" w:cs="Times New Roman"/>
          <w:sz w:val="24"/>
          <w:szCs w:val="24"/>
        </w:rPr>
        <w:t>,</w:t>
      </w:r>
      <w:ins w:id="459" w:author="Thomas" w:date="2016-11-29T09:29:00Z">
        <w:r w:rsidR="009D082B">
          <w:rPr>
            <w:rFonts w:ascii="Times New Roman" w:hAnsi="Times New Roman" w:cs="Times New Roman"/>
            <w:sz w:val="24"/>
            <w:szCs w:val="24"/>
          </w:rPr>
          <w:t xml:space="preserve"> CAR,</w:t>
        </w:r>
      </w:ins>
      <w:r>
        <w:rPr>
          <w:rFonts w:ascii="Times New Roman" w:hAnsi="Times New Roman" w:cs="Times New Roman"/>
          <w:sz w:val="24"/>
          <w:szCs w:val="24"/>
        </w:rPr>
        <w:t xml:space="preserve"> </w:t>
      </w:r>
      <w:r w:rsidRPr="00231DF3">
        <w:rPr>
          <w:rFonts w:ascii="Times New Roman" w:hAnsi="Times New Roman" w:cs="Times New Roman"/>
          <w:sz w:val="24"/>
          <w:szCs w:val="24"/>
        </w:rPr>
        <w:t>W</w:t>
      </w:r>
      <w:del w:id="460" w:author="Thomas" w:date="2016-11-29T09:30:00Z">
        <w:r w:rsidRPr="00231DF3" w:rsidDel="001428DC">
          <w:rPr>
            <w:rFonts w:ascii="Times New Roman" w:hAnsi="Times New Roman" w:cs="Times New Roman"/>
            <w:sz w:val="24"/>
            <w:szCs w:val="24"/>
          </w:rPr>
          <w:delText>.</w:delText>
        </w:r>
      </w:del>
      <w:r w:rsidRPr="00231DF3">
        <w:rPr>
          <w:rFonts w:ascii="Times New Roman" w:hAnsi="Times New Roman" w:cs="Times New Roman"/>
          <w:sz w:val="24"/>
          <w:szCs w:val="24"/>
        </w:rPr>
        <w:t>ATL, GSL</w:t>
      </w:r>
      <w:ins w:id="461" w:author="Thomas" w:date="2016-11-29T09:29:00Z">
        <w:r w:rsidR="009D082B">
          <w:rPr>
            <w:rFonts w:ascii="Times New Roman" w:hAnsi="Times New Roman" w:cs="Times New Roman"/>
            <w:sz w:val="24"/>
            <w:szCs w:val="24"/>
          </w:rPr>
          <w:t>)</w:t>
        </w:r>
      </w:ins>
      <w:ins w:id="462" w:author="Thomas" w:date="2016-11-29T09:31:00Z">
        <w:r w:rsidR="001428DC">
          <w:rPr>
            <w:rFonts w:ascii="Times New Roman" w:hAnsi="Times New Roman" w:cs="Times New Roman"/>
            <w:sz w:val="24"/>
            <w:szCs w:val="24"/>
          </w:rPr>
          <w:t>.</w:t>
        </w:r>
      </w:ins>
      <w:bookmarkStart w:id="463" w:name="_GoBack"/>
      <w:bookmarkEnd w:id="463"/>
      <w:del w:id="464" w:author="Thomas" w:date="2016-11-29T09:29:00Z">
        <w:r w:rsidRPr="00231DF3" w:rsidDel="009D082B">
          <w:rPr>
            <w:rFonts w:ascii="Times New Roman" w:hAnsi="Times New Roman" w:cs="Times New Roman"/>
            <w:sz w:val="24"/>
            <w:szCs w:val="24"/>
          </w:rPr>
          <w:delText>.</w:delText>
        </w:r>
      </w:del>
    </w:p>
    <w:p w14:paraId="75477E2D" w14:textId="716627E4" w:rsidR="007E218D" w:rsidRDefault="001D1844" w:rsidP="00406114">
      <w:pPr>
        <w:jc w:val="both"/>
        <w:rPr>
          <w:rFonts w:ascii="Times New Roman" w:hAnsi="Times New Roman" w:cs="Times New Roman"/>
          <w:sz w:val="24"/>
          <w:szCs w:val="24"/>
        </w:rPr>
      </w:pPr>
      <w:proofErr w:type="spellStart"/>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proofErr w:type="spellEnd"/>
      <w:r>
        <w:rPr>
          <w:rFonts w:ascii="Times New Roman" w:hAnsi="Times New Roman" w:cs="Times New Roman"/>
          <w:sz w:val="24"/>
          <w:szCs w:val="24"/>
        </w:rPr>
        <w:t>:</w:t>
      </w:r>
      <w:ins w:id="465" w:author="Thomas" w:date="2016-11-29T09:31:00Z">
        <w:r w:rsidR="001428DC">
          <w:rPr>
            <w:rFonts w:ascii="Times New Roman" w:hAnsi="Times New Roman" w:cs="Times New Roman"/>
            <w:sz w:val="24"/>
            <w:szCs w:val="24"/>
          </w:rPr>
          <w:t xml:space="preserve"> areas</w:t>
        </w:r>
      </w:ins>
      <w:r>
        <w:rPr>
          <w:rFonts w:ascii="Times New Roman" w:hAnsi="Times New Roman" w:cs="Times New Roman"/>
          <w:sz w:val="24"/>
          <w:szCs w:val="24"/>
        </w:rPr>
        <w:t xml:space="preserve"> </w:t>
      </w:r>
      <w:ins w:id="466" w:author="Thomas" w:date="2016-11-29T09:29:00Z">
        <w:r w:rsidR="001428DC">
          <w:rPr>
            <w:rFonts w:ascii="Times New Roman" w:hAnsi="Times New Roman" w:cs="Times New Roman"/>
            <w:sz w:val="24"/>
            <w:szCs w:val="24"/>
          </w:rPr>
          <w:t>5-10 (</w:t>
        </w:r>
      </w:ins>
      <w:ins w:id="467" w:author="Thomas" w:date="2016-11-29T09:30:00Z">
        <w:r w:rsidR="001428DC">
          <w:rPr>
            <w:rFonts w:ascii="Times New Roman" w:hAnsi="Times New Roman" w:cs="Times New Roman"/>
            <w:sz w:val="24"/>
            <w:szCs w:val="24"/>
          </w:rPr>
          <w:t>S</w:t>
        </w:r>
      </w:ins>
      <w:r w:rsidRPr="00231DF3">
        <w:rPr>
          <w:rFonts w:ascii="Times New Roman" w:hAnsi="Times New Roman" w:cs="Times New Roman"/>
          <w:sz w:val="24"/>
          <w:szCs w:val="24"/>
        </w:rPr>
        <w:t>C</w:t>
      </w:r>
      <w:del w:id="468" w:author="Thomas" w:date="2016-11-29T09:30:00Z">
        <w:r w:rsidRPr="00231DF3" w:rsidDel="001428DC">
          <w:rPr>
            <w:rFonts w:ascii="Times New Roman" w:hAnsi="Times New Roman" w:cs="Times New Roman"/>
            <w:sz w:val="24"/>
            <w:szCs w:val="24"/>
          </w:rPr>
          <w:delText>.</w:delText>
        </w:r>
      </w:del>
      <w:r w:rsidRPr="00231DF3">
        <w:rPr>
          <w:rFonts w:ascii="Times New Roman" w:hAnsi="Times New Roman" w:cs="Times New Roman"/>
          <w:sz w:val="24"/>
          <w:szCs w:val="24"/>
        </w:rPr>
        <w:t xml:space="preserve">ATL, </w:t>
      </w:r>
      <w:ins w:id="469" w:author="Thomas" w:date="2016-11-29T09:30:00Z">
        <w:r w:rsidR="001428DC">
          <w:rPr>
            <w:rFonts w:ascii="Times New Roman" w:hAnsi="Times New Roman" w:cs="Times New Roman"/>
            <w:sz w:val="24"/>
            <w:szCs w:val="24"/>
          </w:rPr>
          <w:t>NCATL</w:t>
        </w:r>
      </w:ins>
      <w:del w:id="470" w:author="Thomas" w:date="2016-11-29T09:30:00Z">
        <w:r w:rsidRPr="00231DF3" w:rsidDel="001428DC">
          <w:rPr>
            <w:rFonts w:ascii="Times New Roman" w:hAnsi="Times New Roman" w:cs="Times New Roman"/>
            <w:sz w:val="24"/>
            <w:szCs w:val="24"/>
          </w:rPr>
          <w:delText>E.ATL,</w:delText>
        </w:r>
      </w:del>
      <w:ins w:id="471" w:author="Thomas" w:date="2016-11-29T09:30:00Z">
        <w:r w:rsidR="001428DC">
          <w:rPr>
            <w:rFonts w:ascii="Times New Roman" w:hAnsi="Times New Roman" w:cs="Times New Roman"/>
            <w:sz w:val="24"/>
            <w:szCs w:val="24"/>
          </w:rPr>
          <w:t>,</w:t>
        </w:r>
      </w:ins>
      <w:r w:rsidRPr="00231DF3">
        <w:rPr>
          <w:rFonts w:ascii="Times New Roman" w:hAnsi="Times New Roman" w:cs="Times New Roman"/>
          <w:sz w:val="24"/>
          <w:szCs w:val="24"/>
        </w:rPr>
        <w:t xml:space="preserve"> NE</w:t>
      </w:r>
      <w:del w:id="472" w:author="Thomas" w:date="2016-11-29T09:30:00Z">
        <w:r w:rsidRPr="00231DF3" w:rsidDel="001428DC">
          <w:rPr>
            <w:rFonts w:ascii="Times New Roman" w:hAnsi="Times New Roman" w:cs="Times New Roman"/>
            <w:sz w:val="24"/>
            <w:szCs w:val="24"/>
          </w:rPr>
          <w:delText>.</w:delText>
        </w:r>
      </w:del>
      <w:r w:rsidRPr="00231DF3">
        <w:rPr>
          <w:rFonts w:ascii="Times New Roman" w:hAnsi="Times New Roman" w:cs="Times New Roman"/>
          <w:sz w:val="24"/>
          <w:szCs w:val="24"/>
        </w:rPr>
        <w:t xml:space="preserve">ATL, </w:t>
      </w:r>
      <w:ins w:id="473" w:author="Thomas" w:date="2016-11-29T09:30:00Z">
        <w:r w:rsidR="001428DC">
          <w:rPr>
            <w:rFonts w:ascii="Times New Roman" w:hAnsi="Times New Roman" w:cs="Times New Roman"/>
            <w:sz w:val="24"/>
            <w:szCs w:val="24"/>
          </w:rPr>
          <w:t>EATL, SEATL,</w:t>
        </w:r>
      </w:ins>
      <w:ins w:id="474" w:author="Thomas" w:date="2016-11-29T09:31:00Z">
        <w:r w:rsidR="001428DC">
          <w:rPr>
            <w:rFonts w:ascii="Times New Roman" w:hAnsi="Times New Roman" w:cs="Times New Roman"/>
            <w:sz w:val="24"/>
            <w:szCs w:val="24"/>
          </w:rPr>
          <w:t xml:space="preserve"> </w:t>
        </w:r>
      </w:ins>
      <w:del w:id="475" w:author="Thomas" w:date="2016-11-29T09:27:00Z">
        <w:r w:rsidRPr="00231DF3" w:rsidDel="009D082B">
          <w:rPr>
            <w:rFonts w:ascii="Times New Roman" w:hAnsi="Times New Roman" w:cs="Times New Roman"/>
            <w:sz w:val="24"/>
            <w:szCs w:val="24"/>
          </w:rPr>
          <w:delText>W.</w:delText>
        </w:r>
      </w:del>
      <w:del w:id="476" w:author="Thomas" w:date="2016-11-29T09:31:00Z">
        <w:r w:rsidRPr="00231DF3" w:rsidDel="001428DC">
          <w:rPr>
            <w:rFonts w:ascii="Times New Roman" w:hAnsi="Times New Roman" w:cs="Times New Roman"/>
            <w:sz w:val="24"/>
            <w:szCs w:val="24"/>
          </w:rPr>
          <w:delText xml:space="preserve">MED, </w:delText>
        </w:r>
      </w:del>
      <w:del w:id="477" w:author="Thomas" w:date="2016-11-29T09:28:00Z">
        <w:r w:rsidRPr="00231DF3" w:rsidDel="009D082B">
          <w:rPr>
            <w:rFonts w:ascii="Times New Roman" w:hAnsi="Times New Roman" w:cs="Times New Roman"/>
            <w:sz w:val="24"/>
            <w:szCs w:val="24"/>
          </w:rPr>
          <w:delText>E.</w:delText>
        </w:r>
      </w:del>
      <w:r w:rsidRPr="00231DF3">
        <w:rPr>
          <w:rFonts w:ascii="Times New Roman" w:hAnsi="Times New Roman" w:cs="Times New Roman"/>
          <w:sz w:val="24"/>
          <w:szCs w:val="24"/>
        </w:rPr>
        <w:t>MED</w:t>
      </w:r>
      <w:ins w:id="478" w:author="Thomas" w:date="2016-11-29T09:31:00Z">
        <w:r w:rsidR="001428DC">
          <w:rPr>
            <w:rFonts w:ascii="Times New Roman" w:hAnsi="Times New Roman" w:cs="Times New Roman"/>
            <w:sz w:val="24"/>
            <w:szCs w:val="24"/>
          </w:rPr>
          <w:t>)</w:t>
        </w:r>
      </w:ins>
      <w:r w:rsidRPr="00231DF3">
        <w:rPr>
          <w:rFonts w:ascii="Times New Roman" w:hAnsi="Times New Roman" w:cs="Times New Roman"/>
          <w:sz w:val="24"/>
          <w:szCs w:val="24"/>
        </w:rPr>
        <w:t>.</w:t>
      </w:r>
    </w:p>
    <w:p w14:paraId="52C077D0" w14:textId="77777777" w:rsidR="007E218D" w:rsidRDefault="007E218D" w:rsidP="00406114">
      <w:pPr>
        <w:jc w:val="both"/>
        <w:rPr>
          <w:rFonts w:ascii="Times New Roman" w:hAnsi="Times New Roman" w:cs="Times New Roman"/>
          <w:sz w:val="24"/>
          <w:szCs w:val="24"/>
        </w:rPr>
      </w:pPr>
    </w:p>
    <w:p w14:paraId="3CC13CF5" w14:textId="77777777" w:rsidR="007E218D" w:rsidRDefault="00B20954" w:rsidP="00406114">
      <w:pPr>
        <w:pStyle w:val="Heading4"/>
        <w:ind w:left="0"/>
      </w:pPr>
      <w:bookmarkStart w:id="479" w:name="_Toc465365297"/>
      <w:r w:rsidRPr="00B20954">
        <w:t>Alternative options</w:t>
      </w:r>
      <w:bookmarkEnd w:id="479"/>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6E140D81" w:rsidR="007E218D" w:rsidRDefault="00303ADC" w:rsidP="00406114">
      <w:pPr>
        <w:jc w:val="both"/>
        <w:rPr>
          <w:rFonts w:ascii="Times New Roman" w:hAnsi="Times New Roman" w:cs="Times New Roman"/>
          <w:sz w:val="24"/>
          <w:szCs w:val="24"/>
        </w:rPr>
      </w:pPr>
      <w:del w:id="480" w:author="Thomas" w:date="2016-11-29T09:27:00Z">
        <w:r w:rsidDel="009D082B">
          <w:rPr>
            <w:rFonts w:ascii="Times New Roman" w:hAnsi="Times New Roman" w:cs="Times New Roman"/>
            <w:sz w:val="24"/>
            <w:szCs w:val="24"/>
          </w:rPr>
          <w:tab/>
        </w:r>
      </w:del>
      <w:r>
        <w:rPr>
          <w:rFonts w:ascii="Times New Roman" w:hAnsi="Times New Roman" w:cs="Times New Roman"/>
          <w:sz w:val="24"/>
          <w:szCs w:val="24"/>
        </w:rPr>
        <w:t>West</w:t>
      </w:r>
      <w:r w:rsidR="001D1844">
        <w:rPr>
          <w:rFonts w:ascii="Times New Roman" w:hAnsi="Times New Roman" w:cs="Times New Roman"/>
          <w:sz w:val="24"/>
          <w:szCs w:val="24"/>
        </w:rPr>
        <w:t xml:space="preserve">: </w:t>
      </w:r>
      <w:ins w:id="481" w:author="Thomas" w:date="2016-11-29T09:31:00Z">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ins>
      <w:del w:id="482" w:author="Thomas" w:date="2016-11-29T09:31:00Z">
        <w:r w:rsidR="001D1844" w:rsidRPr="00AD688E" w:rsidDel="001428DC">
          <w:rPr>
            <w:rFonts w:ascii="Times New Roman" w:hAnsi="Times New Roman" w:cs="Times New Roman"/>
            <w:sz w:val="24"/>
            <w:szCs w:val="24"/>
          </w:rPr>
          <w:delText>GOM, W.ATL, GSL.</w:delText>
        </w:r>
      </w:del>
    </w:p>
    <w:p w14:paraId="5462B29C" w14:textId="460C58E8" w:rsidR="001428DC" w:rsidRDefault="00B20954" w:rsidP="00406114">
      <w:pPr>
        <w:jc w:val="both"/>
        <w:rPr>
          <w:ins w:id="483" w:author="Thomas" w:date="2016-11-29T09:32:00Z"/>
          <w:rFonts w:ascii="Times New Roman" w:hAnsi="Times New Roman" w:cs="Times New Roman"/>
          <w:sz w:val="24"/>
          <w:szCs w:val="24"/>
        </w:rPr>
      </w:pPr>
      <w:del w:id="484" w:author="Thomas" w:date="2016-11-29T09:27:00Z">
        <w:r w:rsidDel="009D082B">
          <w:rPr>
            <w:rFonts w:ascii="Times New Roman" w:hAnsi="Times New Roman" w:cs="Times New Roman"/>
            <w:sz w:val="24"/>
            <w:szCs w:val="24"/>
          </w:rPr>
          <w:tab/>
        </w:r>
      </w:del>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ins w:id="485" w:author="Thomas" w:date="2016-11-29T09:32:00Z">
        <w:r w:rsidR="001428DC">
          <w:rPr>
            <w:rFonts w:ascii="Times New Roman" w:hAnsi="Times New Roman" w:cs="Times New Roman"/>
            <w:sz w:val="24"/>
            <w:szCs w:val="24"/>
          </w:rPr>
          <w:t>areas 5-</w:t>
        </w:r>
        <w:r w:rsidR="001428DC">
          <w:rPr>
            <w:rFonts w:ascii="Times New Roman" w:hAnsi="Times New Roman" w:cs="Times New Roman"/>
            <w:sz w:val="24"/>
            <w:szCs w:val="24"/>
          </w:rPr>
          <w:t>6</w:t>
        </w:r>
        <w:r w:rsidR="001428DC">
          <w:rPr>
            <w:rFonts w:ascii="Times New Roman" w:hAnsi="Times New Roman" w:cs="Times New Roman"/>
            <w:sz w:val="24"/>
            <w:szCs w:val="24"/>
          </w:rPr>
          <w:t xml:space="preserve">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001428DC">
          <w:rPr>
            <w:rFonts w:ascii="Times New Roman" w:hAnsi="Times New Roman" w:cs="Times New Roman"/>
            <w:sz w:val="24"/>
            <w:szCs w:val="24"/>
          </w:rPr>
          <w:t>).</w:t>
        </w:r>
      </w:ins>
    </w:p>
    <w:p w14:paraId="7237F267" w14:textId="696AECD3" w:rsidR="007E218D" w:rsidDel="001428DC" w:rsidRDefault="00706A1F" w:rsidP="00406114">
      <w:pPr>
        <w:jc w:val="both"/>
        <w:rPr>
          <w:del w:id="486" w:author="Thomas" w:date="2016-11-29T09:32:00Z"/>
          <w:rFonts w:ascii="Times New Roman" w:hAnsi="Times New Roman" w:cs="Times New Roman"/>
          <w:sz w:val="24"/>
          <w:szCs w:val="24"/>
        </w:rPr>
      </w:pPr>
      <w:del w:id="487" w:author="Thomas" w:date="2016-11-29T09:32:00Z">
        <w:r w:rsidRPr="00AD688E" w:rsidDel="001428DC">
          <w:rPr>
            <w:rFonts w:ascii="Times New Roman" w:hAnsi="Times New Roman" w:cs="Times New Roman"/>
            <w:sz w:val="24"/>
            <w:szCs w:val="24"/>
          </w:rPr>
          <w:delText>C.ATL</w:delText>
        </w:r>
        <w:r w:rsidDel="001428DC">
          <w:rPr>
            <w:rFonts w:ascii="Times New Roman" w:hAnsi="Times New Roman" w:cs="Times New Roman"/>
            <w:sz w:val="24"/>
            <w:szCs w:val="24"/>
          </w:rPr>
          <w:delText>.</w:delText>
        </w:r>
      </w:del>
    </w:p>
    <w:p w14:paraId="675B4EFA" w14:textId="649E5E7B" w:rsidR="007E218D" w:rsidRDefault="00B20954" w:rsidP="00406114">
      <w:pPr>
        <w:jc w:val="both"/>
        <w:rPr>
          <w:rFonts w:ascii="Times New Roman" w:hAnsi="Times New Roman" w:cs="Times New Roman"/>
          <w:sz w:val="24"/>
          <w:szCs w:val="24"/>
        </w:rPr>
      </w:pPr>
      <w:del w:id="488" w:author="Thomas" w:date="2016-11-29T09:27:00Z">
        <w:r w:rsidDel="009D082B">
          <w:rPr>
            <w:rFonts w:ascii="Times New Roman" w:hAnsi="Times New Roman" w:cs="Times New Roman"/>
            <w:sz w:val="24"/>
            <w:szCs w:val="24"/>
          </w:rPr>
          <w:tab/>
        </w:r>
      </w:del>
      <w:proofErr w:type="spellStart"/>
      <w:r>
        <w:rPr>
          <w:rFonts w:ascii="Times New Roman" w:hAnsi="Times New Roman" w:cs="Times New Roman"/>
          <w:sz w:val="24"/>
          <w:szCs w:val="24"/>
        </w:rPr>
        <w:t>East+Med</w:t>
      </w:r>
      <w:proofErr w:type="spellEnd"/>
      <w:del w:id="489" w:author="Thomas" w:date="2016-11-29T09:32:00Z">
        <w:r w:rsidR="00303ADC" w:rsidDel="001428DC">
          <w:rPr>
            <w:rFonts w:ascii="Times New Roman" w:hAnsi="Times New Roman" w:cs="Times New Roman"/>
            <w:sz w:val="24"/>
            <w:szCs w:val="24"/>
          </w:rPr>
          <w:delText>*</w:delText>
        </w:r>
      </w:del>
      <w:r w:rsidR="00706A1F">
        <w:rPr>
          <w:rFonts w:ascii="Times New Roman" w:hAnsi="Times New Roman" w:cs="Times New Roman"/>
          <w:sz w:val="24"/>
          <w:szCs w:val="24"/>
        </w:rPr>
        <w:t>:</w:t>
      </w:r>
      <w:r>
        <w:rPr>
          <w:rFonts w:ascii="Times New Roman" w:hAnsi="Times New Roman" w:cs="Times New Roman"/>
          <w:sz w:val="24"/>
          <w:szCs w:val="24"/>
        </w:rPr>
        <w:t xml:space="preserve"> </w:t>
      </w:r>
      <w:ins w:id="490" w:author="Thomas" w:date="2016-11-29T09:32:00Z">
        <w:r w:rsidR="001428DC">
          <w:rPr>
            <w:rFonts w:ascii="Times New Roman" w:hAnsi="Times New Roman" w:cs="Times New Roman"/>
            <w:sz w:val="24"/>
            <w:szCs w:val="24"/>
          </w:rPr>
          <w:t>areas 7-20 (</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ins>
      <w:del w:id="491" w:author="Thomas" w:date="2016-11-29T09:32:00Z">
        <w:r w:rsidR="001D1844" w:rsidRPr="00AD688E" w:rsidDel="001428DC">
          <w:rPr>
            <w:rFonts w:ascii="Times New Roman" w:hAnsi="Times New Roman" w:cs="Times New Roman"/>
            <w:sz w:val="24"/>
            <w:szCs w:val="24"/>
          </w:rPr>
          <w:delText>E.ATL, NE.ATL, W.MED, E.MED</w:delText>
        </w:r>
      </w:del>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24F920CE" w14:textId="77777777" w:rsidR="007E218D" w:rsidRDefault="007E218D" w:rsidP="00303ADC">
      <w:pPr>
        <w:rPr>
          <w:rFonts w:ascii="Times New Roman" w:hAnsi="Times New Roman" w:cs="Times New Roman"/>
          <w:i/>
          <w:sz w:val="24"/>
          <w:szCs w:val="24"/>
        </w:rPr>
      </w:pP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492" w:name="_Toc465365298"/>
      <w:r w:rsidRPr="007D255E">
        <w:t>Options for the frequency of setting TACs</w:t>
      </w:r>
      <w:bookmarkEnd w:id="492"/>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493" w:name="_Toc465365299"/>
      <w:r w:rsidRPr="004239D2">
        <w:t>Baseline</w:t>
      </w:r>
      <w:bookmarkEnd w:id="493"/>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 xml:space="preserve">Every two years, for both West and </w:t>
      </w:r>
      <w:proofErr w:type="spellStart"/>
      <w:r>
        <w:rPr>
          <w:rFonts w:ascii="Times New Roman" w:hAnsi="Times New Roman" w:cs="Times New Roman"/>
          <w:sz w:val="24"/>
          <w:szCs w:val="24"/>
        </w:rPr>
        <w:t>East+Med</w:t>
      </w:r>
      <w:proofErr w:type="spellEnd"/>
      <w:r>
        <w:rPr>
          <w:rFonts w:ascii="Times New Roman" w:hAnsi="Times New Roman" w:cs="Times New Roman"/>
          <w:sz w:val="24"/>
          <w:szCs w:val="24"/>
        </w:rPr>
        <w:t xml:space="preserve"> (or alternative spatial strata) together</w:t>
      </w:r>
    </w:p>
    <w:p w14:paraId="3BF567A8" w14:textId="77777777" w:rsidR="004239D2" w:rsidRDefault="004239D2" w:rsidP="001B61C4">
      <w:pPr>
        <w:jc w:val="both"/>
        <w:rPr>
          <w:rFonts w:ascii="Times New Roman" w:hAnsi="Times New Roman" w:cs="Times New Roman"/>
          <w:sz w:val="24"/>
          <w:szCs w:val="24"/>
        </w:rPr>
      </w:pPr>
    </w:p>
    <w:p w14:paraId="50966249" w14:textId="77777777" w:rsidR="00CC223C" w:rsidRDefault="004239D2" w:rsidP="001B61C4">
      <w:pPr>
        <w:pStyle w:val="Heading4"/>
        <w:ind w:left="0"/>
      </w:pPr>
      <w:bookmarkStart w:id="494" w:name="_Toc465365300"/>
      <w:r w:rsidRPr="004239D2">
        <w:t>Alternative options</w:t>
      </w:r>
      <w:bookmarkEnd w:id="494"/>
    </w:p>
    <w:p w14:paraId="34456496" w14:textId="77777777" w:rsidR="007E218D" w:rsidRDefault="007E218D" w:rsidP="00406114"/>
    <w:p w14:paraId="65308EB4"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3A90202" w14:textId="77777777" w:rsidR="004239D2" w:rsidRDefault="004239D2" w:rsidP="001B61C4">
      <w:pPr>
        <w:jc w:val="both"/>
        <w:rPr>
          <w:rFonts w:ascii="Times New Roman" w:hAnsi="Times New Roman" w:cs="Times New Roman"/>
          <w:sz w:val="24"/>
          <w:szCs w:val="24"/>
        </w:rPr>
      </w:pPr>
    </w:p>
    <w:p w14:paraId="25BEC7EB"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495" w:name="_Toc465365301"/>
      <w:r w:rsidRPr="004239D2">
        <w:t>Upper limits on TACs</w:t>
      </w:r>
      <w:bookmarkEnd w:id="495"/>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w:t>
      </w:r>
      <w:proofErr w:type="spellStart"/>
      <w:r>
        <w:rPr>
          <w:rFonts w:ascii="Times New Roman" w:hAnsi="Times New Roman" w:cs="Times New Roman"/>
          <w:sz w:val="24"/>
          <w:szCs w:val="24"/>
        </w:rPr>
        <w:t>mt</w:t>
      </w:r>
      <w:proofErr w:type="spellEnd"/>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proofErr w:type="gramStart"/>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40</w:t>
      </w:r>
      <w:proofErr w:type="gramEnd"/>
      <w:r w:rsidR="001F2259">
        <w:rPr>
          <w:rFonts w:ascii="Times New Roman" w:hAnsi="Times New Roman" w:cs="Times New Roman"/>
          <w:sz w:val="24"/>
          <w:szCs w:val="24"/>
        </w:rPr>
        <w:t xml:space="preserve"> 000 </w:t>
      </w:r>
      <w:proofErr w:type="spellStart"/>
      <w:r>
        <w:rPr>
          <w:rFonts w:ascii="Times New Roman" w:hAnsi="Times New Roman" w:cs="Times New Roman"/>
          <w:sz w:val="24"/>
          <w:szCs w:val="24"/>
        </w:rPr>
        <w:t>mt</w:t>
      </w:r>
      <w:proofErr w:type="spellEnd"/>
    </w:p>
    <w:p w14:paraId="21912511" w14:textId="77777777" w:rsidR="007E218D" w:rsidRDefault="007E218D" w:rsidP="00406114">
      <w:pPr>
        <w:pStyle w:val="ListParagraph"/>
        <w:ind w:left="0"/>
        <w:jc w:val="both"/>
        <w:rPr>
          <w:rFonts w:ascii="Times New Roman" w:hAnsi="Times New Roman" w:cs="Times New Roman"/>
          <w:sz w:val="24"/>
          <w:szCs w:val="24"/>
        </w:rPr>
      </w:pPr>
    </w:p>
    <w:p w14:paraId="5847B333"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496" w:name="_Toc465365302"/>
      <w:r w:rsidRPr="007D255E">
        <w:t>Minimum extent of TAC change</w:t>
      </w:r>
      <w:bookmarkEnd w:id="496"/>
    </w:p>
    <w:p w14:paraId="487C9B47" w14:textId="77777777" w:rsidR="007D255E" w:rsidRDefault="007D255E" w:rsidP="001B61C4">
      <w:pPr>
        <w:jc w:val="both"/>
        <w:rPr>
          <w:rFonts w:ascii="Times New Roman" w:hAnsi="Times New Roman" w:cs="Times New Roman"/>
          <w:sz w:val="24"/>
          <w:szCs w:val="24"/>
        </w:rPr>
      </w:pPr>
    </w:p>
    <w:p w14:paraId="6F5DCDC1" w14:textId="77777777" w:rsidR="007E218D" w:rsidRDefault="007D255E"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that changes which are very small are to be avoided as their impact on the resource would be minimal, and do not warrant the associated complications of changing national allocations.]</w:t>
      </w:r>
    </w:p>
    <w:p w14:paraId="7CAB5295" w14:textId="77777777" w:rsidR="007E218D" w:rsidRDefault="007E218D" w:rsidP="00406114">
      <w:pPr>
        <w:pStyle w:val="ListParagraph"/>
        <w:ind w:left="0"/>
        <w:jc w:val="both"/>
        <w:rPr>
          <w:rFonts w:ascii="Times New Roman" w:hAnsi="Times New Roman" w:cs="Times New Roman"/>
          <w:sz w:val="24"/>
          <w:szCs w:val="24"/>
          <w:u w:val="single"/>
        </w:rPr>
      </w:pPr>
    </w:p>
    <w:p w14:paraId="538C0681" w14:textId="77777777" w:rsidR="007E218D" w:rsidRDefault="007D255E" w:rsidP="00406114">
      <w:pPr>
        <w:pStyle w:val="Heading4"/>
        <w:ind w:left="0"/>
      </w:pPr>
      <w:bookmarkStart w:id="497" w:name="_Toc465365303"/>
      <w:r w:rsidRPr="009F3A87">
        <w:t>Baseline</w:t>
      </w:r>
      <w:bookmarkEnd w:id="497"/>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A8E0DF4" w14:textId="18B290A2" w:rsidR="007E218D" w:rsidRDefault="007E218D" w:rsidP="00406114">
      <w:pPr>
        <w:pStyle w:val="ListParagraph"/>
        <w:ind w:left="0"/>
        <w:jc w:val="both"/>
        <w:rPr>
          <w:rFonts w:ascii="Times New Roman" w:hAnsi="Times New Roman" w:cs="Times New Roman"/>
          <w:sz w:val="24"/>
          <w:szCs w:val="24"/>
        </w:rPr>
      </w:pP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498" w:name="_Toc465365304"/>
      <w:r w:rsidRPr="009F3A87">
        <w:t>Alternative options</w:t>
      </w:r>
      <w:bookmarkEnd w:id="498"/>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 xml:space="preserve">00 </w:t>
      </w:r>
      <w:proofErr w:type="spellStart"/>
      <w:r>
        <w:rPr>
          <w:rFonts w:ascii="Times New Roman" w:hAnsi="Times New Roman" w:cs="Times New Roman"/>
          <w:sz w:val="24"/>
          <w:szCs w:val="24"/>
        </w:rPr>
        <w:t>mt</w:t>
      </w:r>
      <w:proofErr w:type="spellEnd"/>
    </w:p>
    <w:p w14:paraId="334782F3"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2 000, </w:t>
      </w:r>
      <w:r>
        <w:rPr>
          <w:rFonts w:ascii="Times New Roman" w:hAnsi="Times New Roman" w:cs="Times New Roman"/>
          <w:sz w:val="24"/>
          <w:szCs w:val="24"/>
        </w:rPr>
        <w:t xml:space="preserve">3 000 </w:t>
      </w:r>
      <w:proofErr w:type="spellStart"/>
      <w:r>
        <w:rPr>
          <w:rFonts w:ascii="Times New Roman" w:hAnsi="Times New Roman" w:cs="Times New Roman"/>
          <w:sz w:val="24"/>
          <w:szCs w:val="24"/>
        </w:rPr>
        <w:t>mt</w:t>
      </w:r>
      <w:proofErr w:type="spellEnd"/>
    </w:p>
    <w:p w14:paraId="597766F6" w14:textId="77777777" w:rsidR="007E218D" w:rsidRDefault="007E218D" w:rsidP="00406114">
      <w:pPr>
        <w:pStyle w:val="ListParagraph"/>
        <w:ind w:left="0"/>
        <w:jc w:val="both"/>
        <w:rPr>
          <w:rFonts w:ascii="Times New Roman" w:hAnsi="Times New Roman" w:cs="Times New Roman"/>
          <w:sz w:val="24"/>
          <w:szCs w:val="24"/>
        </w:rPr>
      </w:pP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499" w:name="_Toc465365305"/>
      <w:r>
        <w:t>Maximum</w:t>
      </w:r>
      <w:r w:rsidRPr="007D255E">
        <w:t xml:space="preserve"> extent of TAC change</w:t>
      </w:r>
      <w:bookmarkEnd w:id="499"/>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500" w:name="_Toc465365306"/>
      <w:r w:rsidRPr="009F3A87">
        <w:t>Baseline</w:t>
      </w:r>
      <w:bookmarkEnd w:id="500"/>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777777" w:rsidR="00201356" w:rsidRDefault="00201356">
      <w:pPr>
        <w:rPr>
          <w:rFonts w:ascii="Times New Roman" w:eastAsiaTheme="majorEastAsia" w:hAnsi="Times New Roman" w:cstheme="majorBidi"/>
          <w:bCs/>
          <w:iCs/>
          <w:color w:val="000000" w:themeColor="text1"/>
          <w:sz w:val="24"/>
          <w:u w:val="single"/>
          <w:lang w:eastAsia="en-ZA"/>
        </w:rPr>
      </w:pPr>
      <w:r>
        <w:br w:type="page"/>
      </w:r>
    </w:p>
    <w:p w14:paraId="61A600A6" w14:textId="0511B172" w:rsidR="007E218D" w:rsidRDefault="00A86DCC" w:rsidP="00406114">
      <w:pPr>
        <w:pStyle w:val="Heading4"/>
        <w:ind w:left="0"/>
      </w:pPr>
      <w:bookmarkStart w:id="501" w:name="_Toc465365307"/>
      <w:r w:rsidRPr="009F3A87">
        <w:lastRenderedPageBreak/>
        <w:t>Alternative options</w:t>
      </w:r>
      <w:bookmarkEnd w:id="501"/>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502" w:name="_Toc465365308"/>
      <w:r w:rsidRPr="008E43D5">
        <w:t>Technical measures</w:t>
      </w:r>
      <w:bookmarkEnd w:id="502"/>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503" w:name="_Toc465365309"/>
      <w:r w:rsidRPr="00AF7796">
        <w:t xml:space="preserve">FUTURE RECRUITMENT </w:t>
      </w:r>
      <w:r w:rsidR="00815AF5">
        <w:t xml:space="preserve">AND DISTRIBUTION </w:t>
      </w:r>
      <w:r w:rsidRPr="00AF7796">
        <w:t>SCENARIOS</w:t>
      </w:r>
      <w:bookmarkEnd w:id="503"/>
    </w:p>
    <w:p w14:paraId="2367C81E" w14:textId="77777777" w:rsidR="007E218D" w:rsidRDefault="007E218D"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504" w:name="_Toc465365310"/>
      <w:r w:rsidRPr="00FF74B6">
        <w:t>West</w:t>
      </w:r>
      <w:bookmarkEnd w:id="504"/>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505" w:name="_Toc465365311"/>
      <w:r w:rsidRPr="00FF74B6">
        <w:t>East + Mediterranean</w:t>
      </w:r>
      <w:bookmarkEnd w:id="505"/>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506" w:name="_Toc465365312"/>
      <w:r>
        <w:t>Future r</w:t>
      </w:r>
      <w:r w:rsidRPr="00271515">
        <w:t>egime shifts</w:t>
      </w:r>
      <w:bookmarkEnd w:id="506"/>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507" w:name="_Toc465365313"/>
      <w:r w:rsidRPr="00271515">
        <w:t>West</w:t>
      </w:r>
      <w:bookmarkEnd w:id="507"/>
    </w:p>
    <w:p w14:paraId="004BB819" w14:textId="77777777" w:rsidR="007E218D" w:rsidRDefault="00271515"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508" w:name="_Toc465365314"/>
      <w:proofErr w:type="spellStart"/>
      <w:r w:rsidRPr="0089132A">
        <w:lastRenderedPageBreak/>
        <w:t>East+Med</w:t>
      </w:r>
      <w:bookmarkEnd w:id="508"/>
      <w:proofErr w:type="spellEnd"/>
    </w:p>
    <w:p w14:paraId="3A020CF0"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509" w:name="_Toc465365315"/>
      <w:r w:rsidRPr="0059552F">
        <w:t>Statistical properties</w:t>
      </w:r>
      <w:bookmarkEnd w:id="509"/>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proofErr w:type="spellStart"/>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proofErr w:type="spellEnd"/>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510" w:name="_Toc465365316"/>
      <w:r>
        <w:t>Baseline</w:t>
      </w:r>
      <w:bookmarkEnd w:id="510"/>
    </w:p>
    <w:p w14:paraId="35928A7F" w14:textId="77777777" w:rsidR="007E218D" w:rsidRPr="00406114" w:rsidRDefault="007E218D" w:rsidP="00406114">
      <w:pPr>
        <w:rPr>
          <w:lang w:eastAsia="en-ZA"/>
        </w:rPr>
      </w:pPr>
    </w:p>
    <w:p w14:paraId="51D7EE78"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proofErr w:type="spellStart"/>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0.5</w:t>
      </w:r>
      <w:r w:rsidR="00D63EA0">
        <w:rPr>
          <w:rFonts w:ascii="Times New Roman" w:hAnsi="Times New Roman" w:cs="Times New Roman"/>
          <w:sz w:val="24"/>
          <w:szCs w:val="24"/>
        </w:rPr>
        <w:t xml:space="preserve"> .</w:t>
      </w:r>
      <w:proofErr w:type="gramEnd"/>
    </w:p>
    <w:p w14:paraId="63E4649B" w14:textId="77777777"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511" w:name="_Toc465365317"/>
      <w:r w:rsidRPr="00D2389D">
        <w:t>Alternative options</w:t>
      </w:r>
      <w:bookmarkEnd w:id="511"/>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proofErr w:type="spellStart"/>
      <w:proofErr w:type="gramStart"/>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proofErr w:type="spellEnd"/>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xml:space="preserve">. For </w:t>
      </w:r>
      <w:proofErr w:type="spellStart"/>
      <w:r w:rsidR="000708BD">
        <w:rPr>
          <w:rFonts w:ascii="Times New Roman" w:hAnsi="Times New Roman" w:cs="Times New Roman"/>
          <w:sz w:val="24"/>
          <w:szCs w:val="24"/>
        </w:rPr>
        <w:t>East+Med</w:t>
      </w:r>
      <w:proofErr w:type="spellEnd"/>
      <w:r w:rsidR="000708BD">
        <w:rPr>
          <w:rFonts w:ascii="Times New Roman" w:hAnsi="Times New Roman" w:cs="Times New Roman"/>
          <w:sz w:val="24"/>
          <w:szCs w:val="24"/>
        </w:rPr>
        <w:t xml:space="preserve">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512" w:name="_Toc465365318"/>
      <w:r w:rsidRPr="000708BD">
        <w:t>Possible future distributional changes</w:t>
      </w:r>
      <w:bookmarkEnd w:id="512"/>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513" w:name="_Toc465365319"/>
      <w:r w:rsidRPr="00AF7796">
        <w:t>FUTURE CATCHES</w:t>
      </w:r>
      <w:bookmarkEnd w:id="513"/>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514" w:name="_Toc465365320"/>
      <w:r w:rsidRPr="0065577D">
        <w:t>Baseline</w:t>
      </w:r>
      <w:bookmarkEnd w:id="514"/>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Future catches will be taken to equal future TACs</w:t>
      </w:r>
    </w:p>
    <w:p w14:paraId="1B6BC978"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671766C3"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515" w:name="_Toc465365321"/>
      <w:r w:rsidRPr="00735238">
        <w:t>Alternative options</w:t>
      </w:r>
      <w:bookmarkEnd w:id="515"/>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 xml:space="preserve">Were substantial changes to eventuate during a period when an MP was in operation, this would in any case likely necessitate re-tuning and re-testing or a modified </w:t>
      </w:r>
      <w:proofErr w:type="gramStart"/>
      <w:r w:rsidR="005D3C3E">
        <w:rPr>
          <w:rFonts w:ascii="Times New Roman" w:hAnsi="Times New Roman" w:cs="Times New Roman"/>
          <w:sz w:val="24"/>
          <w:szCs w:val="24"/>
        </w:rPr>
        <w:t>MP</w:t>
      </w:r>
      <w:r w:rsidR="00D63EA0">
        <w:rPr>
          <w:rFonts w:ascii="Times New Roman" w:hAnsi="Times New Roman" w:cs="Times New Roman"/>
          <w:sz w:val="24"/>
          <w:szCs w:val="24"/>
        </w:rPr>
        <w:t>.</w:t>
      </w:r>
      <w:proofErr w:type="gramEnd"/>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516" w:name="_Toc465365322"/>
      <w:r w:rsidRPr="00537841">
        <w:t>GENERATION OF FUTURE DATA</w:t>
      </w:r>
      <w:bookmarkEnd w:id="516"/>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D098C10" w14:textId="77777777" w:rsidR="007E218D" w:rsidRDefault="007E218D" w:rsidP="00406114">
      <w:pPr>
        <w:pStyle w:val="ListParagraph"/>
        <w:ind w:left="0"/>
        <w:jc w:val="both"/>
        <w:rPr>
          <w:rFonts w:ascii="Times New Roman" w:hAnsi="Times New Roman" w:cs="Times New Roman"/>
          <w:sz w:val="24"/>
          <w:szCs w:val="24"/>
        </w:rPr>
      </w:pP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517" w:name="_Toc465365323"/>
      <w:r w:rsidRPr="00313AC4">
        <w:t>Baseline suggestions</w:t>
      </w:r>
      <w:bookmarkEnd w:id="517"/>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518" w:name="_Toc465365324"/>
      <w:r w:rsidRPr="00D82AA4">
        <w:t>West</w:t>
      </w:r>
      <w:bookmarkEnd w:id="518"/>
    </w:p>
    <w:p w14:paraId="79D96468" w14:textId="77777777" w:rsidR="007E218D" w:rsidRDefault="00556723"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Gulf of Mexico larval index of spawning stock abundance</w:t>
      </w:r>
    </w:p>
    <w:p w14:paraId="23EDD801" w14:textId="0276BBF6" w:rsidR="00112525" w:rsidRDefault="00BF0EC6"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development</w:t>
      </w:r>
    </w:p>
    <w:p w14:paraId="76845954" w14:textId="3250ECB3" w:rsidR="00D82AA4" w:rsidRPr="00C837B1" w:rsidRDefault="00162824" w:rsidP="001B61C4">
      <w:pPr>
        <w:jc w:val="both"/>
        <w:rPr>
          <w:rFonts w:ascii="Times New Roman" w:hAnsi="Times New Roman" w:cs="Times New Roman"/>
          <w:sz w:val="24"/>
          <w:szCs w:val="24"/>
        </w:rPr>
      </w:pPr>
      <w:r>
        <w:rPr>
          <w:rFonts w:ascii="Times New Roman" w:hAnsi="Times New Roman" w:cs="Times New Roman"/>
          <w:sz w:val="24"/>
          <w:szCs w:val="24"/>
        </w:rPr>
        <w:t xml:space="preserve">c)   JLL_W CPUE index of exploitable abundance </w:t>
      </w:r>
    </w:p>
    <w:p w14:paraId="4E63E9D8" w14:textId="77777777" w:rsidR="007E218D" w:rsidRDefault="00D82AA4" w:rsidP="00406114">
      <w:pPr>
        <w:pStyle w:val="Heading4"/>
        <w:ind w:left="0"/>
      </w:pPr>
      <w:bookmarkStart w:id="519" w:name="_Toc465365325"/>
      <w:proofErr w:type="spellStart"/>
      <w:r>
        <w:t>East+Med</w:t>
      </w:r>
      <w:bookmarkEnd w:id="519"/>
      <w:proofErr w:type="spellEnd"/>
    </w:p>
    <w:p w14:paraId="6A0EE6E5" w14:textId="77777777" w:rsidR="007E218D" w:rsidRDefault="00C837B1" w:rsidP="00406114">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JLL_NEA CPUE index of exploitable abundance</w:t>
      </w:r>
    </w:p>
    <w:p w14:paraId="58BCE0D1" w14:textId="77777777" w:rsidR="00112525" w:rsidRPr="00BF0EC6" w:rsidRDefault="00C837B1" w:rsidP="00BF0EC6">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Western Mediterranean larval index of spawning stock abundance</w:t>
      </w:r>
    </w:p>
    <w:p w14:paraId="610994E8" w14:textId="77777777" w:rsidR="00C837B1" w:rsidRPr="00C837B1" w:rsidRDefault="00C837B1" w:rsidP="001B61C4">
      <w:pPr>
        <w:jc w:val="both"/>
        <w:rPr>
          <w:rFonts w:ascii="Times New Roman" w:hAnsi="Times New Roman" w:cs="Times New Roman"/>
          <w:sz w:val="24"/>
          <w:szCs w:val="24"/>
        </w:rPr>
      </w:pP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520" w:name="_Toc465365326"/>
      <w:r w:rsidRPr="00C837B1">
        <w:t>Alternative options</w:t>
      </w:r>
      <w:bookmarkEnd w:id="520"/>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w:t>
      </w:r>
      <w:r>
        <w:rPr>
          <w:rFonts w:ascii="Times New Roman" w:hAnsi="Times New Roman" w:cs="Times New Roman"/>
          <w:sz w:val="24"/>
          <w:szCs w:val="24"/>
        </w:rPr>
        <w:lastRenderedPageBreak/>
        <w:t>independence.</w:t>
      </w:r>
      <w:r w:rsidR="00BF0EC6">
        <w:rPr>
          <w:rFonts w:ascii="Times New Roman" w:hAnsi="Times New Roman" w:cs="Times New Roman"/>
          <w:sz w:val="24"/>
          <w:szCs w:val="24"/>
        </w:rPr>
        <w:t xml:space="preserve"> Accordingly the East + Med might be extended to include trap or </w:t>
      </w:r>
      <w:proofErr w:type="spellStart"/>
      <w:r w:rsidR="00BF0EC6">
        <w:rPr>
          <w:rFonts w:ascii="Times New Roman" w:hAnsi="Times New Roman" w:cs="Times New Roman"/>
          <w:sz w:val="24"/>
          <w:szCs w:val="24"/>
        </w:rPr>
        <w:t>baitboat</w:t>
      </w:r>
      <w:proofErr w:type="spellEnd"/>
      <w:r w:rsidR="00BF0EC6">
        <w:rPr>
          <w:rFonts w:ascii="Times New Roman" w:hAnsi="Times New Roman" w:cs="Times New Roman"/>
          <w:sz w:val="24"/>
          <w:szCs w:val="24"/>
        </w:rPr>
        <w:t xml:space="preserve">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521" w:name="_Toc465365327"/>
      <w:r w:rsidRPr="00071A74">
        <w:t>Relationships with abundance</w:t>
      </w:r>
      <w:bookmarkEnd w:id="521"/>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77777777" w:rsidR="007E218D" w:rsidRDefault="00231B39" w:rsidP="00406114">
      <w:pPr>
        <w:jc w:val="both"/>
        <w:rPr>
          <w:rFonts w:ascii="Times New Roman" w:hAnsi="Times New Roman" w:cs="Times New Roman"/>
          <w:sz w:val="24"/>
          <w:szCs w:val="24"/>
        </w:rPr>
      </w:pPr>
      <w:r>
        <w:rPr>
          <w:rFonts w:ascii="Times New Roman" w:hAnsi="Times New Roman" w:cs="Times New Roman"/>
          <w:sz w:val="24"/>
          <w:szCs w:val="24"/>
        </w:rPr>
        <w:t>Possible alternatives to this will be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522" w:name="_Toc465365328"/>
      <w:r w:rsidRPr="00071A74">
        <w:t>Statistical properties</w:t>
      </w:r>
      <w:bookmarkEnd w:id="522"/>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523" w:name="_Toc465365329"/>
      <w:r w:rsidRPr="001C0F8B">
        <w:t>Baseline</w:t>
      </w:r>
      <w:bookmarkEnd w:id="523"/>
    </w:p>
    <w:p w14:paraId="09AB0AF7" w14:textId="77777777" w:rsidR="007E218D" w:rsidRDefault="00231B39"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conditioning results will be inspected for any indication of model </w:t>
      </w:r>
      <w:proofErr w:type="spellStart"/>
      <w:r>
        <w:rPr>
          <w:rFonts w:ascii="Times New Roman" w:hAnsi="Times New Roman" w:cs="Times New Roman"/>
          <w:sz w:val="24"/>
          <w:szCs w:val="24"/>
        </w:rPr>
        <w:t>mis</w:t>
      </w:r>
      <w:proofErr w:type="spellEnd"/>
      <w:r>
        <w:rPr>
          <w:rFonts w:ascii="Times New Roman" w:hAnsi="Times New Roman" w:cs="Times New Roman"/>
          <w:sz w:val="24"/>
          <w:szCs w:val="24"/>
        </w:rPr>
        <w:t>-specification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524" w:name="_Toc465365330"/>
      <w:r w:rsidRPr="001C0F8B">
        <w:t>Alternative options</w:t>
      </w:r>
      <w:bookmarkEnd w:id="524"/>
    </w:p>
    <w:p w14:paraId="24F66A7F"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525" w:name="_Toc465365331"/>
      <w:r w:rsidRPr="00965CDE">
        <w:t>Other aspects</w:t>
      </w:r>
      <w:bookmarkEnd w:id="525"/>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w:t>
      </w:r>
      <w:r>
        <w:rPr>
          <w:rFonts w:ascii="Times New Roman" w:hAnsi="Times New Roman" w:cs="Times New Roman"/>
          <w:sz w:val="24"/>
          <w:szCs w:val="24"/>
        </w:rPr>
        <w:lastRenderedPageBreak/>
        <w:t xml:space="preserve">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0488E883" w14:textId="77777777" w:rsidR="00965CDE" w:rsidRPr="00071A74" w:rsidRDefault="00965CDE" w:rsidP="001B61C4">
      <w:pPr>
        <w:jc w:val="both"/>
        <w:rPr>
          <w:rFonts w:ascii="Times New Roman" w:hAnsi="Times New Roman" w:cs="Times New Roman"/>
          <w:sz w:val="24"/>
          <w:szCs w:val="24"/>
        </w:rPr>
      </w:pPr>
    </w:p>
    <w:p w14:paraId="134CA409" w14:textId="77777777" w:rsidR="00DE6F83" w:rsidRDefault="00DE6F83">
      <w:pPr>
        <w:rPr>
          <w:rFonts w:ascii="Times New Roman" w:hAnsi="Times New Roman" w:cs="Times New Roman"/>
          <w:sz w:val="24"/>
          <w:szCs w:val="24"/>
        </w:rPr>
      </w:pPr>
      <w:r>
        <w:rPr>
          <w:rFonts w:ascii="Times New Roman" w:hAnsi="Times New Roman" w:cs="Times New Roman"/>
          <w:sz w:val="24"/>
          <w:szCs w:val="24"/>
        </w:rPr>
        <w:br w:type="page"/>
      </w:r>
    </w:p>
    <w:p w14:paraId="7E3DBAD1" w14:textId="77777777" w:rsidR="00B56829" w:rsidRDefault="00B56829" w:rsidP="001B61C4">
      <w:pPr>
        <w:jc w:val="both"/>
        <w:rPr>
          <w:rFonts w:ascii="Times New Roman" w:hAnsi="Times New Roman" w:cs="Times New Roman"/>
          <w:sz w:val="24"/>
          <w:szCs w:val="24"/>
        </w:rPr>
      </w:pPr>
    </w:p>
    <w:p w14:paraId="2134E40E" w14:textId="77777777" w:rsidR="007E218D" w:rsidRDefault="00987C9A" w:rsidP="00DE6F83">
      <w:pPr>
        <w:pStyle w:val="Heading1"/>
        <w:ind w:left="0"/>
      </w:pPr>
      <w:bookmarkStart w:id="526" w:name="_Toc465365332"/>
      <w:r w:rsidRPr="00987C9A">
        <w:t>PARAMETERS AND CONDITIONING</w:t>
      </w:r>
      <w:bookmarkEnd w:id="526"/>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w:t>
      </w:r>
      <w:proofErr w:type="spellStart"/>
      <w:r w:rsidR="00406114">
        <w:rPr>
          <w:rFonts w:ascii="Times New Roman" w:hAnsi="Times New Roman" w:cs="Times New Roman"/>
          <w:sz w:val="24"/>
          <w:szCs w:val="24"/>
        </w:rPr>
        <w:t>W.Med</w:t>
      </w:r>
      <w:proofErr w:type="spellEnd"/>
      <w:r w:rsidR="00406114">
        <w:rPr>
          <w:rFonts w:ascii="Times New Roman" w:hAnsi="Times New Roman" w:cs="Times New Roman"/>
          <w:sz w:val="24"/>
          <w:szCs w:val="24"/>
        </w:rPr>
        <w:t>’ + ‘</w:t>
      </w:r>
      <w:proofErr w:type="spellStart"/>
      <w:r w:rsidR="00406114">
        <w:rPr>
          <w:rFonts w:ascii="Times New Roman" w:hAnsi="Times New Roman" w:cs="Times New Roman"/>
          <w:sz w:val="24"/>
          <w:szCs w:val="24"/>
        </w:rPr>
        <w:t>E.Med</w:t>
      </w:r>
      <w:proofErr w:type="spellEnd"/>
      <w:r w:rsidR="00406114">
        <w:rPr>
          <w:rFonts w:ascii="Times New Roman" w:hAnsi="Times New Roman" w:cs="Times New Roman"/>
          <w:sz w:val="24"/>
          <w:szCs w:val="24"/>
        </w:rPr>
        <w:t xml:space="preserve">’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527" w:name="_Toc465365333"/>
      <w:r w:rsidRPr="00987C9A">
        <w:t>Fixed parameters</w:t>
      </w:r>
      <w:bookmarkEnd w:id="527"/>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406114">
      <w:pPr>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1B61C4">
            <w:pPr>
              <w:rPr>
                <w:rFonts w:ascii="Times New Roman" w:hAnsi="Times New Roman" w:cs="Times New Roman"/>
                <w:i/>
                <w:sz w:val="20"/>
                <w:szCs w:val="20"/>
              </w:rPr>
            </w:pPr>
            <w:proofErr w:type="spellStart"/>
            <w:r w:rsidRPr="00987C9A">
              <w:rPr>
                <w:rFonts w:ascii="Times New Roman" w:hAnsi="Times New Roman" w:cs="Times New Roman"/>
                <w:i/>
                <w:sz w:val="20"/>
                <w:szCs w:val="20"/>
              </w:rPr>
              <w:t>Linf</w:t>
            </w:r>
            <w:proofErr w:type="spellEnd"/>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1B61C4">
            <w:pPr>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1B61C4">
            <w:pPr>
              <w:rPr>
                <w:rFonts w:ascii="Times New Roman" w:hAnsi="Times New Roman" w:cs="Times New Roman"/>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1B61C4">
            <w:pPr>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1B61C4">
            <w:pPr>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1B61C4">
            <w:pPr>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6E61881A" w14:textId="08EC53B7" w:rsidR="009F4647" w:rsidRPr="00970C3B" w:rsidRDefault="009F4647" w:rsidP="009F4647">
      <w:pPr>
        <w:rPr>
          <w:rFonts w:ascii="Times New Roman" w:eastAsiaTheme="minorEastAsia" w:hAnsi="Times New Roman" w:cs="Times New Roman"/>
          <w:b/>
          <w:i/>
          <w:color w:val="FF0000"/>
          <w:sz w:val="24"/>
          <w:szCs w:val="24"/>
          <w:lang w:val="en-CA"/>
        </w:rPr>
      </w:pPr>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Pr>
          <w:rFonts w:ascii="Times New Roman" w:eastAsiaTheme="minorEastAsia" w:hAnsi="Times New Roman" w:cs="Times New Roman"/>
          <w:sz w:val="24"/>
          <w:szCs w:val="24"/>
          <w:lang w:val="en-CA"/>
        </w:rPr>
        <w:t>.2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sidR="00EF2F55">
        <w:rPr>
          <w:rFonts w:ascii="Times New Roman" w:eastAsiaTheme="minorEastAsia" w:hAnsi="Times New Roman" w:cs="Times New Roman"/>
          <w:sz w:val="24"/>
          <w:szCs w:val="24"/>
          <w:lang w:val="en-CA"/>
        </w:rPr>
        <w:t xml:space="preserve">   </w:t>
      </w:r>
      <w:r w:rsidR="00EF2F55" w:rsidRPr="00970C3B">
        <w:rPr>
          <w:rFonts w:ascii="Times New Roman" w:eastAsiaTheme="minorEastAsia" w:hAnsi="Times New Roman" w:cs="Times New Roman"/>
          <w:b/>
          <w:i/>
          <w:color w:val="FF0000"/>
          <w:sz w:val="24"/>
          <w:szCs w:val="24"/>
          <w:lang w:val="en-CA"/>
        </w:rPr>
        <w:t>[M and maturity updated as agreed at Data Prep meeting]</w:t>
      </w:r>
    </w:p>
    <w:tbl>
      <w:tblPr>
        <w:tblStyle w:val="TableGrid11"/>
        <w:tblW w:w="1252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567"/>
        <w:gridCol w:w="3402"/>
        <w:gridCol w:w="45"/>
        <w:gridCol w:w="2160"/>
        <w:gridCol w:w="823"/>
      </w:tblGrid>
      <w:tr w:rsidR="00816E3E" w:rsidRPr="00987C9A" w14:paraId="6D332AB0" w14:textId="77777777" w:rsidTr="00816E3E">
        <w:trPr>
          <w:gridAfter w:val="3"/>
          <w:wAfter w:w="3028" w:type="dxa"/>
        </w:trPr>
        <w:tc>
          <w:tcPr>
            <w:tcW w:w="2127" w:type="dxa"/>
            <w:tcBorders>
              <w:top w:val="single" w:sz="8" w:space="0" w:color="auto"/>
              <w:bottom w:val="single" w:sz="8" w:space="0" w:color="auto"/>
            </w:tcBorders>
          </w:tcPr>
          <w:p w14:paraId="2EAF3C44" w14:textId="77777777" w:rsidR="009F4647" w:rsidRPr="00987C9A" w:rsidRDefault="009F4647" w:rsidP="009E2EE0">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13A7C90F"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26D8FB73"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816E3E" w:rsidRPr="00987C9A" w14:paraId="319F663C" w14:textId="77777777" w:rsidTr="00816E3E">
        <w:trPr>
          <w:gridAfter w:val="3"/>
          <w:wAfter w:w="3028" w:type="dxa"/>
        </w:trPr>
        <w:tc>
          <w:tcPr>
            <w:tcW w:w="2127" w:type="dxa"/>
            <w:tcBorders>
              <w:top w:val="single" w:sz="8" w:space="0" w:color="auto"/>
              <w:bottom w:val="single" w:sz="4" w:space="0" w:color="auto"/>
            </w:tcBorders>
            <w:vAlign w:val="center"/>
          </w:tcPr>
          <w:p w14:paraId="5EF99FD1" w14:textId="77777777" w:rsidR="009F4647" w:rsidRPr="00987C9A" w:rsidRDefault="009F4647" w:rsidP="00816E3E">
            <w:pPr>
              <w:rPr>
                <w:rFonts w:ascii="Times New Roman" w:hAnsi="Times New Roman" w:cs="Times New Roman"/>
                <w:sz w:val="20"/>
                <w:szCs w:val="20"/>
              </w:rPr>
            </w:pPr>
            <w:r w:rsidRPr="00987C9A">
              <w:rPr>
                <w:rFonts w:ascii="Times New Roman" w:hAnsi="Times New Roman" w:cs="Times New Roman"/>
                <w:sz w:val="20"/>
                <w:szCs w:val="20"/>
              </w:rPr>
              <w:t>Steepness</w:t>
            </w:r>
            <w:r w:rsidR="00715CB3">
              <w:rPr>
                <w:rFonts w:ascii="Times New Roman" w:hAnsi="Times New Roman" w:cs="Times New Roman"/>
                <w:sz w:val="20"/>
                <w:szCs w:val="20"/>
              </w:rPr>
              <w:t xml:space="preserve"> (Bev</w:t>
            </w:r>
            <w:r w:rsidR="00816E3E">
              <w:rPr>
                <w:rFonts w:ascii="Times New Roman" w:hAnsi="Times New Roman" w:cs="Times New Roman"/>
                <w:sz w:val="20"/>
                <w:szCs w:val="20"/>
              </w:rPr>
              <w:t>.</w:t>
            </w:r>
            <w:r w:rsidR="00715CB3">
              <w:rPr>
                <w:rFonts w:ascii="Times New Roman" w:hAnsi="Times New Roman" w:cs="Times New Roman"/>
                <w:sz w:val="20"/>
                <w:szCs w:val="20"/>
              </w:rPr>
              <w:t>-Holt)</w:t>
            </w:r>
          </w:p>
        </w:tc>
        <w:tc>
          <w:tcPr>
            <w:tcW w:w="3969" w:type="dxa"/>
            <w:gridSpan w:val="2"/>
            <w:tcBorders>
              <w:top w:val="single" w:sz="8" w:space="0" w:color="auto"/>
              <w:bottom w:val="single" w:sz="4" w:space="0" w:color="auto"/>
            </w:tcBorders>
          </w:tcPr>
          <w:p w14:paraId="2974F4C3"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06DE9C88" w14:textId="77777777" w:rsidR="009E2EE0" w:rsidRDefault="00874854">
            <w:pPr>
              <w:jc w:val="center"/>
              <w:rPr>
                <w:rFonts w:ascii="Times New Roman" w:hAnsi="Times New Roman" w:cs="Times New Roman"/>
                <w:sz w:val="20"/>
                <w:szCs w:val="20"/>
              </w:rPr>
            </w:pPr>
            <w:r>
              <w:rPr>
                <w:rFonts w:ascii="Times New Roman" w:hAnsi="Times New Roman" w:cs="Times New Roman"/>
                <w:sz w:val="20"/>
                <w:szCs w:val="20"/>
              </w:rPr>
              <w:t>E</w:t>
            </w:r>
            <w:r w:rsidR="00715CB3">
              <w:rPr>
                <w:rFonts w:ascii="Times New Roman" w:hAnsi="Times New Roman" w:cs="Times New Roman"/>
                <w:sz w:val="20"/>
                <w:szCs w:val="20"/>
              </w:rPr>
              <w:t>stimated</w:t>
            </w:r>
          </w:p>
        </w:tc>
        <w:tc>
          <w:tcPr>
            <w:tcW w:w="3402" w:type="dxa"/>
            <w:tcBorders>
              <w:top w:val="single" w:sz="8" w:space="0" w:color="auto"/>
              <w:bottom w:val="single" w:sz="4" w:space="0" w:color="auto"/>
            </w:tcBorders>
          </w:tcPr>
          <w:p w14:paraId="2527D005"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036415A7" w14:textId="77777777" w:rsidR="009E2EE0" w:rsidRDefault="00C30EEE">
            <w:pPr>
              <w:jc w:val="center"/>
              <w:rPr>
                <w:rFonts w:ascii="Times New Roman" w:hAnsi="Times New Roman" w:cs="Times New Roman"/>
                <w:sz w:val="20"/>
                <w:szCs w:val="20"/>
              </w:rPr>
            </w:pPr>
            <w:r>
              <w:rPr>
                <w:rFonts w:ascii="Times New Roman" w:hAnsi="Times New Roman" w:cs="Times New Roman"/>
                <w:sz w:val="20"/>
                <w:szCs w:val="20"/>
              </w:rPr>
              <w:t>0.7</w:t>
            </w:r>
          </w:p>
        </w:tc>
      </w:tr>
      <w:tr w:rsidR="00816E3E" w:rsidRPr="00987C9A" w14:paraId="05361D85" w14:textId="77777777" w:rsidTr="00816E3E">
        <w:trPr>
          <w:gridAfter w:val="3"/>
          <w:wAfter w:w="3028" w:type="dxa"/>
        </w:trPr>
        <w:tc>
          <w:tcPr>
            <w:tcW w:w="2127" w:type="dxa"/>
            <w:tcBorders>
              <w:top w:val="single" w:sz="4" w:space="0" w:color="auto"/>
            </w:tcBorders>
          </w:tcPr>
          <w:p w14:paraId="4B21D8F9" w14:textId="77777777" w:rsidR="009F4647" w:rsidRPr="00987C9A"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Maximum length</w:t>
            </w:r>
            <w:r w:rsidR="00C30EEE">
              <w:rPr>
                <w:rFonts w:ascii="Times New Roman" w:hAnsi="Times New Roman" w:cs="Times New Roman"/>
                <w:sz w:val="20"/>
                <w:szCs w:val="20"/>
              </w:rPr>
              <w:t xml:space="preserve"> </w:t>
            </w:r>
            <w:r w:rsidR="00AE4EC5">
              <w:rPr>
                <w:rFonts w:ascii="Times New Roman" w:hAnsi="Times New Roman" w:cs="Times New Roman"/>
                <w:sz w:val="20"/>
                <w:szCs w:val="20"/>
              </w:rPr>
              <w:t>(cm)</w:t>
            </w:r>
          </w:p>
        </w:tc>
        <w:tc>
          <w:tcPr>
            <w:tcW w:w="3969" w:type="dxa"/>
            <w:gridSpan w:val="2"/>
            <w:tcBorders>
              <w:top w:val="single" w:sz="4" w:space="0" w:color="auto"/>
            </w:tcBorders>
          </w:tcPr>
          <w:p w14:paraId="6C8DA5BE"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3</w:t>
            </w:r>
            <w:r w:rsidR="00715CB3">
              <w:rPr>
                <w:rFonts w:ascii="Times New Roman" w:hAnsi="Times New Roman" w:cs="Times New Roman"/>
                <w:sz w:val="20"/>
                <w:szCs w:val="20"/>
              </w:rPr>
              <w:t>29</w:t>
            </w:r>
          </w:p>
        </w:tc>
        <w:tc>
          <w:tcPr>
            <w:tcW w:w="3402" w:type="dxa"/>
            <w:tcBorders>
              <w:top w:val="single" w:sz="4" w:space="0" w:color="auto"/>
            </w:tcBorders>
          </w:tcPr>
          <w:p w14:paraId="111C4956"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315</w:t>
            </w:r>
          </w:p>
        </w:tc>
      </w:tr>
      <w:tr w:rsidR="00816E3E" w:rsidRPr="00987C9A" w14:paraId="58BC28C5" w14:textId="77777777" w:rsidTr="00816E3E">
        <w:trPr>
          <w:gridAfter w:val="3"/>
          <w:wAfter w:w="3028" w:type="dxa"/>
        </w:trPr>
        <w:tc>
          <w:tcPr>
            <w:tcW w:w="2127" w:type="dxa"/>
          </w:tcPr>
          <w:p w14:paraId="0817306A" w14:textId="77777777" w:rsidR="009F4647" w:rsidRPr="00AE4EC5"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Growth rate</w:t>
            </w:r>
            <w:r w:rsidR="00AE4EC5">
              <w:rPr>
                <w:rFonts w:ascii="Times New Roman" w:hAnsi="Times New Roman" w:cs="Times New Roman"/>
                <w:sz w:val="20"/>
                <w:szCs w:val="20"/>
              </w:rPr>
              <w:t xml:space="preserve"> (</w:t>
            </w:r>
            <w:r w:rsidR="00AE4EC5" w:rsidRPr="00987C9A">
              <w:rPr>
                <w:rFonts w:ascii="Times New Roman" w:hAnsi="Times New Roman" w:cs="Times New Roman"/>
                <w:i/>
                <w:sz w:val="20"/>
                <w:szCs w:val="20"/>
              </w:rPr>
              <w:t>κ</w:t>
            </w:r>
            <w:r w:rsidR="00AE4EC5">
              <w:rPr>
                <w:rFonts w:ascii="Times New Roman" w:hAnsi="Times New Roman" w:cs="Times New Roman"/>
                <w:sz w:val="20"/>
                <w:szCs w:val="20"/>
              </w:rPr>
              <w:t>)</w:t>
            </w:r>
          </w:p>
        </w:tc>
        <w:tc>
          <w:tcPr>
            <w:tcW w:w="3969" w:type="dxa"/>
            <w:gridSpan w:val="2"/>
          </w:tcPr>
          <w:p w14:paraId="7CA915B7"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0.</w:t>
            </w:r>
            <w:r w:rsidR="00715CB3">
              <w:rPr>
                <w:rFonts w:ascii="Times New Roman" w:hAnsi="Times New Roman" w:cs="Times New Roman"/>
                <w:sz w:val="20"/>
                <w:szCs w:val="20"/>
              </w:rPr>
              <w:t>093</w:t>
            </w:r>
          </w:p>
        </w:tc>
        <w:tc>
          <w:tcPr>
            <w:tcW w:w="3402" w:type="dxa"/>
          </w:tcPr>
          <w:p w14:paraId="7DB30B0F"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0.089</w:t>
            </w:r>
          </w:p>
        </w:tc>
      </w:tr>
      <w:tr w:rsidR="00913887" w:rsidRPr="00987C9A" w14:paraId="136F4E7F" w14:textId="77777777" w:rsidTr="00816E3E">
        <w:trPr>
          <w:gridAfter w:val="3"/>
          <w:wAfter w:w="3028" w:type="dxa"/>
        </w:trPr>
        <w:tc>
          <w:tcPr>
            <w:tcW w:w="2127" w:type="dxa"/>
            <w:tcBorders>
              <w:bottom w:val="single" w:sz="4" w:space="0" w:color="auto"/>
            </w:tcBorders>
          </w:tcPr>
          <w:p w14:paraId="4575042E" w14:textId="77777777" w:rsidR="00913887" w:rsidRPr="00987C9A" w:rsidRDefault="00913887" w:rsidP="009E2EE0">
            <w:pPr>
              <w:rPr>
                <w:rFonts w:ascii="Times New Roman" w:hAnsi="Times New Roman" w:cs="Times New Roman"/>
                <w:sz w:val="20"/>
                <w:szCs w:val="20"/>
              </w:rPr>
            </w:pPr>
            <w:r>
              <w:rPr>
                <w:rFonts w:ascii="Times New Roman" w:hAnsi="Times New Roman" w:cs="Times New Roman"/>
                <w:sz w:val="20"/>
                <w:szCs w:val="20"/>
              </w:rPr>
              <w:t>Age at length zero</w:t>
            </w:r>
          </w:p>
        </w:tc>
        <w:tc>
          <w:tcPr>
            <w:tcW w:w="3402" w:type="dxa"/>
            <w:tcBorders>
              <w:bottom w:val="single" w:sz="4" w:space="0" w:color="auto"/>
            </w:tcBorders>
          </w:tcPr>
          <w:p w14:paraId="352E20CB" w14:textId="77777777" w:rsidR="00913887" w:rsidRPr="00913887" w:rsidRDefault="00816E3E" w:rsidP="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-0.97</w:t>
            </w:r>
          </w:p>
        </w:tc>
        <w:tc>
          <w:tcPr>
            <w:tcW w:w="3969" w:type="dxa"/>
            <w:gridSpan w:val="2"/>
            <w:tcBorders>
              <w:bottom w:val="single" w:sz="4" w:space="0" w:color="auto"/>
            </w:tcBorders>
          </w:tcPr>
          <w:p w14:paraId="45ACDB8B" w14:textId="77777777" w:rsidR="009E2EE0" w:rsidRDefault="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-1.13</w:t>
            </w:r>
          </w:p>
        </w:tc>
      </w:tr>
      <w:tr w:rsidR="00355A2F" w:rsidRPr="00987C9A" w14:paraId="0AC0774B" w14:textId="77777777" w:rsidTr="00816E3E">
        <w:trPr>
          <w:gridAfter w:val="3"/>
          <w:wAfter w:w="3028" w:type="dxa"/>
        </w:trPr>
        <w:tc>
          <w:tcPr>
            <w:tcW w:w="2127" w:type="dxa"/>
            <w:tcBorders>
              <w:top w:val="single" w:sz="4" w:space="0" w:color="auto"/>
              <w:bottom w:val="single" w:sz="4" w:space="0" w:color="auto"/>
            </w:tcBorders>
            <w:vAlign w:val="center"/>
          </w:tcPr>
          <w:p w14:paraId="3023204D" w14:textId="77777777" w:rsidR="00355A2F" w:rsidRPr="00987C9A" w:rsidRDefault="00355A2F" w:rsidP="00816E3E">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3969" w:type="dxa"/>
            <w:gridSpan w:val="2"/>
            <w:tcBorders>
              <w:top w:val="single" w:sz="4" w:space="0" w:color="auto"/>
              <w:bottom w:val="single" w:sz="4" w:space="0" w:color="auto"/>
            </w:tcBorders>
          </w:tcPr>
          <w:p w14:paraId="1373A369" w14:textId="647FC3F4" w:rsidR="00355A2F" w:rsidRPr="00355A2F" w:rsidRDefault="00355A2F">
            <w:pPr>
              <w:jc w:val="center"/>
              <w:rPr>
                <w:rFonts w:ascii="Times New Roman" w:eastAsiaTheme="minorHAnsi" w:hAnsi="Times New Roman" w:cs="Times New Roman"/>
                <w:sz w:val="20"/>
                <w:szCs w:val="20"/>
                <w:lang w:val="en-ZA"/>
              </w:rPr>
            </w:pPr>
            <w:r w:rsidRPr="008474C5">
              <w:rPr>
                <w:rFonts w:ascii="Times New Roman" w:hAnsi="Times New Roman" w:cs="Times New Roman"/>
                <w:color w:val="000000"/>
                <w:sz w:val="20"/>
                <w:szCs w:val="20"/>
              </w:rPr>
              <w:t>0.42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0.24</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 xml:space="preserve"> -</w:t>
            </w:r>
          </w:p>
        </w:tc>
        <w:tc>
          <w:tcPr>
            <w:tcW w:w="3402" w:type="dxa"/>
            <w:tcBorders>
              <w:top w:val="single" w:sz="4" w:space="0" w:color="auto"/>
              <w:bottom w:val="single" w:sz="4" w:space="0" w:color="auto"/>
            </w:tcBorders>
          </w:tcPr>
          <w:p w14:paraId="5C036EDA" w14:textId="7AEC7731" w:rsidR="00355A2F" w:rsidRDefault="00355A2F">
            <w:pPr>
              <w:jc w:val="center"/>
              <w:rPr>
                <w:rFonts w:ascii="Times New Roman" w:hAnsi="Times New Roman" w:cs="Times New Roman"/>
                <w:sz w:val="20"/>
                <w:szCs w:val="20"/>
              </w:rPr>
            </w:pPr>
            <w:r w:rsidRPr="008474C5">
              <w:rPr>
                <w:rFonts w:ascii="Times New Roman" w:hAnsi="Times New Roman" w:cs="Times New Roman"/>
                <w:color w:val="000000"/>
                <w:sz w:val="20"/>
                <w:szCs w:val="20"/>
              </w:rPr>
              <w:t>0.41</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0.25</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w:t>
            </w:r>
          </w:p>
        </w:tc>
      </w:tr>
      <w:tr w:rsidR="00913887" w:rsidRPr="00987C9A" w14:paraId="1B9200A4" w14:textId="77777777" w:rsidTr="00816E3E">
        <w:trPr>
          <w:gridAfter w:val="3"/>
          <w:wAfter w:w="3028" w:type="dxa"/>
        </w:trPr>
        <w:tc>
          <w:tcPr>
            <w:tcW w:w="2127" w:type="dxa"/>
            <w:tcBorders>
              <w:top w:val="single" w:sz="4" w:space="0" w:color="auto"/>
              <w:bottom w:val="single" w:sz="4" w:space="0" w:color="auto"/>
            </w:tcBorders>
          </w:tcPr>
          <w:p w14:paraId="14AD2069" w14:textId="77777777" w:rsidR="00913887" w:rsidRPr="00987C9A" w:rsidRDefault="00913887" w:rsidP="009E2EE0">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7371" w:type="dxa"/>
            <w:gridSpan w:val="3"/>
            <w:tcBorders>
              <w:top w:val="single" w:sz="4" w:space="0" w:color="auto"/>
              <w:bottom w:val="single" w:sz="4" w:space="0" w:color="auto"/>
            </w:tcBorders>
          </w:tcPr>
          <w:p w14:paraId="50C11D68" w14:textId="1BC5941A" w:rsidR="009E2EE0" w:rsidRDefault="00913887">
            <w:pPr>
              <w:jc w:val="center"/>
              <w:rPr>
                <w:rFonts w:ascii="Times New Roman" w:hAnsi="Times New Roman" w:cs="Times New Roman"/>
                <w:sz w:val="20"/>
                <w:szCs w:val="20"/>
              </w:rPr>
            </w:pPr>
            <w:r>
              <w:rPr>
                <w:rFonts w:ascii="Times New Roman" w:hAnsi="Times New Roman" w:cs="Times New Roman"/>
                <w:sz w:val="20"/>
                <w:szCs w:val="20"/>
              </w:rPr>
              <w:t xml:space="preserve">-         </w:t>
            </w:r>
            <w:r w:rsidR="00D31F40">
              <w:rPr>
                <w:rFonts w:ascii="Times New Roman" w:hAnsi="Times New Roman" w:cs="Times New Roman"/>
                <w:sz w:val="20"/>
                <w:szCs w:val="20"/>
              </w:rPr>
              <w:t>Japanese</w:t>
            </w:r>
            <w:r>
              <w:rPr>
                <w:rFonts w:ascii="Times New Roman" w:hAnsi="Times New Roman" w:cs="Times New Roman"/>
                <w:sz w:val="20"/>
                <w:szCs w:val="20"/>
              </w:rPr>
              <w:t xml:space="preserve"> Longline fleet is asymptotic        -</w:t>
            </w:r>
          </w:p>
        </w:tc>
      </w:tr>
      <w:tr w:rsidR="00355A2F" w:rsidRPr="00987C9A" w14:paraId="30E6FFF1" w14:textId="77777777" w:rsidTr="0029590E">
        <w:trPr>
          <w:gridAfter w:val="3"/>
          <w:wAfter w:w="3028" w:type="dxa"/>
        </w:trPr>
        <w:tc>
          <w:tcPr>
            <w:tcW w:w="2127" w:type="dxa"/>
            <w:tcBorders>
              <w:top w:val="single" w:sz="4" w:space="0" w:color="auto"/>
              <w:bottom w:val="single" w:sz="4" w:space="0" w:color="auto"/>
            </w:tcBorders>
            <w:vAlign w:val="center"/>
          </w:tcPr>
          <w:p w14:paraId="6151ACE9" w14:textId="55D3565D" w:rsidR="00722735" w:rsidRDefault="00722735" w:rsidP="00816E3E">
            <w:pPr>
              <w:rPr>
                <w:rFonts w:ascii="Times New Roman" w:hAnsi="Times New Roman" w:cs="Times New Roman"/>
                <w:sz w:val="20"/>
                <w:szCs w:val="20"/>
              </w:rPr>
            </w:pPr>
            <w:r>
              <w:rPr>
                <w:rFonts w:ascii="Times New Roman" w:hAnsi="Times New Roman" w:cs="Times New Roman"/>
                <w:sz w:val="20"/>
                <w:szCs w:val="20"/>
              </w:rPr>
              <w:t>Age</w:t>
            </w:r>
          </w:p>
          <w:p w14:paraId="2189FC15" w14:textId="71DB93E1" w:rsidR="00355A2F" w:rsidRDefault="00355A2F" w:rsidP="00816E3E">
            <w:pPr>
              <w:rPr>
                <w:rFonts w:ascii="Times New Roman" w:hAnsi="Times New Roman" w:cs="Times New Roman"/>
                <w:sz w:val="20"/>
                <w:szCs w:val="20"/>
              </w:rPr>
            </w:pPr>
            <w:r>
              <w:rPr>
                <w:rFonts w:ascii="Times New Roman" w:hAnsi="Times New Roman" w:cs="Times New Roman"/>
                <w:sz w:val="20"/>
                <w:szCs w:val="20"/>
              </w:rPr>
              <w:t>Maturity at age</w:t>
            </w:r>
          </w:p>
          <w:p w14:paraId="683FC7A9" w14:textId="77777777" w:rsidR="00722735" w:rsidRDefault="00722735" w:rsidP="00816E3E">
            <w:pPr>
              <w:rPr>
                <w:rFonts w:ascii="Times New Roman" w:hAnsi="Times New Roman" w:cs="Times New Roman"/>
                <w:sz w:val="20"/>
                <w:szCs w:val="20"/>
              </w:rPr>
            </w:pPr>
            <w:r>
              <w:rPr>
                <w:rFonts w:ascii="Times New Roman" w:hAnsi="Times New Roman" w:cs="Times New Roman"/>
                <w:sz w:val="20"/>
                <w:szCs w:val="20"/>
              </w:rPr>
              <w:t>Alternative (low)</w:t>
            </w:r>
          </w:p>
          <w:p w14:paraId="4B2F4F98" w14:textId="4D6AD744" w:rsidR="00722735" w:rsidRPr="00987C9A" w:rsidRDefault="00722735" w:rsidP="00816E3E">
            <w:pPr>
              <w:rPr>
                <w:rFonts w:ascii="Times New Roman" w:hAnsi="Times New Roman" w:cs="Times New Roman"/>
                <w:sz w:val="20"/>
                <w:szCs w:val="20"/>
              </w:rPr>
            </w:pPr>
            <w:r>
              <w:rPr>
                <w:rFonts w:ascii="Times New Roman" w:hAnsi="Times New Roman" w:cs="Times New Roman"/>
                <w:sz w:val="20"/>
                <w:szCs w:val="20"/>
              </w:rPr>
              <w:t>Alternative (high)</w:t>
            </w:r>
          </w:p>
        </w:tc>
        <w:tc>
          <w:tcPr>
            <w:tcW w:w="7371" w:type="dxa"/>
            <w:gridSpan w:val="3"/>
            <w:tcBorders>
              <w:top w:val="single" w:sz="4" w:space="0" w:color="auto"/>
              <w:bottom w:val="single" w:sz="4" w:space="0" w:color="auto"/>
            </w:tcBorders>
          </w:tcPr>
          <w:p w14:paraId="221D814F" w14:textId="0C1469EE" w:rsidR="00355A2F" w:rsidRPr="008474C5" w:rsidRDefault="00D63323" w:rsidP="00D63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9"/>
                <w:szCs w:val="19"/>
                <w:lang w:eastAsia="en-CA"/>
              </w:rPr>
            </w:pPr>
            <w:r>
              <w:rPr>
                <w:rFonts w:ascii="Times New Roman" w:eastAsia="Times New Roman" w:hAnsi="Times New Roman" w:cs="Times New Roman"/>
                <w:b/>
                <w:color w:val="000000"/>
                <w:sz w:val="20"/>
                <w:szCs w:val="20"/>
                <w:lang w:eastAsia="en-CA"/>
              </w:rPr>
              <w:t xml:space="preserve">   </w:t>
            </w:r>
            <w:r w:rsidRPr="008474C5">
              <w:rPr>
                <w:rFonts w:ascii="Times New Roman" w:eastAsia="Times New Roman" w:hAnsi="Times New Roman" w:cs="Times New Roman"/>
                <w:b/>
                <w:color w:val="000000"/>
                <w:sz w:val="19"/>
                <w:szCs w:val="19"/>
                <w:lang w:eastAsia="en-CA"/>
              </w:rPr>
              <w:t xml:space="preserve">1 </w:t>
            </w:r>
            <w:r w:rsidR="00355A2F" w:rsidRPr="008474C5">
              <w:rPr>
                <w:rFonts w:ascii="Times New Roman" w:eastAsia="Times New Roman" w:hAnsi="Times New Roman" w:cs="Times New Roman"/>
                <w:b/>
                <w:color w:val="000000"/>
                <w:sz w:val="19"/>
                <w:szCs w:val="19"/>
                <w:lang w:eastAsia="en-CA"/>
              </w:rPr>
              <w:t xml:space="preserve"> </w:t>
            </w:r>
            <w:r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 2       3 </w:t>
            </w:r>
            <w:r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    </w:t>
            </w:r>
            <w:r w:rsidR="00D31F40"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4       5       6       7       8       9      10     </w:t>
            </w:r>
            <w:r w:rsidRPr="008474C5">
              <w:rPr>
                <w:rFonts w:ascii="Times New Roman" w:eastAsia="Times New Roman" w:hAnsi="Times New Roman" w:cs="Times New Roman"/>
                <w:b/>
                <w:color w:val="000000"/>
                <w:sz w:val="19"/>
                <w:szCs w:val="19"/>
                <w:lang w:eastAsia="en-CA"/>
              </w:rPr>
              <w:t xml:space="preserve">11     12     13     14    15 </w:t>
            </w:r>
            <w:r>
              <w:rPr>
                <w:rFonts w:ascii="Times New Roman" w:eastAsia="Times New Roman" w:hAnsi="Times New Roman" w:cs="Times New Roman"/>
                <w:b/>
                <w:color w:val="000000"/>
                <w:sz w:val="19"/>
                <w:szCs w:val="19"/>
                <w:lang w:eastAsia="en-CA"/>
              </w:rPr>
              <w:t xml:space="preserve">   16   17+</w:t>
            </w:r>
          </w:p>
          <w:p w14:paraId="10E78DA0" w14:textId="377B7476" w:rsidR="00722735" w:rsidRPr="008474C5" w:rsidRDefault="00D63323" w:rsidP="008474C5">
            <w:pPr>
              <w:rPr>
                <w:rFonts w:ascii="Times New Roman" w:eastAsia="Times New Roman" w:hAnsi="Times New Roman" w:cs="Times New Roman"/>
                <w:color w:val="000000"/>
                <w:sz w:val="19"/>
                <w:szCs w:val="19"/>
                <w:lang w:eastAsia="en-CA"/>
              </w:rPr>
            </w:pPr>
            <w:r w:rsidRPr="008474C5">
              <w:rPr>
                <w:rFonts w:ascii="Times New Roman" w:eastAsia="Times New Roman" w:hAnsi="Times New Roman" w:cs="Times New Roman"/>
                <w:color w:val="000000"/>
                <w:sz w:val="19"/>
                <w:szCs w:val="19"/>
                <w:lang w:eastAsia="en-CA"/>
              </w:rPr>
              <w:t xml:space="preserve">0.01  </w:t>
            </w:r>
            <w:r w:rsidR="00355A2F" w:rsidRPr="008474C5">
              <w:rPr>
                <w:rFonts w:ascii="Times New Roman" w:eastAsia="Times New Roman" w:hAnsi="Times New Roman" w:cs="Times New Roman"/>
                <w:color w:val="000000"/>
                <w:sz w:val="19"/>
                <w:szCs w:val="19"/>
                <w:lang w:eastAsia="en-CA"/>
              </w:rPr>
              <w:t xml:space="preserve">0.03  0.08  0.18  0.38  0.62  0.82  0.92  0.97  0.99  </w:t>
            </w:r>
            <w:r w:rsidRPr="008474C5">
              <w:rPr>
                <w:rFonts w:ascii="Times New Roman" w:eastAsia="Times New Roman" w:hAnsi="Times New Roman" w:cs="Times New Roman"/>
                <w:color w:val="000000"/>
                <w:sz w:val="19"/>
                <w:szCs w:val="19"/>
                <w:lang w:eastAsia="en-CA"/>
              </w:rPr>
              <w:t xml:space="preserve">  1       1        1       1     1</w:t>
            </w:r>
            <w:r>
              <w:rPr>
                <w:rFonts w:ascii="Times New Roman" w:eastAsia="Times New Roman" w:hAnsi="Times New Roman" w:cs="Times New Roman"/>
                <w:color w:val="000000"/>
                <w:sz w:val="19"/>
                <w:szCs w:val="19"/>
                <w:lang w:eastAsia="en-CA"/>
              </w:rPr>
              <w:t xml:space="preserve">        1    1</w:t>
            </w:r>
          </w:p>
          <w:p w14:paraId="0CF729F5" w14:textId="33ED930B" w:rsidR="00D63323" w:rsidRPr="008474C5" w:rsidRDefault="00D63323" w:rsidP="008474C5">
            <w:pPr>
              <w:rPr>
                <w:rFonts w:ascii="Times New Roman" w:hAnsi="Times New Roman" w:cs="Times New Roman"/>
                <w:sz w:val="19"/>
                <w:szCs w:val="19"/>
              </w:rPr>
            </w:pP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 xml:space="preserve"> 0       0        0    0.25  0.5      1      1       1         </w:t>
            </w:r>
            <w:r w:rsidRPr="008474C5">
              <w:rPr>
                <w:rFonts w:ascii="Times New Roman" w:hAnsi="Times New Roman" w:cs="Times New Roman"/>
                <w:sz w:val="19"/>
                <w:szCs w:val="19"/>
              </w:rPr>
              <w:t>1      1      1</w:t>
            </w:r>
            <w:r>
              <w:rPr>
                <w:rFonts w:ascii="Times New Roman" w:hAnsi="Times New Roman" w:cs="Times New Roman"/>
                <w:sz w:val="19"/>
                <w:szCs w:val="19"/>
              </w:rPr>
              <w:t xml:space="preserve">       1        1       1     1        1    1</w:t>
            </w:r>
          </w:p>
          <w:p w14:paraId="5201FA2A" w14:textId="4C31C223" w:rsidR="00355A2F" w:rsidRDefault="00D63323" w:rsidP="008474C5">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 xml:space="preserve">0       0   </w:t>
            </w:r>
            <w:r w:rsidRPr="008474C5">
              <w:rPr>
                <w:rFonts w:ascii="Times New Roman" w:hAnsi="Times New Roman" w:cs="Times New Roman"/>
                <w:sz w:val="19"/>
                <w:szCs w:val="19"/>
              </w:rPr>
              <w:t xml:space="preserve">     0       </w:t>
            </w:r>
            <w:r w:rsidR="00722735" w:rsidRPr="008474C5">
              <w:rPr>
                <w:rFonts w:ascii="Times New Roman" w:hAnsi="Times New Roman" w:cs="Times New Roman"/>
                <w:sz w:val="19"/>
                <w:szCs w:val="19"/>
              </w:rPr>
              <w:t>0</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0.08</w:t>
            </w:r>
            <w:r w:rsidRPr="008474C5">
              <w:rPr>
                <w:rFonts w:ascii="Times New Roman" w:hAnsi="Times New Roman" w:cs="Times New Roman"/>
                <w:sz w:val="19"/>
                <w:szCs w:val="19"/>
              </w:rPr>
              <w:t xml:space="preserve">  0.15  0.24  </w:t>
            </w:r>
            <w:r w:rsidR="00722735" w:rsidRPr="008474C5">
              <w:rPr>
                <w:rFonts w:ascii="Times New Roman" w:hAnsi="Times New Roman" w:cs="Times New Roman"/>
                <w:sz w:val="19"/>
                <w:szCs w:val="19"/>
              </w:rPr>
              <w:t>0.33</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0.41</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0.5</w:t>
            </w:r>
            <w:r w:rsidRPr="008474C5">
              <w:rPr>
                <w:rFonts w:ascii="Times New Roman" w:hAnsi="Times New Roman" w:cs="Times New Roman"/>
                <w:sz w:val="19"/>
                <w:szCs w:val="19"/>
              </w:rPr>
              <w:t xml:space="preserve">   0.58  0.65   </w:t>
            </w:r>
            <w:r w:rsidR="00722735" w:rsidRPr="008474C5">
              <w:rPr>
                <w:rFonts w:ascii="Times New Roman" w:hAnsi="Times New Roman" w:cs="Times New Roman"/>
                <w:sz w:val="19"/>
                <w:szCs w:val="19"/>
              </w:rPr>
              <w:t>0.71</w:t>
            </w:r>
            <w:r w:rsidRPr="008474C5">
              <w:rPr>
                <w:rFonts w:ascii="Times New Roman" w:hAnsi="Times New Roman" w:cs="Times New Roman"/>
                <w:sz w:val="19"/>
                <w:szCs w:val="19"/>
              </w:rPr>
              <w:t xml:space="preserve"> 0.82  </w:t>
            </w:r>
            <w:r w:rsidR="00722735" w:rsidRPr="008474C5">
              <w:rPr>
                <w:rFonts w:ascii="Times New Roman" w:hAnsi="Times New Roman" w:cs="Times New Roman"/>
                <w:sz w:val="19"/>
                <w:szCs w:val="19"/>
              </w:rPr>
              <w:t>0.86</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0.9</w:t>
            </w:r>
            <w:r w:rsidRPr="008474C5">
              <w:rPr>
                <w:rFonts w:ascii="Times New Roman" w:hAnsi="Times New Roman" w:cs="Times New Roman"/>
                <w:sz w:val="19"/>
                <w:szCs w:val="19"/>
              </w:rPr>
              <w:t xml:space="preserve"> </w:t>
            </w:r>
            <w:r>
              <w:rPr>
                <w:rFonts w:ascii="Times New Roman" w:hAnsi="Times New Roman" w:cs="Times New Roman"/>
                <w:sz w:val="19"/>
                <w:szCs w:val="19"/>
              </w:rPr>
              <w:t xml:space="preserve">  </w:t>
            </w:r>
            <w:r w:rsidRPr="008474C5">
              <w:rPr>
                <w:rFonts w:ascii="Times New Roman" w:hAnsi="Times New Roman" w:cs="Times New Roman"/>
                <w:sz w:val="19"/>
                <w:szCs w:val="19"/>
              </w:rPr>
              <w:t>1</w:t>
            </w:r>
            <w:r w:rsidR="00722735" w:rsidRPr="00722735" w:rsidDel="00355A2F">
              <w:rPr>
                <w:rFonts w:ascii="Times New Roman" w:hAnsi="Times New Roman" w:cs="Times New Roman"/>
                <w:sz w:val="20"/>
                <w:szCs w:val="20"/>
              </w:rPr>
              <w:t xml:space="preserve"> </w:t>
            </w:r>
          </w:p>
        </w:tc>
      </w:tr>
      <w:tr w:rsidR="00715CB3" w:rsidRPr="00987C9A" w14:paraId="7F3FDFB1" w14:textId="77777777" w:rsidTr="00816E3E">
        <w:tc>
          <w:tcPr>
            <w:tcW w:w="2127" w:type="dxa"/>
          </w:tcPr>
          <w:p w14:paraId="28F57C7F" w14:textId="17AEDF1A" w:rsidR="009F4647" w:rsidRPr="00987C9A" w:rsidRDefault="009F4647" w:rsidP="009E2EE0">
            <w:pPr>
              <w:rPr>
                <w:rFonts w:ascii="Times New Roman" w:hAnsi="Times New Roman" w:cs="Times New Roman"/>
                <w:sz w:val="18"/>
                <w:szCs w:val="18"/>
              </w:rPr>
            </w:pPr>
          </w:p>
        </w:tc>
        <w:tc>
          <w:tcPr>
            <w:tcW w:w="3969" w:type="dxa"/>
            <w:gridSpan w:val="2"/>
          </w:tcPr>
          <w:p w14:paraId="6CB5D399" w14:textId="77777777" w:rsidR="009F4647" w:rsidRPr="00987C9A" w:rsidRDefault="009F4647" w:rsidP="009E2EE0">
            <w:pPr>
              <w:rPr>
                <w:rFonts w:ascii="Times New Roman" w:hAnsi="Times New Roman" w:cs="Times New Roman"/>
                <w:sz w:val="18"/>
                <w:szCs w:val="18"/>
              </w:rPr>
            </w:pPr>
          </w:p>
        </w:tc>
        <w:tc>
          <w:tcPr>
            <w:tcW w:w="3447" w:type="dxa"/>
            <w:gridSpan w:val="2"/>
          </w:tcPr>
          <w:p w14:paraId="16838F05" w14:textId="77777777" w:rsidR="009F4647" w:rsidRPr="00987C9A" w:rsidRDefault="009F4647" w:rsidP="009E2EE0">
            <w:pPr>
              <w:rPr>
                <w:rFonts w:ascii="Times New Roman" w:hAnsi="Times New Roman" w:cs="Times New Roman"/>
                <w:sz w:val="18"/>
                <w:szCs w:val="18"/>
              </w:rPr>
            </w:pPr>
          </w:p>
        </w:tc>
        <w:tc>
          <w:tcPr>
            <w:tcW w:w="2160" w:type="dxa"/>
          </w:tcPr>
          <w:p w14:paraId="50125ECC" w14:textId="77777777" w:rsidR="009F4647" w:rsidRPr="00987C9A" w:rsidRDefault="009F4647" w:rsidP="009E2EE0">
            <w:pPr>
              <w:rPr>
                <w:rFonts w:ascii="Times New Roman" w:hAnsi="Times New Roman" w:cs="Times New Roman"/>
                <w:sz w:val="18"/>
                <w:szCs w:val="18"/>
              </w:rPr>
            </w:pPr>
          </w:p>
        </w:tc>
        <w:tc>
          <w:tcPr>
            <w:tcW w:w="823" w:type="dxa"/>
          </w:tcPr>
          <w:p w14:paraId="6BCBA9D9" w14:textId="77777777" w:rsidR="009F4647" w:rsidRPr="00987C9A" w:rsidRDefault="009F4647" w:rsidP="009E2EE0">
            <w:pPr>
              <w:rPr>
                <w:rFonts w:ascii="Times New Roman" w:hAnsi="Times New Roman" w:cs="Times New Roman"/>
                <w:sz w:val="18"/>
                <w:szCs w:val="18"/>
              </w:rPr>
            </w:pPr>
          </w:p>
        </w:tc>
      </w:tr>
    </w:tbl>
    <w:p w14:paraId="50757EDD" w14:textId="77777777" w:rsidR="00987C9A" w:rsidRDefault="00987C9A" w:rsidP="001B61C4">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528" w:name="_Toc465365334"/>
      <w:r w:rsidRPr="00987C9A">
        <w:t>Estimated parameters</w:t>
      </w:r>
      <w:bookmarkEnd w:id="528"/>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001E25FF"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The parameters estimated by the model. The example is for a possible bluefin tuna operating model of </w:t>
      </w:r>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areas, 4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fleets, </w:t>
      </w:r>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r w:rsidRPr="00987C9A">
        <w:rPr>
          <w:rFonts w:ascii="Times New Roman" w:eastAsiaTheme="minorEastAsia" w:hAnsi="Times New Roman" w:cs="Times New Roman"/>
          <w:sz w:val="24"/>
          <w:szCs w:val="24"/>
          <w:lang w:val="en-CA"/>
        </w:rPr>
        <w:t xml:space="preserve">years and </w:t>
      </w:r>
      <w:r w:rsidR="00D31F40">
        <w:rPr>
          <w:rFonts w:ascii="Times New Roman" w:eastAsiaTheme="minorEastAsia" w:hAnsi="Times New Roman" w:cs="Times New Roman"/>
          <w:sz w:val="24"/>
          <w:szCs w:val="24"/>
          <w:lang w:val="en-CA"/>
        </w:rPr>
        <w:t>26</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Unfished 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r w:rsidRPr="00987C9A">
              <w:rPr>
                <w:rFonts w:ascii="Times New Roman" w:hAnsi="Times New Roman" w:cs="Times New Roman"/>
                <w:i/>
                <w:sz w:val="20"/>
                <w:szCs w:val="20"/>
                <w:vertAlign w:val="subscript"/>
              </w:rPr>
              <w:t>0</w:t>
            </w:r>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r w:rsidRPr="00987C9A">
              <w:rPr>
                <w:rFonts w:ascii="Times New Roman" w:hAnsi="Times New Roman" w:cs="Times New Roman"/>
                <w:i/>
                <w:sz w:val="20"/>
                <w:szCs w:val="20"/>
              </w:rPr>
              <w:t xml:space="preserve"> </w:t>
            </w:r>
          </w:p>
        </w:tc>
        <w:tc>
          <w:tcPr>
            <w:tcW w:w="972" w:type="dxa"/>
          </w:tcPr>
          <w:p w14:paraId="578F2DC4" w14:textId="1FA4459C"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roofErr w:type="spellEnd"/>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72C2CF47" w14:textId="7C0F3E52"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roofErr w:type="spellEnd"/>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05AD32B0" w14:textId="6FD6D768"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13</w:t>
            </w:r>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roofErr w:type="spellEnd"/>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proofErr w:type="spellEnd"/>
            <w:r w:rsidRPr="00987C9A">
              <w:rPr>
                <w:rFonts w:ascii="Times New Roman" w:hAnsi="Times New Roman" w:cs="Times New Roman"/>
                <w:sz w:val="20"/>
                <w:szCs w:val="20"/>
                <w:vertAlign w:val="subscript"/>
              </w:rPr>
              <w:t xml:space="preserve"> + </w:t>
            </w: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2012A825" w:rsidR="00987C9A" w:rsidRPr="00987C9A" w:rsidRDefault="00D31F40" w:rsidP="00D31F40">
            <w:pPr>
              <w:keepNext/>
              <w:keepLines/>
              <w:rPr>
                <w:rFonts w:ascii="Times New Roman" w:hAnsi="Times New Roman" w:cs="Times New Roman"/>
                <w:sz w:val="20"/>
                <w:szCs w:val="20"/>
              </w:rPr>
            </w:pPr>
            <w:r w:rsidRPr="00987C9A">
              <w:rPr>
                <w:rFonts w:ascii="Times New Roman" w:hAnsi="Times New Roman" w:cs="Times New Roman"/>
                <w:sz w:val="20"/>
                <w:szCs w:val="20"/>
              </w:rPr>
              <w:t>1</w:t>
            </w:r>
            <w:r>
              <w:rPr>
                <w:rFonts w:ascii="Times New Roman" w:hAnsi="Times New Roman" w:cs="Times New Roman"/>
                <w:sz w:val="20"/>
                <w:szCs w:val="20"/>
              </w:rPr>
              <w:t>60</w:t>
            </w:r>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2F0EBD86" w14:textId="06C9548F" w:rsidR="00987C9A" w:rsidRPr="00987C9A" w:rsidRDefault="00355A2F" w:rsidP="001B61C4">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r w:rsidR="00D31F40">
              <w:rPr>
                <w:rFonts w:ascii="Times New Roman" w:hAnsi="Times New Roman" w:cs="Times New Roman"/>
                <w:sz w:val="20"/>
                <w:szCs w:val="20"/>
              </w:rPr>
              <w:t>(gravity model)</w:t>
            </w:r>
          </w:p>
        </w:tc>
        <w:tc>
          <w:tcPr>
            <w:tcW w:w="2701" w:type="dxa"/>
          </w:tcPr>
          <w:p w14:paraId="7FDED2B9" w14:textId="3D9B4867" w:rsidR="00987C9A" w:rsidRPr="00987C9A" w:rsidRDefault="00987C9A" w:rsidP="00D31F40">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p>
        </w:tc>
        <w:tc>
          <w:tcPr>
            <w:tcW w:w="972" w:type="dxa"/>
          </w:tcPr>
          <w:p w14:paraId="22470FB3" w14:textId="09357BFA"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80</w:t>
            </w:r>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r w:rsidR="00355A2F">
              <w:rPr>
                <w:rFonts w:ascii="Times New Roman" w:hAnsi="Times New Roman" w:cs="Times New Roman"/>
                <w:sz w:val="20"/>
                <w:szCs w:val="20"/>
              </w:rPr>
              <w:t xml:space="preserve"> </w:t>
            </w:r>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3E1DB9E"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297</w:t>
            </w:r>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529" w:name="_Toc465365335"/>
      <w:r>
        <w:rPr>
          <w:rFonts w:eastAsiaTheme="minorEastAsia"/>
        </w:rPr>
        <w:t>Model predictions to compare with past data</w:t>
      </w:r>
      <w:r w:rsidR="00987C9A" w:rsidRPr="00987C9A">
        <w:rPr>
          <w:rFonts w:eastAsiaTheme="minorEastAsia"/>
        </w:rPr>
        <w:t xml:space="preserve"> and likelihood functions</w:t>
      </w:r>
      <w:bookmarkEnd w:id="529"/>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t>
      </w:r>
      <w:proofErr w:type="gramStart"/>
      <w:r w:rsidRPr="00987C9A">
        <w:rPr>
          <w:rFonts w:ascii="Times New Roman" w:eastAsiaTheme="minorEastAsia" w:hAnsi="Times New Roman" w:cs="Times New Roman"/>
          <w:sz w:val="24"/>
          <w:szCs w:val="24"/>
          <w:lang w:val="en-CA"/>
        </w:rPr>
        <w:t xml:space="preserve">weight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proofErr w:type="spellStart"/>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proofErr w:type="spellEnd"/>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w:t>
      </w:r>
      <w:proofErr w:type="gramStart"/>
      <w:r w:rsidRPr="00987C9A">
        <w:rPr>
          <w:rFonts w:ascii="Times New Roman" w:eastAsiaTheme="minorEastAsia" w:hAnsi="Times New Roman" w:cs="Times New Roman"/>
          <w:sz w:val="24"/>
          <w:szCs w:val="24"/>
          <w:lang w:val="en-CA"/>
        </w:rPr>
        <w:t xml:space="preserve">catches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9D082B"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w:t>
      </w:r>
      <w:proofErr w:type="spellStart"/>
      <w:r w:rsidRPr="00987C9A">
        <w:rPr>
          <w:rFonts w:ascii="Times New Roman" w:eastAsiaTheme="minorEastAsia" w:hAnsi="Times New Roman" w:cs="Times New Roman"/>
          <w:sz w:val="24"/>
          <w:szCs w:val="24"/>
          <w:lang w:val="en-CA"/>
        </w:rPr>
        <w:t>multinomially</w:t>
      </w:r>
      <w:proofErr w:type="spellEnd"/>
      <w:r w:rsidRPr="00987C9A">
        <w:rPr>
          <w:rFonts w:ascii="Times New Roman" w:eastAsiaTheme="minorEastAsia" w:hAnsi="Times New Roman" w:cs="Times New Roman"/>
          <w:sz w:val="24"/>
          <w:szCs w:val="24"/>
          <w:lang w:val="en-CA"/>
        </w:rPr>
        <w:t xml:space="preserve">.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xml:space="preserve">. For example for a tag released on a fish of stock 1 in year 2,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3, and area 4, the probability of detecting the tag in year 3,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lastRenderedPageBreak/>
        <w:t>where</w:t>
      </w:r>
      <w:proofErr w:type="gramEnd"/>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w:t>
      </w:r>
      <w:proofErr w:type="spellStart"/>
      <w:r w:rsidRPr="00987C9A">
        <w:rPr>
          <w:rFonts w:ascii="Times New Roman" w:eastAsiaTheme="minorEastAsia" w:hAnsi="Times New Roman" w:cs="Times New Roman"/>
          <w:sz w:val="24"/>
          <w:szCs w:val="24"/>
          <w:lang w:val="en-CA"/>
        </w:rPr>
        <w:t>PSATu</w:t>
      </w:r>
      <w:proofErr w:type="spellEnd"/>
      <w:r w:rsidRPr="00987C9A">
        <w:rPr>
          <w:rFonts w:ascii="Times New Roman" w:eastAsiaTheme="minorEastAsia" w:hAnsi="Times New Roman" w:cs="Times New Roman"/>
          <w:sz w:val="24"/>
          <w:szCs w:val="24"/>
          <w:lang w:val="en-CA"/>
        </w:rPr>
        <w:t xml:space="preserve">,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w:t>
      </w:r>
      <w:proofErr w:type="gramStart"/>
      <w:r w:rsidRPr="00987C9A">
        <w:rPr>
          <w:rFonts w:ascii="Times New Roman" w:eastAsiaTheme="minorEastAsia" w:hAnsi="Times New Roman" w:cs="Times New Roman"/>
          <w:sz w:val="24"/>
          <w:szCs w:val="24"/>
          <w:lang w:val="en-CA"/>
        </w:rPr>
        <w:t>years</w:t>
      </w:r>
      <w:proofErr w:type="gram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proofErr w:type="spellStart"/>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proofErr w:type="spellEnd"/>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9D082B"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77777777"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1B72EF3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addition to these likelihood functions for observed data, priors may be placed on the steepness parameter </w:t>
      </w:r>
      <w:r w:rsidRPr="00987C9A">
        <w:rPr>
          <w:rFonts w:ascii="Times New Roman" w:eastAsiaTheme="minorEastAsia" w:hAnsi="Times New Roman" w:cs="Times New Roman"/>
          <w:i/>
          <w:sz w:val="24"/>
          <w:szCs w:val="24"/>
          <w:lang w:val="en-CA"/>
        </w:rPr>
        <w:t>h</w:t>
      </w:r>
      <w:r w:rsidRPr="00987C9A">
        <w:rPr>
          <w:rFonts w:ascii="Times New Roman" w:eastAsiaTheme="minorEastAsia" w:hAnsi="Times New Roman" w:cs="Times New Roman"/>
          <w:sz w:val="24"/>
          <w:szCs w:val="24"/>
          <w:lang w:val="en-CA"/>
        </w:rPr>
        <w:t xml:space="preserve">, of the stock recruitment relationship and a factor </w:t>
      </w:r>
      <w:proofErr w:type="spellStart"/>
      <w:r w:rsidRPr="00987C9A">
        <w:rPr>
          <w:rFonts w:ascii="Times New Roman" w:eastAsiaTheme="minorEastAsia" w:hAnsi="Times New Roman" w:cs="Times New Roman"/>
          <w:i/>
          <w:sz w:val="24"/>
          <w:szCs w:val="24"/>
          <w:lang w:val="en-CA"/>
        </w:rPr>
        <w:t>Mfac</w:t>
      </w:r>
      <w:proofErr w:type="spellEnd"/>
      <w:r w:rsidRPr="00987C9A">
        <w:rPr>
          <w:rFonts w:ascii="Times New Roman" w:eastAsiaTheme="minorEastAsia" w:hAnsi="Times New Roman" w:cs="Times New Roman"/>
          <w:sz w:val="24"/>
          <w:szCs w:val="24"/>
          <w:lang w:val="en-CA"/>
        </w:rPr>
        <w:t xml:space="preserve">, multiplied by the user specified natural mortality rate-at-age schedule </w:t>
      </w:r>
      <w:proofErr w:type="spellStart"/>
      <w:r w:rsidRPr="00987C9A">
        <w:rPr>
          <w:rFonts w:ascii="Times New Roman" w:eastAsiaTheme="minorEastAsia" w:hAnsi="Times New Roman" w:cs="Times New Roman"/>
          <w:i/>
          <w:sz w:val="24"/>
          <w:szCs w:val="24"/>
          <w:lang w:val="en-CA"/>
        </w:rPr>
        <w:t>Minit</w:t>
      </w:r>
      <w:proofErr w:type="spellEnd"/>
      <w:r w:rsidR="002A7158">
        <w:rPr>
          <w:rFonts w:ascii="Times New Roman" w:eastAsiaTheme="minorEastAsia" w:hAnsi="Times New Roman" w:cs="Times New Roman"/>
          <w:sz w:val="24"/>
          <w:szCs w:val="24"/>
          <w:lang w:val="en-CA"/>
        </w:rPr>
        <w:t>:</w:t>
      </w:r>
    </w:p>
    <w:p w14:paraId="2350B2CE" w14:textId="77777777" w:rsidR="007E218D" w:rsidRDefault="007E218D" w:rsidP="009E2EE0">
      <w:pPr>
        <w:jc w:val="both"/>
        <w:rPr>
          <w:rFonts w:ascii="Times New Roman" w:eastAsiaTheme="minorEastAsia" w:hAnsi="Times New Roman" w:cs="Times New Roman"/>
          <w:sz w:val="24"/>
          <w:szCs w:val="24"/>
          <w:lang w:val="en-CA"/>
        </w:rPr>
      </w:pPr>
    </w:p>
    <w:p w14:paraId="69E85E4A"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Minit</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p>
    <w:p w14:paraId="12763017" w14:textId="77777777" w:rsidR="007E218D" w:rsidRDefault="007E218D" w:rsidP="009E2EE0">
      <w:pPr>
        <w:jc w:val="both"/>
        <w:rPr>
          <w:rFonts w:ascii="Times New Roman" w:eastAsiaTheme="minorEastAsia" w:hAnsi="Times New Roman" w:cs="Times New Roman"/>
          <w:sz w:val="24"/>
          <w:szCs w:val="24"/>
          <w:lang w:val="en-CA"/>
        </w:rPr>
      </w:pPr>
    </w:p>
    <w:p w14:paraId="5B1F8D1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factor applied to the natural mortality rate-at-age schedule is assumed to be lognormally distributed according to user specified mean and standard deviation parameters. </w:t>
      </w:r>
    </w:p>
    <w:p w14:paraId="64738D2E" w14:textId="77777777" w:rsidR="007E218D" w:rsidRDefault="007E218D" w:rsidP="009E2EE0">
      <w:pPr>
        <w:jc w:val="both"/>
        <w:rPr>
          <w:rFonts w:ascii="Times New Roman" w:eastAsiaTheme="minorEastAsia" w:hAnsi="Times New Roman" w:cs="Times New Roman"/>
          <w:sz w:val="24"/>
          <w:szCs w:val="24"/>
          <w:lang w:val="en-CA"/>
        </w:rPr>
      </w:pPr>
    </w:p>
    <w:p w14:paraId="3FFC0CE8"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μM</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0</w:t>
      </w:r>
      <w:r w:rsidR="00F22DC4">
        <w:rPr>
          <w:rFonts w:ascii="Times New Roman" w:eastAsiaTheme="minorEastAsia" w:hAnsi="Times New Roman" w:cs="Times New Roman"/>
          <w:sz w:val="24"/>
          <w:szCs w:val="24"/>
          <w:lang w:val="en-CA"/>
        </w:rPr>
        <w:t>)</w:t>
      </w:r>
    </w:p>
    <w:p w14:paraId="4387E909" w14:textId="77777777" w:rsidR="007E218D" w:rsidRDefault="007E218D" w:rsidP="009E2EE0">
      <w:pPr>
        <w:jc w:val="both"/>
        <w:rPr>
          <w:rFonts w:ascii="Times New Roman" w:eastAsiaTheme="minorEastAsia" w:hAnsi="Times New Roman" w:cs="Times New Roman"/>
          <w:sz w:val="24"/>
          <w:szCs w:val="24"/>
          <w:lang w:val="en-CA"/>
        </w:rPr>
      </w:pPr>
    </w:p>
    <w:p w14:paraId="5003E66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Steepness is parameterized by a logit model constrained between 0.2 and 1:</w:t>
      </w:r>
    </w:p>
    <w:p w14:paraId="40AB8325" w14:textId="77777777" w:rsidR="007E218D" w:rsidRDefault="007E218D" w:rsidP="009E2EE0">
      <w:pPr>
        <w:jc w:val="both"/>
        <w:rPr>
          <w:rFonts w:ascii="Times New Roman" w:eastAsiaTheme="minorEastAsia" w:hAnsi="Times New Roman" w:cs="Times New Roman"/>
          <w:sz w:val="24"/>
          <w:szCs w:val="24"/>
          <w:lang w:val="en-CA"/>
        </w:rPr>
      </w:pPr>
    </w:p>
    <w:p w14:paraId="0ED2E7FA"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=0.2+0.8∙</m:t>
        </m:r>
        <m:f>
          <m:fPr>
            <m:type m:val="lin"/>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num>
          <m:den>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e>
            </m:d>
          </m:den>
        </m:f>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1</w:t>
      </w:r>
      <w:r w:rsidR="00F22DC4">
        <w:rPr>
          <w:rFonts w:ascii="Times New Roman" w:eastAsiaTheme="minorEastAsia" w:hAnsi="Times New Roman" w:cs="Times New Roman"/>
          <w:sz w:val="24"/>
          <w:szCs w:val="24"/>
          <w:lang w:val="en-CA"/>
        </w:rPr>
        <w:t>)</w:t>
      </w:r>
    </w:p>
    <w:p w14:paraId="4C1A2AE0" w14:textId="77777777" w:rsidR="007E218D" w:rsidRDefault="007E218D" w:rsidP="009E2EE0">
      <w:pPr>
        <w:jc w:val="both"/>
        <w:rPr>
          <w:rFonts w:ascii="Times New Roman" w:eastAsiaTheme="minorEastAsia" w:hAnsi="Times New Roman" w:cs="Times New Roman"/>
          <w:sz w:val="24"/>
          <w:szCs w:val="24"/>
          <w:lang w:val="en-CA"/>
        </w:rPr>
      </w:pPr>
    </w:p>
    <w:p w14:paraId="22EBB10A"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In the logit</w:t>
      </w:r>
      <w:r w:rsidRPr="00987C9A">
        <w:rPr>
          <w:rFonts w:ascii="Times New Roman" w:eastAsiaTheme="minorEastAsia" w:hAnsi="Times New Roman" w:cs="Times New Roman"/>
          <w:sz w:val="24"/>
          <w:szCs w:val="24"/>
          <w:vertAlign w:val="superscript"/>
          <w:lang w:val="en-CA"/>
        </w:rPr>
        <w:t>-1</w:t>
      </w:r>
      <w:r w:rsidRPr="00987C9A">
        <w:rPr>
          <w:rFonts w:ascii="Times New Roman" w:eastAsiaTheme="minorEastAsia" w:hAnsi="Times New Roman" w:cs="Times New Roman"/>
          <w:sz w:val="24"/>
          <w:szCs w:val="24"/>
          <w:lang w:val="en-CA"/>
        </w:rPr>
        <w:t xml:space="preserve"> space, a normal prior is adopted for this transformed </w:t>
      </w:r>
      <w:proofErr w:type="gramStart"/>
      <w:r w:rsidRPr="00987C9A">
        <w:rPr>
          <w:rFonts w:ascii="Times New Roman" w:eastAsiaTheme="minorEastAsia" w:hAnsi="Times New Roman" w:cs="Times New Roman"/>
          <w:sz w:val="24"/>
          <w:szCs w:val="24"/>
          <w:lang w:val="en-CA"/>
        </w:rPr>
        <w:t xml:space="preserve">steepness </w:t>
      </w:r>
      <w:proofErr w:type="gramEnd"/>
      <m:oMath>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h</m:t>
            </m:r>
          </m:e>
        </m:acc>
      </m:oMath>
      <w:r w:rsidRPr="00987C9A">
        <w:rPr>
          <w:rFonts w:ascii="Times New Roman" w:eastAsiaTheme="minorEastAsia" w:hAnsi="Times New Roman" w:cs="Times New Roman"/>
          <w:sz w:val="24"/>
          <w:szCs w:val="24"/>
          <w:lang w:val="en-CA"/>
        </w:rPr>
        <w:t xml:space="preserve">, parameter that includes user specified mean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μh</m:t>
            </m:r>
          </m:e>
        </m:acc>
      </m:oMath>
      <w:r w:rsidRPr="00987C9A">
        <w:rPr>
          <w:rFonts w:ascii="Times New Roman" w:eastAsiaTheme="minorEastAsia" w:hAnsi="Times New Roman" w:cs="Times New Roman"/>
          <w:sz w:val="24"/>
          <w:szCs w:val="24"/>
          <w:lang w:val="en-CA"/>
        </w:rPr>
        <w:t xml:space="preserve">, and standard deviation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σh</m:t>
            </m:r>
          </m:e>
        </m:acc>
      </m:oMath>
      <w:r w:rsidRPr="00987C9A">
        <w:rPr>
          <w:rFonts w:ascii="Times New Roman" w:eastAsiaTheme="minorEastAsia" w:hAnsi="Times New Roman" w:cs="Times New Roman"/>
          <w:sz w:val="24"/>
          <w:szCs w:val="24"/>
          <w:lang w:val="en-CA"/>
        </w:rPr>
        <w:t xml:space="preserve">, parameters. The corresponding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is:</w:t>
      </w:r>
    </w:p>
    <w:p w14:paraId="46F3820E" w14:textId="77777777" w:rsidR="007E218D" w:rsidRDefault="007E218D" w:rsidP="009E2EE0">
      <w:pPr>
        <w:jc w:val="both"/>
        <w:rPr>
          <w:rFonts w:ascii="Times New Roman" w:eastAsiaTheme="minorEastAsia" w:hAnsi="Times New Roman" w:cs="Times New Roman"/>
          <w:b/>
          <w:sz w:val="24"/>
          <w:szCs w:val="24"/>
          <w:lang w:val="en-CA"/>
        </w:rPr>
      </w:pPr>
    </w:p>
    <w:p w14:paraId="06D1407C"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μh</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t xml:space="preserve"> </w:t>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22</w:t>
      </w:r>
      <w:r w:rsidR="00F22DC4">
        <w:rPr>
          <w:rFonts w:ascii="Times New Roman" w:eastAsiaTheme="minorEastAsia" w:hAnsi="Times New Roman" w:cs="Times New Roman"/>
          <w:sz w:val="24"/>
          <w:szCs w:val="24"/>
          <w:lang w:val="en-CA"/>
        </w:rPr>
        <w:t>)</w:t>
      </w: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proofErr w:type="spellStart"/>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proofErr w:type="spellEnd"/>
      <w:r w:rsidRPr="00987C9A">
        <w:rPr>
          <w:rFonts w:ascii="Times New Roman" w:eastAsiaTheme="minorEastAsia" w:hAnsi="Times New Roman" w:cs="Times New Roman"/>
          <w:sz w:val="24"/>
          <w:szCs w:val="24"/>
          <w:lang w:val="en-CA"/>
        </w:rPr>
        <w:t xml:space="preserve">, to be minimized is the summation of the </w:t>
      </w:r>
      <w:proofErr w:type="gramStart"/>
      <w:r w:rsidRPr="00987C9A">
        <w:rPr>
          <w:rFonts w:ascii="Times New Roman" w:eastAsiaTheme="minorEastAsia" w:hAnsi="Times New Roman" w:cs="Times New Roman"/>
          <w:sz w:val="24"/>
          <w:szCs w:val="24"/>
          <w:lang w:val="en-CA"/>
        </w:rPr>
        <w:t xml:space="preserve">weighted  </w:t>
      </w:r>
      <w:r w:rsidR="004A385F">
        <w:rPr>
          <w:rFonts w:ascii="Times New Roman" w:eastAsiaTheme="minorEastAsia" w:hAnsi="Times New Roman" w:cs="Times New Roman"/>
          <w:sz w:val="24"/>
          <w:szCs w:val="24"/>
          <w:lang w:val="en-CA"/>
        </w:rPr>
        <w:t>negative</w:t>
      </w:r>
      <w:proofErr w:type="gramEnd"/>
      <w:r w:rsidR="004A385F">
        <w:rPr>
          <w:rFonts w:ascii="Times New Roman" w:eastAsiaTheme="minorEastAsia" w:hAnsi="Times New Roman" w:cs="Times New Roman"/>
          <w:sz w:val="24"/>
          <w:szCs w:val="24"/>
          <w:lang w:val="en-CA"/>
        </w:rPr>
        <w:t xml:space="preser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9D082B"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77777777" w:rsidR="007E218D" w:rsidRDefault="009D082B"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23</w:t>
      </w:r>
      <w:r w:rsidR="00F22DC4">
        <w:rPr>
          <w:rFonts w:ascii="Times New Roman" w:eastAsiaTheme="minorEastAsia" w:hAnsi="Times New Roman" w:cs="Times New Roman"/>
          <w:sz w:val="24"/>
          <w:szCs w:val="24"/>
          <w:lang w:val="en-CA"/>
        </w:rPr>
        <w:t>)</w:t>
      </w: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68714CC6" w14:textId="77777777" w:rsidR="007E218D" w:rsidRDefault="007E218D" w:rsidP="00406114">
      <w:pPr>
        <w:keepNext/>
        <w:keepLines/>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89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835"/>
        <w:gridCol w:w="1843"/>
      </w:tblGrid>
      <w:tr w:rsidR="00987C9A" w:rsidRPr="00987C9A" w14:paraId="5410BBD0" w14:textId="77777777" w:rsidTr="002C3A1A">
        <w:tc>
          <w:tcPr>
            <w:tcW w:w="4253" w:type="dxa"/>
            <w:tcBorders>
              <w:top w:val="single" w:sz="8" w:space="0" w:color="auto"/>
              <w:bottom w:val="single" w:sz="8" w:space="0" w:color="auto"/>
            </w:tcBorders>
          </w:tcPr>
          <w:p w14:paraId="28F7545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Likelihood function</w:t>
            </w:r>
          </w:p>
        </w:tc>
      </w:tr>
      <w:tr w:rsidR="00987C9A" w:rsidRPr="00987C9A" w14:paraId="4CD9A972" w14:textId="77777777" w:rsidTr="002C3A1A">
        <w:tc>
          <w:tcPr>
            <w:tcW w:w="4253" w:type="dxa"/>
            <w:tcBorders>
              <w:top w:val="single" w:sz="8" w:space="0" w:color="auto"/>
            </w:tcBorders>
          </w:tcPr>
          <w:p w14:paraId="2102002B"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tcPr>
          <w:p w14:paraId="64CD30C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 fleet</w:t>
            </w:r>
          </w:p>
        </w:tc>
        <w:tc>
          <w:tcPr>
            <w:tcW w:w="1843" w:type="dxa"/>
            <w:tcBorders>
              <w:top w:val="single" w:sz="8" w:space="0" w:color="auto"/>
            </w:tcBorders>
          </w:tcPr>
          <w:p w14:paraId="2ED56D9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64A20FC8" w14:textId="77777777" w:rsidTr="002C3A1A">
        <w:tc>
          <w:tcPr>
            <w:tcW w:w="4253" w:type="dxa"/>
          </w:tcPr>
          <w:p w14:paraId="55465CB8"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Index of </w:t>
            </w:r>
            <w:r w:rsidR="0003012F" w:rsidRPr="002C3A1A">
              <w:rPr>
                <w:rFonts w:ascii="Times New Roman" w:hAnsi="Times New Roman" w:cs="Times New Roman"/>
                <w:sz w:val="18"/>
                <w:szCs w:val="18"/>
              </w:rPr>
              <w:t>exploitable</w:t>
            </w:r>
            <w:r w:rsidRPr="002C3A1A">
              <w:rPr>
                <w:rFonts w:ascii="Times New Roman" w:hAnsi="Times New Roman" w:cs="Times New Roman"/>
                <w:sz w:val="18"/>
                <w:szCs w:val="18"/>
              </w:rPr>
              <w:t xml:space="preserve"> biomass (e.g. a CPUE index)</w:t>
            </w:r>
          </w:p>
        </w:tc>
        <w:tc>
          <w:tcPr>
            <w:tcW w:w="2835" w:type="dxa"/>
          </w:tcPr>
          <w:p w14:paraId="075FE4A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 fleet</w:t>
            </w:r>
          </w:p>
        </w:tc>
        <w:tc>
          <w:tcPr>
            <w:tcW w:w="1843" w:type="dxa"/>
          </w:tcPr>
          <w:p w14:paraId="04D46E8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38207A0D" w14:textId="77777777" w:rsidTr="002C3A1A">
        <w:tc>
          <w:tcPr>
            <w:tcW w:w="4253" w:type="dxa"/>
          </w:tcPr>
          <w:p w14:paraId="38444F76"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tcPr>
          <w:p w14:paraId="2FA9399C"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tcPr>
          <w:p w14:paraId="0A13E40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1EA0E899" w14:textId="77777777" w:rsidTr="002C3A1A">
        <w:tc>
          <w:tcPr>
            <w:tcW w:w="4253" w:type="dxa"/>
          </w:tcPr>
          <w:p w14:paraId="50F7087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tcPr>
          <w:p w14:paraId="300C522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p>
        </w:tc>
        <w:tc>
          <w:tcPr>
            <w:tcW w:w="1843" w:type="dxa"/>
          </w:tcPr>
          <w:p w14:paraId="63B7D63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993DAE8" w14:textId="77777777" w:rsidTr="002C3A1A">
        <w:tc>
          <w:tcPr>
            <w:tcW w:w="4253" w:type="dxa"/>
          </w:tcPr>
          <w:p w14:paraId="1E08046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tcPr>
          <w:p w14:paraId="349DE6EB" w14:textId="2898C51A"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stock, 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28B096B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355B79B8" w14:textId="77777777" w:rsidTr="002C3A1A">
        <w:tc>
          <w:tcPr>
            <w:tcW w:w="4253" w:type="dxa"/>
          </w:tcPr>
          <w:p w14:paraId="5841AEA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(unknown stock of origin)</w:t>
            </w:r>
          </w:p>
        </w:tc>
        <w:tc>
          <w:tcPr>
            <w:tcW w:w="2835" w:type="dxa"/>
          </w:tcPr>
          <w:p w14:paraId="6AD520BD" w14:textId="3F162115"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0D55F317"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69F28F0F" w14:textId="77777777" w:rsidTr="002C3A1A">
        <w:tc>
          <w:tcPr>
            <w:tcW w:w="4253" w:type="dxa"/>
          </w:tcPr>
          <w:p w14:paraId="115962C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tcPr>
          <w:p w14:paraId="2D30664F" w14:textId="0DD9D42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34D1A6A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FD5539C" w14:textId="77777777" w:rsidTr="002C3A1A">
        <w:trPr>
          <w:cantSplit/>
          <w:trHeight w:hRule="exact" w:val="113"/>
        </w:trPr>
        <w:tc>
          <w:tcPr>
            <w:tcW w:w="4253" w:type="dxa"/>
            <w:tcBorders>
              <w:bottom w:val="single" w:sz="8" w:space="0" w:color="auto"/>
            </w:tcBorders>
          </w:tcPr>
          <w:p w14:paraId="1967161B" w14:textId="77777777" w:rsidR="00987C9A" w:rsidRPr="00987C9A" w:rsidRDefault="00987C9A"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530" w:name="_Toc465365336"/>
      <w:r w:rsidRPr="00987C9A">
        <w:t>Characterising unc</w:t>
      </w:r>
      <w:r w:rsidR="005F1D09" w:rsidRPr="00440453">
        <w:t>e</w:t>
      </w:r>
      <w:r w:rsidRPr="00987C9A">
        <w:t>rtainty</w:t>
      </w:r>
      <w:bookmarkEnd w:id="530"/>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531" w:name="_Toc465365337"/>
      <w:r w:rsidRPr="00E462C0">
        <w:t>Baseline</w:t>
      </w:r>
      <w:bookmarkEnd w:id="531"/>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532" w:name="_Toc465365338"/>
      <w:r w:rsidRPr="00E462C0">
        <w:t>Alternative options</w:t>
      </w:r>
      <w:bookmarkEnd w:id="532"/>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533" w:name="_Toc465365339"/>
      <w:r w:rsidRPr="00B56829">
        <w:lastRenderedPageBreak/>
        <w:t>TRIAL SPECIFICATIONS</w:t>
      </w:r>
      <w:bookmarkEnd w:id="533"/>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534" w:name="_Toc465365340"/>
      <w:r w:rsidRPr="00B3146A">
        <w:rPr>
          <w:rFonts w:eastAsia="Times New Roman"/>
        </w:rPr>
        <w:t>Reference set</w:t>
      </w:r>
      <w:bookmarkEnd w:id="534"/>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4E09BEE5" w14:textId="2118CD88" w:rsidR="007E218D" w:rsidRDefault="00DB7946" w:rsidP="00406114">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4F91990C"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Current abundance</w:t>
            </w:r>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77777777" w:rsidR="00DB7946" w:rsidRPr="00DB7946" w:rsidRDefault="00DB7946" w:rsidP="001B61C4">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Natural mortality/Maturity</w:t>
            </w:r>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002EF673"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r w:rsidR="005E5159">
              <w:rPr>
                <w:rFonts w:ascii="Times New Roman" w:eastAsia="Times New Roman" w:hAnsi="Times New Roman" w:cs="Times New Roman"/>
                <w:color w:val="000000"/>
                <w:sz w:val="24"/>
                <w:szCs w:val="24"/>
                <w:lang w:val="en-US"/>
              </w:rPr>
              <w:t>age-dep</w:t>
            </w: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0582C0CF"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24B15D11"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r w:rsidR="005E5159">
              <w:rPr>
                <w:rFonts w:ascii="Times New Roman" w:eastAsia="Times New Roman" w:hAnsi="Times New Roman" w:cs="Times New Roman"/>
                <w:color w:val="000000"/>
                <w:sz w:val="24"/>
                <w:szCs w:val="24"/>
                <w:lang w:val="en-US"/>
              </w:rPr>
              <w:t>age-dep</w:t>
            </w: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3303B214"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proofErr w:type="spellStart"/>
            <w:r w:rsidRPr="00DB7946">
              <w:rPr>
                <w:rFonts w:ascii="Times New Roman" w:eastAsia="Times New Roman" w:hAnsi="Times New Roman" w:cs="Times New Roman"/>
                <w:color w:val="000000"/>
                <w:sz w:val="24"/>
                <w:szCs w:val="24"/>
                <w:lang w:val="en-US"/>
              </w:rPr>
              <w:t>const</w:t>
            </w:r>
            <w:proofErr w:type="spellEnd"/>
            <w:r w:rsidRPr="00DB7946">
              <w:rPr>
                <w:rFonts w:ascii="Times New Roman" w:eastAsia="Times New Roman" w:hAnsi="Times New Roman" w:cs="Times New Roman"/>
                <w:color w:val="000000"/>
                <w:sz w:val="24"/>
                <w:szCs w:val="24"/>
                <w:lang w:val="en-US"/>
              </w:rPr>
              <w:t>/High age mat</w:t>
            </w:r>
          </w:p>
        </w:tc>
      </w:tr>
      <w:tr w:rsidR="00DB7946" w:rsidRPr="00DB7946" w14:paraId="1DCAD648"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single" w:sz="4" w:space="0" w:color="auto"/>
              <w:right w:val="nil"/>
            </w:tcBorders>
            <w:shd w:val="clear" w:color="auto" w:fill="auto"/>
            <w:vAlign w:val="center"/>
            <w:hideMark/>
          </w:tcPr>
          <w:p w14:paraId="1C6C8811"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c>
          <w:tcPr>
            <w:tcW w:w="3040" w:type="dxa"/>
            <w:tcBorders>
              <w:top w:val="nil"/>
              <w:left w:val="nil"/>
              <w:bottom w:val="single" w:sz="4" w:space="0" w:color="auto"/>
              <w:right w:val="nil"/>
            </w:tcBorders>
            <w:shd w:val="clear" w:color="auto" w:fill="auto"/>
            <w:vAlign w:val="center"/>
            <w:hideMark/>
          </w:tcPr>
          <w:p w14:paraId="0AACAF39"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772A75A0"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Note that Option I reflects the current conventional assumptions for separate West and </w:t>
      </w:r>
      <w:proofErr w:type="spellStart"/>
      <w:r>
        <w:rPr>
          <w:rFonts w:ascii="Times New Roman" w:eastAsia="Times New Roman" w:hAnsi="Times New Roman" w:cs="Times New Roman"/>
          <w:color w:val="222222"/>
          <w:sz w:val="24"/>
          <w:szCs w:val="24"/>
          <w:lang w:val="en-US"/>
        </w:rPr>
        <w:t>East+Med</w:t>
      </w:r>
      <w:proofErr w:type="spellEnd"/>
      <w:r>
        <w:rPr>
          <w:rFonts w:ascii="Times New Roman" w:eastAsia="Times New Roman" w:hAnsi="Times New Roman" w:cs="Times New Roman"/>
          <w:color w:val="222222"/>
          <w:sz w:val="24"/>
          <w:szCs w:val="24"/>
          <w:lang w:val="en-US"/>
        </w:rPr>
        <w:t xml:space="preserve"> assessments. Further </w:t>
      </w:r>
      <w:r w:rsidR="00FA4442">
        <w:rPr>
          <w:rFonts w:ascii="Times New Roman" w:eastAsia="Times New Roman" w:hAnsi="Times New Roman" w:cs="Times New Roman"/>
          <w:color w:val="222222"/>
          <w:sz w:val="24"/>
          <w:szCs w:val="24"/>
          <w:lang w:val="en-US"/>
        </w:rPr>
        <w:t xml:space="preserve">the current </w:t>
      </w:r>
      <w:r w:rsidR="002C3A1A">
        <w:rPr>
          <w:rFonts w:ascii="Times New Roman" w:eastAsia="Times New Roman" w:hAnsi="Times New Roman" w:cs="Times New Roman"/>
          <w:color w:val="222222"/>
          <w:sz w:val="24"/>
          <w:szCs w:val="24"/>
          <w:lang w:val="en-US"/>
        </w:rPr>
        <w:t xml:space="preserve">abundance </w:t>
      </w:r>
      <w:r w:rsidR="00FA4442">
        <w:rPr>
          <w:rFonts w:ascii="Times New Roman" w:eastAsia="Times New Roman" w:hAnsi="Times New Roman" w:cs="Times New Roman"/>
          <w:color w:val="222222"/>
          <w:sz w:val="24"/>
          <w:szCs w:val="24"/>
          <w:lang w:val="en-US"/>
        </w:rPr>
        <w:t>estimates for Options A and B will be dependent on which of Options I, II or III applies for the scenario concerned.</w:t>
      </w:r>
      <w:r w:rsidR="00E63E19">
        <w:rPr>
          <w:rFonts w:ascii="Times New Roman" w:eastAsia="Times New Roman" w:hAnsi="Times New Roman" w:cs="Times New Roman"/>
          <w:color w:val="222222"/>
          <w:sz w:val="24"/>
          <w:szCs w:val="24"/>
          <w:lang w:val="en-US"/>
        </w:rPr>
        <w:t xml:space="preserve"> When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2C3A1A">
        <w:rPr>
          <w:rFonts w:ascii="Times New Roman" w:eastAsia="Times New Roman" w:hAnsi="Times New Roman" w:cs="Times New Roman"/>
          <w:color w:val="222222"/>
          <w:sz w:val="24"/>
          <w:szCs w:val="24"/>
          <w:lang w:val="en-US"/>
        </w:rPr>
        <w:t xml:space="preserve">abundance </w:t>
      </w:r>
      <w:r w:rsidR="00E63E19">
        <w:rPr>
          <w:rFonts w:ascii="Times New Roman" w:eastAsia="Times New Roman" w:hAnsi="Times New Roman" w:cs="Times New Roman"/>
          <w:color w:val="222222"/>
          <w:sz w:val="24"/>
          <w:szCs w:val="24"/>
          <w:lang w:val="en-US"/>
        </w:rPr>
        <w:t xml:space="preserve">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 x (I, II, III)</w:t>
      </w:r>
      <w:proofErr w:type="gramStart"/>
      <w:r w:rsidRPr="00B3146A">
        <w:rPr>
          <w:rFonts w:ascii="Times New Roman" w:eastAsia="Times New Roman" w:hAnsi="Times New Roman" w:cs="Times New Roman"/>
          <w:sz w:val="24"/>
          <w:szCs w:val="24"/>
          <w:lang w:val="en-US"/>
        </w:rPr>
        <w:t>,  i.e</w:t>
      </w:r>
      <w:proofErr w:type="gramEnd"/>
      <w:r w:rsidRPr="00B3146A">
        <w:rPr>
          <w:rFonts w:ascii="Times New Roman" w:eastAsia="Times New Roman" w:hAnsi="Times New Roman" w:cs="Times New Roman"/>
          <w:sz w:val="24"/>
          <w:szCs w:val="24"/>
          <w:lang w:val="en-US"/>
        </w:rPr>
        <w:t>. 18 scenarios in all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535" w:name="_Toc465365341"/>
      <w:r w:rsidRPr="00B3146A">
        <w:rPr>
          <w:rFonts w:eastAsia="Times New Roman"/>
        </w:rPr>
        <w:t>Robustness trials</w:t>
      </w:r>
      <w:bookmarkEnd w:id="535"/>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w:t>
      </w:r>
      <w:proofErr w:type="gramStart"/>
      <w:r w:rsidRPr="00B3146A">
        <w:rPr>
          <w:rFonts w:ascii="Times New Roman" w:eastAsia="Times New Roman" w:hAnsi="Times New Roman" w:cs="Times New Roman"/>
          <w:sz w:val="24"/>
          <w:szCs w:val="24"/>
          <w:lang w:val="en-US"/>
        </w:rPr>
        <w:t>,A</w:t>
      </w:r>
      <w:proofErr w:type="gramEnd"/>
      <w:r w:rsidRPr="00B3146A">
        <w:rPr>
          <w:rFonts w:ascii="Times New Roman" w:eastAsia="Times New Roman" w:hAnsi="Times New Roman" w:cs="Times New Roman"/>
          <w:sz w:val="24"/>
          <w:szCs w:val="24"/>
          <w:lang w:val="en-US"/>
        </w:rPr>
        <w:t>, 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xml:space="preserve">Future recruitment change as in 3), but with </w:t>
      </w:r>
      <w:proofErr w:type="spellStart"/>
      <w:r w:rsidRPr="00B3146A">
        <w:rPr>
          <w:rFonts w:ascii="Times New Roman" w:eastAsia="Times New Roman" w:hAnsi="Times New Roman" w:cs="Times New Roman"/>
          <w:sz w:val="24"/>
          <w:szCs w:val="24"/>
          <w:lang w:val="en-US"/>
        </w:rPr>
        <w:t>prob</w:t>
      </w:r>
      <w:proofErr w:type="spellEnd"/>
      <w:r w:rsidRPr="00B3146A">
        <w:rPr>
          <w:rFonts w:ascii="Times New Roman" w:eastAsia="Times New Roman" w:hAnsi="Times New Roman" w:cs="Times New Roman"/>
          <w:sz w:val="24"/>
          <w:szCs w:val="24"/>
          <w:lang w:val="en-US"/>
        </w:rPr>
        <w:t xml:space="preserve">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proofErr w:type="spellStart"/>
      <w:r w:rsidRPr="00B3146A">
        <w:rPr>
          <w:rFonts w:ascii="Times New Roman" w:eastAsia="Times New Roman" w:hAnsi="Times New Roman" w:cs="Times New Roman"/>
          <w:sz w:val="24"/>
          <w:szCs w:val="24"/>
          <w:lang w:val="en-US"/>
        </w:rPr>
        <w:lastRenderedPageBreak/>
        <w:t>Unrealised</w:t>
      </w:r>
      <w:proofErr w:type="spellEnd"/>
      <w:r>
        <w:rPr>
          <w:rFonts w:ascii="Times New Roman" w:eastAsia="Times New Roman" w:hAnsi="Times New Roman" w:cs="Times New Roman"/>
          <w:sz w:val="24"/>
          <w:szCs w:val="24"/>
          <w:lang w:val="en-US"/>
        </w:rPr>
        <w:t xml:space="preserve"> </w:t>
      </w:r>
      <w:proofErr w:type="spellStart"/>
      <w:r w:rsidRPr="00B3146A">
        <w:rPr>
          <w:rFonts w:ascii="Times New Roman" w:eastAsia="Times New Roman" w:hAnsi="Times New Roman" w:cs="Times New Roman"/>
          <w:sz w:val="24"/>
          <w:szCs w:val="24"/>
          <w:lang w:val="en-US"/>
        </w:rPr>
        <w:t>overcatches</w:t>
      </w:r>
      <w:proofErr w:type="spellEnd"/>
      <w:r w:rsidRPr="00B3146A">
        <w:rPr>
          <w:rFonts w:ascii="Times New Roman" w:eastAsia="Times New Roman" w:hAnsi="Times New Roman" w:cs="Times New Roman"/>
          <w:sz w:val="24"/>
          <w:szCs w:val="24"/>
          <w:lang w:val="en-US"/>
        </w:rPr>
        <w:t xml:space="preserve"> each year of [X] tons in the West and [Y] tons in the </w:t>
      </w:r>
      <w:proofErr w:type="spellStart"/>
      <w:r w:rsidRPr="00B3146A">
        <w:rPr>
          <w:rFonts w:ascii="Times New Roman" w:eastAsia="Times New Roman" w:hAnsi="Times New Roman" w:cs="Times New Roman"/>
          <w:sz w:val="24"/>
          <w:szCs w:val="24"/>
          <w:lang w:val="en-US"/>
        </w:rPr>
        <w:t>East+</w:t>
      </w:r>
      <w:r>
        <w:rPr>
          <w:rFonts w:ascii="Times New Roman" w:eastAsia="Times New Roman" w:hAnsi="Times New Roman" w:cs="Times New Roman"/>
          <w:sz w:val="24"/>
          <w:szCs w:val="24"/>
          <w:lang w:val="en-US"/>
        </w:rPr>
        <w:t>Med</w:t>
      </w:r>
      <w:proofErr w:type="spellEnd"/>
    </w:p>
    <w:p w14:paraId="196A06EE"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alternative indices [to be specified] in the</w:t>
      </w:r>
      <w:r>
        <w:rPr>
          <w:rFonts w:ascii="Times New Roman" w:eastAsia="Times New Roman" w:hAnsi="Times New Roman" w:cs="Times New Roman"/>
          <w:sz w:val="24"/>
          <w:szCs w:val="24"/>
          <w:lang w:val="en-US"/>
        </w:rPr>
        <w:t xml:space="preserve"> MP</w:t>
      </w:r>
    </w:p>
    <w:p w14:paraId="13989B4D"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Alternative combinations of fleets in evaluating </w:t>
      </w:r>
      <w:proofErr w:type="spellStart"/>
      <w:r>
        <w:rPr>
          <w:rFonts w:ascii="Times New Roman" w:eastAsia="Times New Roman" w:hAnsi="Times New Roman" w:cs="Times New Roman"/>
          <w:sz w:val="24"/>
          <w:szCs w:val="24"/>
          <w:lang w:val="en-US"/>
        </w:rPr>
        <w:t>selectivities</w:t>
      </w:r>
      <w:proofErr w:type="spellEnd"/>
      <w:r>
        <w:rPr>
          <w:rFonts w:ascii="Times New Roman" w:eastAsia="Times New Roman" w:hAnsi="Times New Roman" w:cs="Times New Roman"/>
          <w:sz w:val="24"/>
          <w:szCs w:val="24"/>
          <w:lang w:val="en-US"/>
        </w:rPr>
        <w:t xml:space="preserve">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TACs allocated on a spatially more complex basis than the traditional west and </w:t>
      </w:r>
      <w:proofErr w:type="spellStart"/>
      <w:r w:rsidRPr="00C80707">
        <w:rPr>
          <w:rFonts w:ascii="Times New Roman" w:hAnsi="Times New Roman" w:cs="Times New Roman"/>
          <w:sz w:val="24"/>
          <w:szCs w:val="24"/>
          <w:lang w:val="en-US"/>
        </w:rPr>
        <w:t>East+Med</w:t>
      </w:r>
      <w:proofErr w:type="spellEnd"/>
    </w:p>
    <w:p w14:paraId="67850885"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536" w:name="_Toc465365342"/>
      <w:r w:rsidRPr="00B56829">
        <w:t xml:space="preserve">PERFORMANCE </w:t>
      </w:r>
      <w:r w:rsidR="00F243AE">
        <w:t>MEASURES/</w:t>
      </w:r>
      <w:r w:rsidRPr="00B56829">
        <w:t>STATISTICS</w:t>
      </w:r>
      <w:bookmarkEnd w:id="536"/>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537" w:name="_Toc465365343"/>
      <w:r w:rsidRPr="00883998">
        <w:t xml:space="preserve">Summary </w:t>
      </w:r>
      <w:r w:rsidR="00FF4BF8">
        <w:t>measures/</w:t>
      </w:r>
      <w:r w:rsidRPr="00883998">
        <w:t>statistics</w:t>
      </w:r>
      <w:bookmarkEnd w:id="537"/>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after 30 years, but calculated relative to the trajectory that would have occurred had no catches been taken over the full period for which MP application is being </w:t>
      </w:r>
      <w:proofErr w:type="gramStart"/>
      <w:r>
        <w:rPr>
          <w:rFonts w:ascii="Times New Roman" w:hAnsi="Times New Roman" w:cs="Times New Roman"/>
          <w:sz w:val="24"/>
          <w:szCs w:val="24"/>
        </w:rPr>
        <w:t>considered.</w:t>
      </w:r>
      <w:proofErr w:type="gramEnd"/>
    </w:p>
    <w:p w14:paraId="0E15465C"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1E6947">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w:t>
      </w:r>
      <w:proofErr w:type="spellStart"/>
      <w:r>
        <w:rPr>
          <w:rFonts w:ascii="Times New Roman" w:hAnsi="Times New Roman" w:cs="Times New Roman"/>
          <w:sz w:val="24"/>
          <w:szCs w:val="24"/>
        </w:rPr>
        <w:t>Fmsy</w:t>
      </w:r>
      <w:proofErr w:type="spellEnd"/>
      <w:r>
        <w:rPr>
          <w:rFonts w:ascii="Times New Roman" w:hAnsi="Times New Roman" w:cs="Times New Roman"/>
          <w:sz w:val="24"/>
          <w:szCs w:val="24"/>
        </w:rPr>
        <w:t xml:space="preserve">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75pt;height:30.05pt" o:ole="" fillcolor="window">
            <v:imagedata r:id="rId26" o:title=""/>
          </v:shape>
          <o:OLEObject Type="Embed" ProgID="Equation.3" ShapeID="_x0000_i1025" DrawAspect="Content" ObjectID="_1542627988" r:id="rId27"/>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538" w:name="_Toc465365344"/>
      <w:r w:rsidRPr="00892BFD">
        <w:t>Summary plots</w:t>
      </w:r>
      <w:bookmarkEnd w:id="538"/>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406114">
      <w:pPr>
        <w:pStyle w:val="ListParagraph"/>
        <w:numPr>
          <w:ilvl w:val="0"/>
          <w:numId w:val="27"/>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w:t>
      </w:r>
      <w:proofErr w:type="spellStart"/>
      <w:r>
        <w:rPr>
          <w:rFonts w:ascii="Times New Roman" w:hAnsi="Times New Roman" w:cs="Times New Roman"/>
          <w:sz w:val="24"/>
          <w:szCs w:val="24"/>
        </w:rPr>
        <w:t>ile</w:t>
      </w:r>
      <w:proofErr w:type="spellEnd"/>
      <w:r>
        <w:rPr>
          <w:rFonts w:ascii="Times New Roman" w:hAnsi="Times New Roman" w:cs="Times New Roman"/>
          <w:sz w:val="24"/>
          <w:szCs w:val="24"/>
        </w:rPr>
        <w:t xml:space="preserve"> envelopes</w:t>
      </w:r>
    </w:p>
    <w:p w14:paraId="63737476" w14:textId="77777777" w:rsidR="00892BFD" w:rsidRDefault="00892BFD" w:rsidP="001B61C4">
      <w:pPr>
        <w:pStyle w:val="ListParagraph"/>
        <w:numPr>
          <w:ilvl w:val="0"/>
          <w:numId w:val="27"/>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539" w:name="_Toc465365345"/>
      <w:r w:rsidRPr="00C97833">
        <w:rPr>
          <w:rFonts w:cs="Times New Roman"/>
          <w:szCs w:val="24"/>
        </w:rPr>
        <w:t>Level of reporting</w:t>
      </w:r>
      <w:bookmarkEnd w:id="539"/>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540" w:name="_Toc465365346"/>
      <w:r w:rsidRPr="00C97833">
        <w:rPr>
          <w:rFonts w:cs="Times New Roman"/>
          <w:szCs w:val="24"/>
        </w:rPr>
        <w:t>Baseline</w:t>
      </w:r>
      <w:bookmarkEnd w:id="540"/>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w:t>
      </w:r>
      <w:proofErr w:type="spellStart"/>
      <w:r w:rsidRPr="00FF4BF8">
        <w:rPr>
          <w:rFonts w:ascii="Times New Roman" w:hAnsi="Times New Roman" w:cs="Times New Roman"/>
          <w:sz w:val="24"/>
          <w:szCs w:val="24"/>
        </w:rPr>
        <w:t>East+Med</w:t>
      </w:r>
      <w:proofErr w:type="spellEnd"/>
      <w:r w:rsidRPr="00FF4BF8">
        <w:rPr>
          <w:rFonts w:ascii="Times New Roman" w:hAnsi="Times New Roman" w:cs="Times New Roman"/>
          <w:sz w:val="24"/>
          <w:szCs w:val="24"/>
        </w:rPr>
        <w:t xml:space="preserve"> regions.</w:t>
      </w:r>
    </w:p>
    <w:p w14:paraId="486CCE78"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541" w:name="_Toc465365347"/>
      <w:r w:rsidRPr="005249EC">
        <w:t>Alternative options</w:t>
      </w:r>
      <w:bookmarkEnd w:id="541"/>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1" w:author="Thomas" w:date="2016-12-07T13:40:00Z" w:initials="T">
    <w:p w14:paraId="75B5082A" w14:textId="32B797F8" w:rsidR="00F6298B" w:rsidRDefault="00F6298B">
      <w:pPr>
        <w:pStyle w:val="CommentText"/>
      </w:pPr>
      <w:r>
        <w:rPr>
          <w:rStyle w:val="CommentReference"/>
        </w:rPr>
        <w:annotationRef/>
      </w:r>
      <w:r>
        <w:t xml:space="preserve">Spawning biomass is calculated stock-wide rather than in spawning areas due to some strange model instability that otherwise occurs (unfished </w:t>
      </w:r>
      <w:proofErr w:type="spellStart"/>
      <w:r>
        <w:t>SSBpR</w:t>
      </w:r>
      <w:proofErr w:type="spellEnd"/>
      <w:r>
        <w:t xml:space="preserve"> becomes movement dependent which isn’t really necessary given that we are assuming fully mixed stocks with natal homing – </w:t>
      </w:r>
      <w:proofErr w:type="spellStart"/>
      <w:r>
        <w:t>ie</w:t>
      </w:r>
      <w:proofErr w:type="spellEnd"/>
      <w:r>
        <w:t xml:space="preserve"> it is more robust to assume all SSB contributes to spawning and have a stable and proportionally higher </w:t>
      </w:r>
      <w:proofErr w:type="spellStart"/>
      <w:r>
        <w:t>SSBpR</w:t>
      </w:r>
      <w:proofErr w:type="spellEnd"/>
      <w:r>
        <w:t>)</w:t>
      </w:r>
    </w:p>
  </w:comment>
  <w:comment w:id="414" w:author="Thomas" w:date="2016-12-07T13:38:00Z" w:initials="T">
    <w:p w14:paraId="556317E1" w14:textId="7D0C3783" w:rsidR="00F6298B" w:rsidRDefault="00F6298B">
      <w:pPr>
        <w:pStyle w:val="CommentText"/>
      </w:pPr>
      <w:r>
        <w:rPr>
          <w:rStyle w:val="CommentReference"/>
        </w:rPr>
        <w:annotationRef/>
      </w:r>
      <w:r>
        <w:t xml:space="preserve">The recruitment estimation has changed to a model free approach (deviations from a mean level) for OM fitting. OM projection can use any interpretation of these fits including B-H, hockey sticks, periods of past recruitment etc. </w:t>
      </w:r>
    </w:p>
  </w:comment>
  <w:comment w:id="429" w:author="Thomas" w:date="2016-12-07T13:33:00Z" w:initials="T">
    <w:p w14:paraId="41725FB6" w14:textId="61C75A52" w:rsidR="0056208C" w:rsidRDefault="0056208C">
      <w:pPr>
        <w:pStyle w:val="CommentText"/>
      </w:pPr>
      <w:r>
        <w:rPr>
          <w:rStyle w:val="CommentReference"/>
        </w:rPr>
        <w:annotationRef/>
      </w:r>
      <w:r>
        <w:t xml:space="preserve">Based on the new model, it seems that the gravity model is </w:t>
      </w:r>
      <w:proofErr w:type="gramStart"/>
      <w:r>
        <w:t>a  suitable</w:t>
      </w:r>
      <w:proofErr w:type="gramEnd"/>
      <w:r>
        <w:t xml:space="preserve"> base case. We need to highlight this switch somewhere.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B5082A" w15:done="0"/>
  <w15:commentEx w15:paraId="556317E1" w15:done="0"/>
  <w15:commentEx w15:paraId="41725FB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8D9175" w14:textId="77777777" w:rsidR="009D082B" w:rsidRDefault="009D082B" w:rsidP="00B56829">
      <w:r>
        <w:separator/>
      </w:r>
    </w:p>
  </w:endnote>
  <w:endnote w:type="continuationSeparator" w:id="0">
    <w:p w14:paraId="33E9B6EA" w14:textId="77777777" w:rsidR="009D082B" w:rsidRDefault="009D082B"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087582"/>
      <w:docPartObj>
        <w:docPartGallery w:val="Page Numbers (Bottom of Page)"/>
        <w:docPartUnique/>
      </w:docPartObj>
    </w:sdtPr>
    <w:sdtEndPr>
      <w:rPr>
        <w:noProof/>
      </w:rPr>
    </w:sdtEndPr>
    <w:sdtContent>
      <w:p w14:paraId="04272EC5" w14:textId="77777777" w:rsidR="009D082B" w:rsidRDefault="009D082B">
        <w:pPr>
          <w:pStyle w:val="Footer"/>
          <w:jc w:val="right"/>
        </w:pPr>
        <w:r>
          <w:fldChar w:fldCharType="begin"/>
        </w:r>
        <w:r>
          <w:instrText xml:space="preserve"> PAGE   \* MERGEFORMAT </w:instrText>
        </w:r>
        <w:r>
          <w:fldChar w:fldCharType="separate"/>
        </w:r>
        <w:r w:rsidR="00733AE2">
          <w:rPr>
            <w:noProof/>
          </w:rPr>
          <w:t>3</w:t>
        </w:r>
        <w:r>
          <w:rPr>
            <w:noProof/>
          </w:rPr>
          <w:fldChar w:fldCharType="end"/>
        </w:r>
      </w:p>
    </w:sdtContent>
  </w:sdt>
  <w:p w14:paraId="6E39F51C" w14:textId="77777777" w:rsidR="009D082B" w:rsidRDefault="009D08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A134F1" w14:textId="77777777" w:rsidR="009D082B" w:rsidRDefault="009D082B" w:rsidP="00B56829">
      <w:r>
        <w:separator/>
      </w:r>
    </w:p>
  </w:footnote>
  <w:footnote w:type="continuationSeparator" w:id="0">
    <w:p w14:paraId="72BBCF08" w14:textId="77777777" w:rsidR="009D082B" w:rsidRDefault="009D082B"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EA0D6A"/>
    <w:multiLevelType w:val="hybridMultilevel"/>
    <w:tmpl w:val="A6F45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0D1C152F"/>
    <w:multiLevelType w:val="hybridMultilevel"/>
    <w:tmpl w:val="0B843380"/>
    <w:lvl w:ilvl="0" w:tplc="FD763F0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0FE31E18"/>
    <w:multiLevelType w:val="hybridMultilevel"/>
    <w:tmpl w:val="97B6D14A"/>
    <w:lvl w:ilvl="0" w:tplc="440E464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28D5674"/>
    <w:multiLevelType w:val="hybridMultilevel"/>
    <w:tmpl w:val="2FAC69B4"/>
    <w:lvl w:ilvl="0" w:tplc="696CC4B8">
      <w:start w:val="1"/>
      <w:numFmt w:val="upperLetter"/>
      <w:lvlText w:val="%1."/>
      <w:lvlJc w:val="left"/>
      <w:pPr>
        <w:ind w:left="1080" w:hanging="360"/>
      </w:pPr>
      <w:rPr>
        <w:rFonts w:hint="default"/>
      </w:rPr>
    </w:lvl>
    <w:lvl w:ilvl="1" w:tplc="8C0E9532">
      <w:start w:val="1"/>
      <w:numFmt w:val="lowerRoman"/>
      <w:lvlText w:val="%2)"/>
      <w:lvlJc w:val="left"/>
      <w:pPr>
        <w:ind w:left="2772" w:hanging="1332"/>
      </w:pPr>
      <w:rPr>
        <w:rFonts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15:restartNumberingAfterBreak="0">
    <w:nsid w:val="1BC349CD"/>
    <w:multiLevelType w:val="hybridMultilevel"/>
    <w:tmpl w:val="F63E2CE2"/>
    <w:lvl w:ilvl="0" w:tplc="F9F2760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1BC75A91"/>
    <w:multiLevelType w:val="hybridMultilevel"/>
    <w:tmpl w:val="6ACA3DFE"/>
    <w:lvl w:ilvl="0" w:tplc="C06A403A">
      <w:start w:val="1"/>
      <w:numFmt w:val="upperRoman"/>
      <w:lvlText w:val="%1)"/>
      <w:lvlJc w:val="left"/>
      <w:pPr>
        <w:ind w:left="143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1BEF65C0"/>
    <w:multiLevelType w:val="hybridMultilevel"/>
    <w:tmpl w:val="79623D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9832E2"/>
    <w:multiLevelType w:val="hybridMultilevel"/>
    <w:tmpl w:val="19DEA9C8"/>
    <w:lvl w:ilvl="0" w:tplc="874A892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1F9A0E82"/>
    <w:multiLevelType w:val="hybridMultilevel"/>
    <w:tmpl w:val="D766EB84"/>
    <w:lvl w:ilvl="0" w:tplc="3AF2AE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5"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15:restartNumberingAfterBreak="0">
    <w:nsid w:val="30432C36"/>
    <w:multiLevelType w:val="hybridMultilevel"/>
    <w:tmpl w:val="F7447FE4"/>
    <w:lvl w:ilvl="0" w:tplc="D4A4423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15:restartNumberingAfterBreak="0">
    <w:nsid w:val="32581FD8"/>
    <w:multiLevelType w:val="hybridMultilevel"/>
    <w:tmpl w:val="15DCF746"/>
    <w:lvl w:ilvl="0" w:tplc="748A612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BB7191"/>
    <w:multiLevelType w:val="hybridMultilevel"/>
    <w:tmpl w:val="225697D4"/>
    <w:lvl w:ilvl="0" w:tplc="89723D2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367F553A"/>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21" w15:restartNumberingAfterBreak="0">
    <w:nsid w:val="3E592A1B"/>
    <w:multiLevelType w:val="hybridMultilevel"/>
    <w:tmpl w:val="BEAC5068"/>
    <w:lvl w:ilvl="0" w:tplc="8BEA1B0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15:restartNumberingAfterBreak="0">
    <w:nsid w:val="40096C03"/>
    <w:multiLevelType w:val="hybridMultilevel"/>
    <w:tmpl w:val="5088E924"/>
    <w:lvl w:ilvl="0" w:tplc="53A6681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42824975"/>
    <w:multiLevelType w:val="hybridMultilevel"/>
    <w:tmpl w:val="20A6E1A4"/>
    <w:lvl w:ilvl="0" w:tplc="50A8D28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5" w15:restartNumberingAfterBreak="0">
    <w:nsid w:val="478631E4"/>
    <w:multiLevelType w:val="hybridMultilevel"/>
    <w:tmpl w:val="F2986AFA"/>
    <w:lvl w:ilvl="0" w:tplc="0840DFF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0F7566"/>
    <w:multiLevelType w:val="hybridMultilevel"/>
    <w:tmpl w:val="FBA803B0"/>
    <w:lvl w:ilvl="0" w:tplc="4CA254FE">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15:restartNumberingAfterBreak="0">
    <w:nsid w:val="4BBE6A05"/>
    <w:multiLevelType w:val="hybridMultilevel"/>
    <w:tmpl w:val="E8C6A4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4F5F4211"/>
    <w:multiLevelType w:val="hybridMultilevel"/>
    <w:tmpl w:val="65EC90C4"/>
    <w:lvl w:ilvl="0" w:tplc="B0C29E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0"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55E39E7"/>
    <w:multiLevelType w:val="hybridMultilevel"/>
    <w:tmpl w:val="9C2CDEA4"/>
    <w:lvl w:ilvl="0" w:tplc="B23C1F22">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5A2509D4"/>
    <w:multiLevelType w:val="hybridMultilevel"/>
    <w:tmpl w:val="B56C7DD0"/>
    <w:lvl w:ilvl="0" w:tplc="EA6CDF5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5" w15:restartNumberingAfterBreak="0">
    <w:nsid w:val="5AD612BF"/>
    <w:multiLevelType w:val="hybridMultilevel"/>
    <w:tmpl w:val="0B6A46C2"/>
    <w:lvl w:ilvl="0" w:tplc="F32CA0BE">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6" w15:restartNumberingAfterBreak="0">
    <w:nsid w:val="5BED5AF0"/>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37"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8" w15:restartNumberingAfterBreak="0">
    <w:nsid w:val="5DEA320A"/>
    <w:multiLevelType w:val="hybridMultilevel"/>
    <w:tmpl w:val="F34C6E0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40" w15:restartNumberingAfterBreak="0">
    <w:nsid w:val="5E150440"/>
    <w:multiLevelType w:val="hybridMultilevel"/>
    <w:tmpl w:val="E43C8EFA"/>
    <w:lvl w:ilvl="0" w:tplc="BCFA6A2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1"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60F314AC"/>
    <w:multiLevelType w:val="hybridMultilevel"/>
    <w:tmpl w:val="B7A4C6AE"/>
    <w:lvl w:ilvl="0" w:tplc="CB865CE8">
      <w:start w:val="1"/>
      <w:numFmt w:val="upperRoman"/>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3"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4" w15:restartNumberingAfterBreak="0">
    <w:nsid w:val="648E5734"/>
    <w:multiLevelType w:val="hybridMultilevel"/>
    <w:tmpl w:val="EDA8FB96"/>
    <w:lvl w:ilvl="0" w:tplc="93688B28">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5" w15:restartNumberingAfterBreak="0">
    <w:nsid w:val="66FD4DF8"/>
    <w:multiLevelType w:val="hybridMultilevel"/>
    <w:tmpl w:val="8D80F69E"/>
    <w:lvl w:ilvl="0" w:tplc="CA3AA3AC">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6" w15:restartNumberingAfterBreak="0">
    <w:nsid w:val="680D7C83"/>
    <w:multiLevelType w:val="hybridMultilevel"/>
    <w:tmpl w:val="4F0E1A9C"/>
    <w:lvl w:ilvl="0" w:tplc="BF083BC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7" w15:restartNumberingAfterBreak="0">
    <w:nsid w:val="6D8E3719"/>
    <w:multiLevelType w:val="hybridMultilevel"/>
    <w:tmpl w:val="03C4EEDC"/>
    <w:lvl w:ilvl="0" w:tplc="0748A02A">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49" w15:restartNumberingAfterBreak="0">
    <w:nsid w:val="730A0E7E"/>
    <w:multiLevelType w:val="hybridMultilevel"/>
    <w:tmpl w:val="774C03CC"/>
    <w:lvl w:ilvl="0" w:tplc="84729C8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15:restartNumberingAfterBreak="0">
    <w:nsid w:val="75877DE3"/>
    <w:multiLevelType w:val="hybridMultilevel"/>
    <w:tmpl w:val="5FC80BE8"/>
    <w:lvl w:ilvl="0" w:tplc="D77AF1C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 w15:restartNumberingAfterBreak="0">
    <w:nsid w:val="76171678"/>
    <w:multiLevelType w:val="hybridMultilevel"/>
    <w:tmpl w:val="627225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4429A5"/>
    <w:multiLevelType w:val="multilevel"/>
    <w:tmpl w:val="B9380CA0"/>
    <w:lvl w:ilvl="0">
      <w:numFmt w:val="decimal"/>
      <w:lvlText w:val="%1"/>
      <w:lvlJc w:val="left"/>
      <w:pPr>
        <w:ind w:left="456" w:hanging="456"/>
      </w:pPr>
      <w:rPr>
        <w:rFonts w:hint="default"/>
      </w:rPr>
    </w:lvl>
    <w:lvl w:ilvl="1">
      <w:start w:val="1"/>
      <w:numFmt w:val="decimalZero"/>
      <w:lvlText w:val="%1.%2"/>
      <w:lvlJc w:val="left"/>
      <w:pPr>
        <w:ind w:left="1356" w:hanging="45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320" w:hanging="72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53" w15:restartNumberingAfterBreak="0">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5" w15:restartNumberingAfterBreak="0">
    <w:nsid w:val="78F404C1"/>
    <w:multiLevelType w:val="hybridMultilevel"/>
    <w:tmpl w:val="BB9018A6"/>
    <w:lvl w:ilvl="0" w:tplc="2034B52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6"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7" w15:restartNumberingAfterBreak="0">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7E927E00"/>
    <w:multiLevelType w:val="hybridMultilevel"/>
    <w:tmpl w:val="23FCCEF0"/>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27"/>
  </w:num>
  <w:num w:numId="2">
    <w:abstractNumId w:val="23"/>
  </w:num>
  <w:num w:numId="3">
    <w:abstractNumId w:val="21"/>
  </w:num>
  <w:num w:numId="4">
    <w:abstractNumId w:val="12"/>
  </w:num>
  <w:num w:numId="5">
    <w:abstractNumId w:val="40"/>
  </w:num>
  <w:num w:numId="6">
    <w:abstractNumId w:val="5"/>
  </w:num>
  <w:num w:numId="7">
    <w:abstractNumId w:val="46"/>
  </w:num>
  <w:num w:numId="8">
    <w:abstractNumId w:val="1"/>
  </w:num>
  <w:num w:numId="9">
    <w:abstractNumId w:val="59"/>
  </w:num>
  <w:num w:numId="10">
    <w:abstractNumId w:val="44"/>
  </w:num>
  <w:num w:numId="11">
    <w:abstractNumId w:val="55"/>
  </w:num>
  <w:num w:numId="12">
    <w:abstractNumId w:val="54"/>
  </w:num>
  <w:num w:numId="13">
    <w:abstractNumId w:val="45"/>
  </w:num>
  <w:num w:numId="14">
    <w:abstractNumId w:val="56"/>
  </w:num>
  <w:num w:numId="15">
    <w:abstractNumId w:val="24"/>
  </w:num>
  <w:num w:numId="16">
    <w:abstractNumId w:val="39"/>
  </w:num>
  <w:num w:numId="17">
    <w:abstractNumId w:val="29"/>
  </w:num>
  <w:num w:numId="18">
    <w:abstractNumId w:val="36"/>
  </w:num>
  <w:num w:numId="19">
    <w:abstractNumId w:val="37"/>
  </w:num>
  <w:num w:numId="20">
    <w:abstractNumId w:val="31"/>
  </w:num>
  <w:num w:numId="21">
    <w:abstractNumId w:val="43"/>
  </w:num>
  <w:num w:numId="22">
    <w:abstractNumId w:val="17"/>
  </w:num>
  <w:num w:numId="23">
    <w:abstractNumId w:val="0"/>
  </w:num>
  <w:num w:numId="24">
    <w:abstractNumId w:val="14"/>
  </w:num>
  <w:num w:numId="25">
    <w:abstractNumId w:val="34"/>
  </w:num>
  <w:num w:numId="26">
    <w:abstractNumId w:val="4"/>
  </w:num>
  <w:num w:numId="27">
    <w:abstractNumId w:val="32"/>
  </w:num>
  <w:num w:numId="28">
    <w:abstractNumId w:val="8"/>
  </w:num>
  <w:num w:numId="29">
    <w:abstractNumId w:val="3"/>
  </w:num>
  <w:num w:numId="30">
    <w:abstractNumId w:val="42"/>
  </w:num>
  <w:num w:numId="31">
    <w:abstractNumId w:val="10"/>
  </w:num>
  <w:num w:numId="32">
    <w:abstractNumId w:val="22"/>
  </w:num>
  <w:num w:numId="33">
    <w:abstractNumId w:val="50"/>
  </w:num>
  <w:num w:numId="34">
    <w:abstractNumId w:val="26"/>
  </w:num>
  <w:num w:numId="35">
    <w:abstractNumId w:val="28"/>
  </w:num>
  <w:num w:numId="36">
    <w:abstractNumId w:val="9"/>
  </w:num>
  <w:num w:numId="37">
    <w:abstractNumId w:val="16"/>
  </w:num>
  <w:num w:numId="38">
    <w:abstractNumId w:val="57"/>
  </w:num>
  <w:num w:numId="39">
    <w:abstractNumId w:val="30"/>
  </w:num>
  <w:num w:numId="40">
    <w:abstractNumId w:val="41"/>
  </w:num>
  <w:num w:numId="41">
    <w:abstractNumId w:val="53"/>
  </w:num>
  <w:num w:numId="42">
    <w:abstractNumId w:val="49"/>
  </w:num>
  <w:num w:numId="43">
    <w:abstractNumId w:val="6"/>
  </w:num>
  <w:num w:numId="44">
    <w:abstractNumId w:val="7"/>
  </w:num>
  <w:num w:numId="45">
    <w:abstractNumId w:val="33"/>
  </w:num>
  <w:num w:numId="46">
    <w:abstractNumId w:val="19"/>
  </w:num>
  <w:num w:numId="47">
    <w:abstractNumId w:val="51"/>
  </w:num>
  <w:num w:numId="48">
    <w:abstractNumId w:val="11"/>
  </w:num>
  <w:num w:numId="49">
    <w:abstractNumId w:val="38"/>
  </w:num>
  <w:num w:numId="50">
    <w:abstractNumId w:val="2"/>
  </w:num>
  <w:num w:numId="51">
    <w:abstractNumId w:val="15"/>
  </w:num>
  <w:num w:numId="52">
    <w:abstractNumId w:val="58"/>
  </w:num>
  <w:num w:numId="53">
    <w:abstractNumId w:val="35"/>
  </w:num>
  <w:num w:numId="54">
    <w:abstractNumId w:val="48"/>
  </w:num>
  <w:num w:numId="55">
    <w:abstractNumId w:val="18"/>
  </w:num>
  <w:num w:numId="56">
    <w:abstractNumId w:val="48"/>
    <w:lvlOverride w:ilvl="0">
      <w:lvl w:ilvl="0">
        <w:start w:val="1"/>
        <w:numFmt w:val="decimal"/>
        <w:pStyle w:val="Heading1"/>
        <w:lvlText w:val="%1."/>
        <w:lvlJc w:val="left"/>
        <w:pPr>
          <w:ind w:left="851" w:hanging="131"/>
        </w:pPr>
        <w:rPr>
          <w:rFonts w:ascii="Times" w:hAnsi="Times" w:hint="default"/>
          <w:b/>
          <w:i w:val="0"/>
          <w:sz w:val="24"/>
        </w:rPr>
      </w:lvl>
    </w:lvlOverride>
    <w:lvlOverride w:ilvl="1">
      <w:lvl w:ilvl="1">
        <w:start w:val="1"/>
        <w:numFmt w:val="upperLetter"/>
        <w:pStyle w:val="Heading2"/>
        <w:lvlText w:val="%2."/>
        <w:lvlJc w:val="left"/>
        <w:pPr>
          <w:ind w:left="851" w:hanging="131"/>
        </w:pPr>
        <w:rPr>
          <w:rFonts w:ascii="Times New Roman" w:hAnsi="Times New Roman" w:hint="default"/>
          <w:b/>
          <w:i w:val="0"/>
          <w:sz w:val="24"/>
        </w:rPr>
      </w:lvl>
    </w:lvlOverride>
    <w:lvlOverride w:ilvl="2">
      <w:lvl w:ilvl="2">
        <w:start w:val="1"/>
        <w:numFmt w:val="upperRoman"/>
        <w:pStyle w:val="Heading3"/>
        <w:lvlText w:val="%3)"/>
        <w:lvlJc w:val="right"/>
        <w:pPr>
          <w:ind w:left="851" w:hanging="131"/>
        </w:pPr>
        <w:rPr>
          <w:rFonts w:ascii="Times New Roman" w:hAnsi="Times New Roman" w:hint="default"/>
          <w:b w:val="0"/>
          <w:i/>
          <w:sz w:val="24"/>
          <w:u w:val="none"/>
        </w:rPr>
      </w:lvl>
    </w:lvlOverride>
    <w:lvlOverride w:ilvl="3">
      <w:lvl w:ilvl="3">
        <w:start w:val="1"/>
        <w:numFmt w:val="none"/>
        <w:pStyle w:val="Heading4"/>
        <w:lvlText w:val="%4"/>
        <w:lvlJc w:val="left"/>
        <w:pPr>
          <w:ind w:left="720" w:hanging="720"/>
        </w:pPr>
        <w:rPr>
          <w:rFonts w:ascii="Times New Roman" w:hAnsi="Times New Roman" w:hint="default"/>
          <w:sz w:val="24"/>
          <w:u w:val="single"/>
        </w:rPr>
      </w:lvl>
    </w:lvlOverride>
    <w:lvlOverride w:ilvl="4">
      <w:lvl w:ilvl="4">
        <w:start w:val="1"/>
        <w:numFmt w:val="lowerLetter"/>
        <w:pStyle w:val="Heading5"/>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7">
    <w:abstractNumId w:val="47"/>
  </w:num>
  <w:num w:numId="58">
    <w:abstractNumId w:val="25"/>
  </w:num>
  <w:num w:numId="59">
    <w:abstractNumId w:val="20"/>
  </w:num>
  <w:num w:numId="60">
    <w:abstractNumId w:val="48"/>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13"/>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A4"/>
    <w:rsid w:val="0000477A"/>
    <w:rsid w:val="0001558B"/>
    <w:rsid w:val="000172AC"/>
    <w:rsid w:val="000214C7"/>
    <w:rsid w:val="00022CDB"/>
    <w:rsid w:val="00026E3D"/>
    <w:rsid w:val="0003012F"/>
    <w:rsid w:val="00034901"/>
    <w:rsid w:val="00051D39"/>
    <w:rsid w:val="000621A1"/>
    <w:rsid w:val="00063C9D"/>
    <w:rsid w:val="000708BD"/>
    <w:rsid w:val="00071A74"/>
    <w:rsid w:val="00074D32"/>
    <w:rsid w:val="00077D22"/>
    <w:rsid w:val="000826AE"/>
    <w:rsid w:val="000844BB"/>
    <w:rsid w:val="00093196"/>
    <w:rsid w:val="000A1F39"/>
    <w:rsid w:val="000A5249"/>
    <w:rsid w:val="000B2E29"/>
    <w:rsid w:val="000C6C27"/>
    <w:rsid w:val="000E35A9"/>
    <w:rsid w:val="000F09F1"/>
    <w:rsid w:val="000F2F84"/>
    <w:rsid w:val="00101698"/>
    <w:rsid w:val="00112525"/>
    <w:rsid w:val="00131D4A"/>
    <w:rsid w:val="001428DC"/>
    <w:rsid w:val="001458D7"/>
    <w:rsid w:val="00161309"/>
    <w:rsid w:val="00162824"/>
    <w:rsid w:val="00185804"/>
    <w:rsid w:val="00191B7C"/>
    <w:rsid w:val="001A4A0E"/>
    <w:rsid w:val="001B1C38"/>
    <w:rsid w:val="001B2B5E"/>
    <w:rsid w:val="001B61C4"/>
    <w:rsid w:val="001B7006"/>
    <w:rsid w:val="001C0F8B"/>
    <w:rsid w:val="001C17F6"/>
    <w:rsid w:val="001D16B6"/>
    <w:rsid w:val="001D1844"/>
    <w:rsid w:val="001E6947"/>
    <w:rsid w:val="001F2259"/>
    <w:rsid w:val="001F3F86"/>
    <w:rsid w:val="001F565C"/>
    <w:rsid w:val="00201356"/>
    <w:rsid w:val="0021783C"/>
    <w:rsid w:val="00220465"/>
    <w:rsid w:val="00220B72"/>
    <w:rsid w:val="00221D62"/>
    <w:rsid w:val="00224D79"/>
    <w:rsid w:val="00231B39"/>
    <w:rsid w:val="00231DF3"/>
    <w:rsid w:val="00232974"/>
    <w:rsid w:val="002337B2"/>
    <w:rsid w:val="002337BA"/>
    <w:rsid w:val="00233C05"/>
    <w:rsid w:val="00234FDF"/>
    <w:rsid w:val="002503B5"/>
    <w:rsid w:val="00271515"/>
    <w:rsid w:val="0029590E"/>
    <w:rsid w:val="00296D59"/>
    <w:rsid w:val="00297782"/>
    <w:rsid w:val="002A7158"/>
    <w:rsid w:val="002B12C3"/>
    <w:rsid w:val="002C1CAD"/>
    <w:rsid w:val="002C3A1A"/>
    <w:rsid w:val="002C3A5D"/>
    <w:rsid w:val="002C4ADF"/>
    <w:rsid w:val="002D3512"/>
    <w:rsid w:val="002D7A43"/>
    <w:rsid w:val="002E1924"/>
    <w:rsid w:val="002F4FE3"/>
    <w:rsid w:val="002F5BED"/>
    <w:rsid w:val="00303ADC"/>
    <w:rsid w:val="00313AC4"/>
    <w:rsid w:val="003158C7"/>
    <w:rsid w:val="00322AF7"/>
    <w:rsid w:val="00344395"/>
    <w:rsid w:val="00344FCF"/>
    <w:rsid w:val="00355A2F"/>
    <w:rsid w:val="0038078A"/>
    <w:rsid w:val="00386C74"/>
    <w:rsid w:val="00392739"/>
    <w:rsid w:val="003A2B66"/>
    <w:rsid w:val="003C5411"/>
    <w:rsid w:val="003C7104"/>
    <w:rsid w:val="003D1ABB"/>
    <w:rsid w:val="003D7B06"/>
    <w:rsid w:val="003F13F3"/>
    <w:rsid w:val="003F4338"/>
    <w:rsid w:val="004058C2"/>
    <w:rsid w:val="00406114"/>
    <w:rsid w:val="00417016"/>
    <w:rsid w:val="00420D5E"/>
    <w:rsid w:val="00421A3C"/>
    <w:rsid w:val="004239D2"/>
    <w:rsid w:val="00431E20"/>
    <w:rsid w:val="00440453"/>
    <w:rsid w:val="004405F9"/>
    <w:rsid w:val="00441597"/>
    <w:rsid w:val="00465C7D"/>
    <w:rsid w:val="00466328"/>
    <w:rsid w:val="004666A2"/>
    <w:rsid w:val="004711A3"/>
    <w:rsid w:val="00484776"/>
    <w:rsid w:val="00487376"/>
    <w:rsid w:val="00491501"/>
    <w:rsid w:val="00494278"/>
    <w:rsid w:val="004A385F"/>
    <w:rsid w:val="004A409F"/>
    <w:rsid w:val="004B5430"/>
    <w:rsid w:val="004C55E4"/>
    <w:rsid w:val="004E4237"/>
    <w:rsid w:val="004F117A"/>
    <w:rsid w:val="004F3442"/>
    <w:rsid w:val="004F70B1"/>
    <w:rsid w:val="005021D4"/>
    <w:rsid w:val="00506C17"/>
    <w:rsid w:val="005232BA"/>
    <w:rsid w:val="005249EC"/>
    <w:rsid w:val="00525D7B"/>
    <w:rsid w:val="0053166B"/>
    <w:rsid w:val="00537841"/>
    <w:rsid w:val="005403C2"/>
    <w:rsid w:val="00556723"/>
    <w:rsid w:val="00560824"/>
    <w:rsid w:val="00561EF8"/>
    <w:rsid w:val="0056208C"/>
    <w:rsid w:val="0056225B"/>
    <w:rsid w:val="00571D99"/>
    <w:rsid w:val="00574565"/>
    <w:rsid w:val="00580726"/>
    <w:rsid w:val="00590F90"/>
    <w:rsid w:val="0059552F"/>
    <w:rsid w:val="005A046E"/>
    <w:rsid w:val="005A146A"/>
    <w:rsid w:val="005A2074"/>
    <w:rsid w:val="005A3ABF"/>
    <w:rsid w:val="005B5C28"/>
    <w:rsid w:val="005B6255"/>
    <w:rsid w:val="005B69E7"/>
    <w:rsid w:val="005C3384"/>
    <w:rsid w:val="005D05ED"/>
    <w:rsid w:val="005D3C3E"/>
    <w:rsid w:val="005D5E2C"/>
    <w:rsid w:val="005D71F7"/>
    <w:rsid w:val="005E5159"/>
    <w:rsid w:val="005F1D09"/>
    <w:rsid w:val="005F3B76"/>
    <w:rsid w:val="005F52F1"/>
    <w:rsid w:val="00600A4C"/>
    <w:rsid w:val="0060134C"/>
    <w:rsid w:val="0060252B"/>
    <w:rsid w:val="00605EE1"/>
    <w:rsid w:val="006247E3"/>
    <w:rsid w:val="00625458"/>
    <w:rsid w:val="00634D0A"/>
    <w:rsid w:val="006523A2"/>
    <w:rsid w:val="0065577D"/>
    <w:rsid w:val="0066185E"/>
    <w:rsid w:val="006621FF"/>
    <w:rsid w:val="006709DE"/>
    <w:rsid w:val="00671F5F"/>
    <w:rsid w:val="00673E2E"/>
    <w:rsid w:val="00675A5D"/>
    <w:rsid w:val="006838DA"/>
    <w:rsid w:val="006908E5"/>
    <w:rsid w:val="006A2669"/>
    <w:rsid w:val="006A2A03"/>
    <w:rsid w:val="006A3A79"/>
    <w:rsid w:val="006A6F6C"/>
    <w:rsid w:val="006C5970"/>
    <w:rsid w:val="006E03B2"/>
    <w:rsid w:val="006E12A7"/>
    <w:rsid w:val="006E3394"/>
    <w:rsid w:val="006E6827"/>
    <w:rsid w:val="006E7033"/>
    <w:rsid w:val="006F2CFB"/>
    <w:rsid w:val="006F6A38"/>
    <w:rsid w:val="00706A1F"/>
    <w:rsid w:val="00707C11"/>
    <w:rsid w:val="00714DAE"/>
    <w:rsid w:val="00715CB3"/>
    <w:rsid w:val="00721128"/>
    <w:rsid w:val="00722735"/>
    <w:rsid w:val="00733AE2"/>
    <w:rsid w:val="0073482B"/>
    <w:rsid w:val="00735238"/>
    <w:rsid w:val="00742988"/>
    <w:rsid w:val="007439B8"/>
    <w:rsid w:val="00745630"/>
    <w:rsid w:val="00756B45"/>
    <w:rsid w:val="00765087"/>
    <w:rsid w:val="00770DAD"/>
    <w:rsid w:val="00773BE1"/>
    <w:rsid w:val="00781C53"/>
    <w:rsid w:val="00781F69"/>
    <w:rsid w:val="00793C48"/>
    <w:rsid w:val="007A25EF"/>
    <w:rsid w:val="007A35AD"/>
    <w:rsid w:val="007C21F2"/>
    <w:rsid w:val="007C4056"/>
    <w:rsid w:val="007D0156"/>
    <w:rsid w:val="007D255E"/>
    <w:rsid w:val="007D2E3B"/>
    <w:rsid w:val="007E218D"/>
    <w:rsid w:val="007E35E6"/>
    <w:rsid w:val="007E79E4"/>
    <w:rsid w:val="008042E1"/>
    <w:rsid w:val="00815AF5"/>
    <w:rsid w:val="00816E3E"/>
    <w:rsid w:val="00817587"/>
    <w:rsid w:val="00820B53"/>
    <w:rsid w:val="00836930"/>
    <w:rsid w:val="008379B2"/>
    <w:rsid w:val="00840F01"/>
    <w:rsid w:val="008474C5"/>
    <w:rsid w:val="008512F7"/>
    <w:rsid w:val="008630DD"/>
    <w:rsid w:val="00874854"/>
    <w:rsid w:val="008757CC"/>
    <w:rsid w:val="008815FC"/>
    <w:rsid w:val="00883998"/>
    <w:rsid w:val="0089132A"/>
    <w:rsid w:val="00892BFD"/>
    <w:rsid w:val="00897A55"/>
    <w:rsid w:val="008A1205"/>
    <w:rsid w:val="008A4882"/>
    <w:rsid w:val="008A7941"/>
    <w:rsid w:val="008D1537"/>
    <w:rsid w:val="008D29D5"/>
    <w:rsid w:val="008E2295"/>
    <w:rsid w:val="008E2327"/>
    <w:rsid w:val="008E43D5"/>
    <w:rsid w:val="008E4CEA"/>
    <w:rsid w:val="008E73D3"/>
    <w:rsid w:val="008F33F7"/>
    <w:rsid w:val="00904E39"/>
    <w:rsid w:val="009070AD"/>
    <w:rsid w:val="00913887"/>
    <w:rsid w:val="00931FE4"/>
    <w:rsid w:val="00935FA4"/>
    <w:rsid w:val="00936DEB"/>
    <w:rsid w:val="00943256"/>
    <w:rsid w:val="00944842"/>
    <w:rsid w:val="0095645D"/>
    <w:rsid w:val="00956B68"/>
    <w:rsid w:val="00964829"/>
    <w:rsid w:val="00965CDE"/>
    <w:rsid w:val="00970C3B"/>
    <w:rsid w:val="00976AE8"/>
    <w:rsid w:val="00987C9A"/>
    <w:rsid w:val="009A272C"/>
    <w:rsid w:val="009B1E5B"/>
    <w:rsid w:val="009B49D0"/>
    <w:rsid w:val="009B4F22"/>
    <w:rsid w:val="009B55FB"/>
    <w:rsid w:val="009C7DA6"/>
    <w:rsid w:val="009D082B"/>
    <w:rsid w:val="009D089A"/>
    <w:rsid w:val="009D1390"/>
    <w:rsid w:val="009D7428"/>
    <w:rsid w:val="009E2EE0"/>
    <w:rsid w:val="009F3A87"/>
    <w:rsid w:val="009F4647"/>
    <w:rsid w:val="00A02A88"/>
    <w:rsid w:val="00A1002C"/>
    <w:rsid w:val="00A152D8"/>
    <w:rsid w:val="00A1797C"/>
    <w:rsid w:val="00A23DD4"/>
    <w:rsid w:val="00A24A56"/>
    <w:rsid w:val="00A3262D"/>
    <w:rsid w:val="00A47FB5"/>
    <w:rsid w:val="00A54383"/>
    <w:rsid w:val="00A62F20"/>
    <w:rsid w:val="00A7186C"/>
    <w:rsid w:val="00A77A42"/>
    <w:rsid w:val="00A81115"/>
    <w:rsid w:val="00A82DC0"/>
    <w:rsid w:val="00A86DCC"/>
    <w:rsid w:val="00A93B41"/>
    <w:rsid w:val="00AA0061"/>
    <w:rsid w:val="00AB2F3E"/>
    <w:rsid w:val="00AB45C0"/>
    <w:rsid w:val="00AB5F07"/>
    <w:rsid w:val="00AC3132"/>
    <w:rsid w:val="00AD5C7C"/>
    <w:rsid w:val="00AD5F13"/>
    <w:rsid w:val="00AE09E9"/>
    <w:rsid w:val="00AE3B1B"/>
    <w:rsid w:val="00AE4EC5"/>
    <w:rsid w:val="00AF1E0E"/>
    <w:rsid w:val="00AF49F8"/>
    <w:rsid w:val="00AF7796"/>
    <w:rsid w:val="00B048C7"/>
    <w:rsid w:val="00B059B7"/>
    <w:rsid w:val="00B16E84"/>
    <w:rsid w:val="00B20954"/>
    <w:rsid w:val="00B24664"/>
    <w:rsid w:val="00B27EC7"/>
    <w:rsid w:val="00B30484"/>
    <w:rsid w:val="00B3146A"/>
    <w:rsid w:val="00B40458"/>
    <w:rsid w:val="00B56829"/>
    <w:rsid w:val="00B60444"/>
    <w:rsid w:val="00B70518"/>
    <w:rsid w:val="00B761CD"/>
    <w:rsid w:val="00B950D5"/>
    <w:rsid w:val="00BA1D2C"/>
    <w:rsid w:val="00BB059A"/>
    <w:rsid w:val="00BB5341"/>
    <w:rsid w:val="00BC513F"/>
    <w:rsid w:val="00BD0C59"/>
    <w:rsid w:val="00BD250A"/>
    <w:rsid w:val="00BF0EC6"/>
    <w:rsid w:val="00C162D0"/>
    <w:rsid w:val="00C26F39"/>
    <w:rsid w:val="00C30EEE"/>
    <w:rsid w:val="00C31889"/>
    <w:rsid w:val="00C41ECA"/>
    <w:rsid w:val="00C45830"/>
    <w:rsid w:val="00C47DC5"/>
    <w:rsid w:val="00C57815"/>
    <w:rsid w:val="00C66643"/>
    <w:rsid w:val="00C80707"/>
    <w:rsid w:val="00C81141"/>
    <w:rsid w:val="00C837B1"/>
    <w:rsid w:val="00C97833"/>
    <w:rsid w:val="00CA13BC"/>
    <w:rsid w:val="00CA786C"/>
    <w:rsid w:val="00CA792F"/>
    <w:rsid w:val="00CC223C"/>
    <w:rsid w:val="00CD054C"/>
    <w:rsid w:val="00CD4EC9"/>
    <w:rsid w:val="00CD6D17"/>
    <w:rsid w:val="00CF1ABB"/>
    <w:rsid w:val="00CF20FB"/>
    <w:rsid w:val="00D03681"/>
    <w:rsid w:val="00D14CDE"/>
    <w:rsid w:val="00D16417"/>
    <w:rsid w:val="00D17E2D"/>
    <w:rsid w:val="00D2389D"/>
    <w:rsid w:val="00D24B08"/>
    <w:rsid w:val="00D25557"/>
    <w:rsid w:val="00D256FC"/>
    <w:rsid w:val="00D31F40"/>
    <w:rsid w:val="00D520A0"/>
    <w:rsid w:val="00D53C88"/>
    <w:rsid w:val="00D63323"/>
    <w:rsid w:val="00D63EA0"/>
    <w:rsid w:val="00D82AA4"/>
    <w:rsid w:val="00D8566B"/>
    <w:rsid w:val="00D91EB6"/>
    <w:rsid w:val="00D937B0"/>
    <w:rsid w:val="00DB087E"/>
    <w:rsid w:val="00DB7946"/>
    <w:rsid w:val="00DC4880"/>
    <w:rsid w:val="00DD6760"/>
    <w:rsid w:val="00DE432C"/>
    <w:rsid w:val="00DE6E3F"/>
    <w:rsid w:val="00DE6F83"/>
    <w:rsid w:val="00DF0CE1"/>
    <w:rsid w:val="00DF4471"/>
    <w:rsid w:val="00E016A0"/>
    <w:rsid w:val="00E03601"/>
    <w:rsid w:val="00E14D46"/>
    <w:rsid w:val="00E33C63"/>
    <w:rsid w:val="00E37C32"/>
    <w:rsid w:val="00E45DB7"/>
    <w:rsid w:val="00E462C0"/>
    <w:rsid w:val="00E4660E"/>
    <w:rsid w:val="00E56F35"/>
    <w:rsid w:val="00E63E19"/>
    <w:rsid w:val="00E70848"/>
    <w:rsid w:val="00E75498"/>
    <w:rsid w:val="00E76CB5"/>
    <w:rsid w:val="00E9607B"/>
    <w:rsid w:val="00EB4092"/>
    <w:rsid w:val="00EB5CEE"/>
    <w:rsid w:val="00EC0C87"/>
    <w:rsid w:val="00EC7199"/>
    <w:rsid w:val="00ED0B46"/>
    <w:rsid w:val="00ED211D"/>
    <w:rsid w:val="00EE3AF8"/>
    <w:rsid w:val="00EE5859"/>
    <w:rsid w:val="00EF2968"/>
    <w:rsid w:val="00EF2F55"/>
    <w:rsid w:val="00EF6CCC"/>
    <w:rsid w:val="00F05C28"/>
    <w:rsid w:val="00F10884"/>
    <w:rsid w:val="00F22DC4"/>
    <w:rsid w:val="00F243AE"/>
    <w:rsid w:val="00F43FD9"/>
    <w:rsid w:val="00F608EA"/>
    <w:rsid w:val="00F60DF8"/>
    <w:rsid w:val="00F6298B"/>
    <w:rsid w:val="00F731CF"/>
    <w:rsid w:val="00F77AE0"/>
    <w:rsid w:val="00F9403D"/>
    <w:rsid w:val="00FA4442"/>
    <w:rsid w:val="00FB29FE"/>
    <w:rsid w:val="00FB35CF"/>
    <w:rsid w:val="00FC03D4"/>
    <w:rsid w:val="00FC54D2"/>
    <w:rsid w:val="00FD0E84"/>
    <w:rsid w:val="00FD755D"/>
    <w:rsid w:val="00FE5130"/>
    <w:rsid w:val="00FE67E8"/>
    <w:rsid w:val="00FF004E"/>
    <w:rsid w:val="00FF0BC0"/>
    <w:rsid w:val="00FF4BF8"/>
    <w:rsid w:val="00FF52D6"/>
    <w:rsid w:val="00FF6788"/>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84AFBFE"/>
  <w15:docId w15:val="{A6B9A660-F4EC-4C2C-A110-115780EE3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oogle.com/spreadsheets/d/13pFaM3BTnzQ1BNQGoYn4O2n1IeD18V3VTbN9Hv7139U/edit%23gid=1352276725" TargetMode="External"/><Relationship Id="rId18" Type="http://schemas.openxmlformats.org/officeDocument/2006/relationships/image" Target="media/image10.png"/><Relationship Id="rId26" Type="http://schemas.openxmlformats.org/officeDocument/2006/relationships/image" Target="media/image16.w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commentsExtended" Target="commentsExtended.xml"/><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comments" Target="comments.xml"/><Relationship Id="rId27" Type="http://schemas.openxmlformats.org/officeDocument/2006/relationships/oleObject" Target="embeddings/oleObject1.bin"/><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539"/>
    <w:rsid w:val="00CF65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65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E1EEE2-63EA-411B-A161-255C2BDD2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30</Pages>
  <Words>7941</Words>
  <Characters>45265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53100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Thomas</cp:lastModifiedBy>
  <cp:revision>5</cp:revision>
  <cp:lastPrinted>2016-01-11T22:12:00Z</cp:lastPrinted>
  <dcterms:created xsi:type="dcterms:W3CDTF">2016-12-07T17:33:00Z</dcterms:created>
  <dcterms:modified xsi:type="dcterms:W3CDTF">2016-12-07T23:00:00Z</dcterms:modified>
</cp:coreProperties>
</file>